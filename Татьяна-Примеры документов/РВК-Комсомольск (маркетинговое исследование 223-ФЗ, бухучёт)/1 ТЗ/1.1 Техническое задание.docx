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C5E5C" w14:textId="77777777" w:rsidR="00143BBD" w:rsidRPr="009A16CE" w:rsidRDefault="00143BBD" w:rsidP="00CB1BB9">
      <w:pPr>
        <w:pStyle w:val="HeadingRFP"/>
        <w:jc w:val="center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 xml:space="preserve">ТЕХНИЧЕСКОЕ ЗАДАНИЕ </w:t>
      </w:r>
    </w:p>
    <w:p w14:paraId="594CD373" w14:textId="77777777" w:rsidR="00143BBD" w:rsidRPr="009A16CE" w:rsidRDefault="00143BBD" w:rsidP="00CB1BB9">
      <w:pPr>
        <w:pStyle w:val="HeadingRFP"/>
        <w:jc w:val="center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>на оказание услуг по бухгалтерскому</w:t>
      </w:r>
      <w:r w:rsidR="00005CF7" w:rsidRPr="009A16CE">
        <w:rPr>
          <w:rFonts w:ascii="Arial" w:hAnsi="Arial" w:cs="Arial"/>
          <w:szCs w:val="22"/>
        </w:rPr>
        <w:t xml:space="preserve">, </w:t>
      </w:r>
      <w:r w:rsidRPr="009A16CE">
        <w:rPr>
          <w:rFonts w:ascii="Arial" w:hAnsi="Arial" w:cs="Arial"/>
          <w:szCs w:val="22"/>
        </w:rPr>
        <w:t xml:space="preserve">налоговому учету и подготовке </w:t>
      </w:r>
      <w:r w:rsidR="00005CF7" w:rsidRPr="009A16CE">
        <w:rPr>
          <w:rFonts w:ascii="Arial" w:hAnsi="Arial" w:cs="Arial"/>
          <w:szCs w:val="22"/>
        </w:rPr>
        <w:t xml:space="preserve">финансовой </w:t>
      </w:r>
      <w:r w:rsidRPr="009A16CE">
        <w:rPr>
          <w:rFonts w:ascii="Arial" w:hAnsi="Arial" w:cs="Arial"/>
          <w:szCs w:val="22"/>
        </w:rPr>
        <w:t>отчетности</w:t>
      </w:r>
      <w:r w:rsidR="00005CF7" w:rsidRPr="009A16CE">
        <w:rPr>
          <w:rFonts w:ascii="Arial" w:hAnsi="Arial" w:cs="Arial"/>
          <w:szCs w:val="22"/>
        </w:rPr>
        <w:t xml:space="preserve">, казначейскому </w:t>
      </w:r>
      <w:r w:rsidR="00581BBD" w:rsidRPr="009A16CE">
        <w:rPr>
          <w:rFonts w:ascii="Arial" w:hAnsi="Arial" w:cs="Arial"/>
          <w:szCs w:val="22"/>
        </w:rPr>
        <w:t>сопровождению</w:t>
      </w:r>
      <w:r w:rsidRPr="009A16CE">
        <w:rPr>
          <w:rFonts w:ascii="Arial" w:hAnsi="Arial" w:cs="Arial"/>
          <w:szCs w:val="22"/>
        </w:rPr>
        <w:t xml:space="preserve"> в </w:t>
      </w:r>
      <w:r w:rsidR="00887097" w:rsidRPr="009A16CE">
        <w:rPr>
          <w:rFonts w:ascii="Arial" w:hAnsi="Arial" w:cs="Arial"/>
          <w:szCs w:val="22"/>
        </w:rPr>
        <w:t xml:space="preserve">2026 </w:t>
      </w:r>
      <w:r w:rsidRPr="009A16CE">
        <w:rPr>
          <w:rFonts w:ascii="Arial" w:hAnsi="Arial" w:cs="Arial"/>
          <w:szCs w:val="22"/>
        </w:rPr>
        <w:t>– 2027 годах</w:t>
      </w:r>
    </w:p>
    <w:p w14:paraId="7358CF6C" w14:textId="77777777" w:rsidR="00F2256E" w:rsidRPr="009A16CE" w:rsidRDefault="00F2256E" w:rsidP="00E422A7">
      <w:pPr>
        <w:pStyle w:val="NormalRFP"/>
        <w:rPr>
          <w:rFonts w:ascii="Arial" w:hAnsi="Arial" w:cs="Arial"/>
          <w:lang w:eastAsia="ru-RU"/>
        </w:rPr>
      </w:pPr>
    </w:p>
    <w:p w14:paraId="311A4A9C" w14:textId="77777777" w:rsidR="00012D02" w:rsidRPr="009A16CE" w:rsidRDefault="00BB2E7B" w:rsidP="00B315B6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 xml:space="preserve">Раздел 1. </w:t>
      </w:r>
      <w:r w:rsidR="00BC46A3" w:rsidRPr="009A16CE">
        <w:rPr>
          <w:rFonts w:ascii="Arial" w:hAnsi="Arial" w:cs="Arial"/>
          <w:szCs w:val="22"/>
        </w:rPr>
        <w:t>Краткая информация</w:t>
      </w:r>
      <w:r w:rsidR="00E006C6" w:rsidRPr="009A16CE">
        <w:rPr>
          <w:rFonts w:ascii="Arial" w:hAnsi="Arial" w:cs="Arial"/>
          <w:szCs w:val="22"/>
        </w:rPr>
        <w:t xml:space="preserve"> о Заказчике услуг</w:t>
      </w:r>
    </w:p>
    <w:p w14:paraId="58AD1D8F" w14:textId="17F11680" w:rsidR="00BC46A3" w:rsidRPr="009A16CE" w:rsidRDefault="0013032C" w:rsidP="00DA713D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ООО </w:t>
      </w:r>
      <w:r w:rsidR="009A16CE">
        <w:rPr>
          <w:rFonts w:ascii="Arial" w:hAnsi="Arial" w:cs="Arial"/>
          <w:lang w:eastAsia="ru-RU"/>
        </w:rPr>
        <w:t>«РВК-Комсомольск»</w:t>
      </w:r>
      <w:r w:rsidR="00C43B73" w:rsidRPr="009A16CE">
        <w:rPr>
          <w:rFonts w:ascii="Arial" w:hAnsi="Arial" w:cs="Arial"/>
          <w:lang w:eastAsia="ru-RU"/>
        </w:rPr>
        <w:t xml:space="preserve"> (</w:t>
      </w:r>
      <w:r w:rsidR="00DA713D" w:rsidRPr="009A16CE">
        <w:rPr>
          <w:rFonts w:ascii="Arial" w:hAnsi="Arial" w:cs="Arial"/>
          <w:lang w:eastAsia="ru-RU"/>
        </w:rPr>
        <w:t>далее – Заказчик)</w:t>
      </w:r>
      <w:r w:rsidR="00FD2154" w:rsidRPr="009A16CE">
        <w:rPr>
          <w:rFonts w:ascii="Arial" w:hAnsi="Arial" w:cs="Arial"/>
          <w:lang w:eastAsia="ru-RU"/>
        </w:rPr>
        <w:t xml:space="preserve"> </w:t>
      </w:r>
      <w:r w:rsidR="007A4518" w:rsidRPr="009A16CE">
        <w:rPr>
          <w:rFonts w:ascii="Arial" w:hAnsi="Arial" w:cs="Arial"/>
          <w:lang w:eastAsia="ru-RU"/>
        </w:rPr>
        <w:t>находится в поиске исполнителя для оказания услуг по ведению бухгалтерского, налогового учета</w:t>
      </w:r>
      <w:r w:rsidR="001C0F8E" w:rsidRPr="009A16CE">
        <w:rPr>
          <w:rFonts w:ascii="Arial" w:hAnsi="Arial" w:cs="Arial"/>
          <w:lang w:eastAsia="ru-RU"/>
        </w:rPr>
        <w:t xml:space="preserve">, составлению отчетности, казначейскому </w:t>
      </w:r>
      <w:r w:rsidR="00C43B73" w:rsidRPr="009A16CE">
        <w:rPr>
          <w:rFonts w:ascii="Arial" w:hAnsi="Arial" w:cs="Arial"/>
          <w:lang w:eastAsia="ru-RU"/>
        </w:rPr>
        <w:t>сопровождению</w:t>
      </w:r>
      <w:r w:rsidR="007A4518" w:rsidRPr="009A16CE">
        <w:rPr>
          <w:rFonts w:ascii="Arial" w:hAnsi="Arial" w:cs="Arial"/>
          <w:lang w:eastAsia="ru-RU"/>
        </w:rPr>
        <w:t>.</w:t>
      </w:r>
      <w:r w:rsidR="00371ADB" w:rsidRPr="009A16CE">
        <w:rPr>
          <w:rFonts w:ascii="Arial" w:hAnsi="Arial" w:cs="Arial"/>
          <w:lang w:eastAsia="ru-RU"/>
        </w:rPr>
        <w:t xml:space="preserve"> </w:t>
      </w:r>
    </w:p>
    <w:p w14:paraId="0453DD75" w14:textId="5F517A13" w:rsidR="007A4518" w:rsidRPr="009A16CE" w:rsidRDefault="008F3699" w:rsidP="00B315B6">
      <w:pPr>
        <w:pStyle w:val="NormalRFP"/>
        <w:rPr>
          <w:rFonts w:ascii="Arial" w:eastAsia="Times New Roman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Компания «РОСВОДОКАНАЛ»</w:t>
      </w:r>
      <w:r w:rsidR="00E136CA" w:rsidRPr="009A16CE">
        <w:rPr>
          <w:rFonts w:ascii="Arial" w:hAnsi="Arial" w:cs="Arial"/>
          <w:lang w:eastAsia="ru-RU"/>
        </w:rPr>
        <w:t xml:space="preserve"> (далее - РВК)</w:t>
      </w:r>
      <w:r w:rsidR="007A4518" w:rsidRPr="009A16CE">
        <w:rPr>
          <w:rFonts w:ascii="Arial" w:eastAsia="Times New Roman" w:hAnsi="Arial" w:cs="Arial"/>
          <w:lang w:eastAsia="ru-RU"/>
        </w:rPr>
        <w:t xml:space="preserve"> - крупнейший российский частный оператор в сфере водоснабжения и водоотведения. На долю «Росводоканала» приходится 26% рынка частных операторов водоснабжения и водоотведения. Общая численность сотрудников — более 12 тысяч человек.</w:t>
      </w:r>
    </w:p>
    <w:p w14:paraId="20637133" w14:textId="4A4CB01E" w:rsidR="007A4518" w:rsidRPr="009A16CE" w:rsidRDefault="008F3699" w:rsidP="00B315B6">
      <w:pPr>
        <w:pStyle w:val="NormalRFP"/>
        <w:rPr>
          <w:rFonts w:ascii="Arial" w:eastAsia="Times New Roman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 Водоканал</w:t>
      </w:r>
      <w:r w:rsidR="00FD2154" w:rsidRPr="009A16CE">
        <w:rPr>
          <w:rFonts w:ascii="Arial" w:hAnsi="Arial" w:cs="Arial"/>
          <w:lang w:eastAsia="ru-RU"/>
        </w:rPr>
        <w:t>ом</w:t>
      </w:r>
      <w:r w:rsidRPr="009A16CE">
        <w:rPr>
          <w:rFonts w:ascii="Arial" w:hAnsi="Arial" w:cs="Arial"/>
          <w:lang w:eastAsia="ru-RU"/>
        </w:rPr>
        <w:t xml:space="preserve"> </w:t>
      </w:r>
      <w:r w:rsidR="00E136CA" w:rsidRPr="009A16CE">
        <w:rPr>
          <w:rFonts w:ascii="Arial" w:eastAsia="Times New Roman" w:hAnsi="Arial" w:cs="Arial"/>
          <w:lang w:eastAsia="ru-RU"/>
        </w:rPr>
        <w:t>РВК</w:t>
      </w:r>
      <w:r w:rsidR="00A65283" w:rsidRPr="009A16CE">
        <w:rPr>
          <w:rFonts w:ascii="Arial" w:eastAsia="Times New Roman" w:hAnsi="Arial" w:cs="Arial"/>
          <w:lang w:eastAsia="ru-RU"/>
        </w:rPr>
        <w:t xml:space="preserve"> </w:t>
      </w:r>
      <w:r w:rsidRPr="009A16CE">
        <w:rPr>
          <w:rFonts w:ascii="Arial" w:eastAsia="Times New Roman" w:hAnsi="Arial" w:cs="Arial"/>
          <w:lang w:eastAsia="ru-RU"/>
        </w:rPr>
        <w:t>в рамках процедуры закупки понима</w:t>
      </w:r>
      <w:r w:rsidR="003F2DE7" w:rsidRPr="009A16CE">
        <w:rPr>
          <w:rFonts w:ascii="Arial" w:eastAsia="Times New Roman" w:hAnsi="Arial" w:cs="Arial"/>
          <w:lang w:eastAsia="ru-RU"/>
        </w:rPr>
        <w:t>е</w:t>
      </w:r>
      <w:r w:rsidRPr="009A16CE">
        <w:rPr>
          <w:rFonts w:ascii="Arial" w:eastAsia="Times New Roman" w:hAnsi="Arial" w:cs="Arial"/>
          <w:lang w:eastAsia="ru-RU"/>
        </w:rPr>
        <w:t>тся:</w:t>
      </w:r>
    </w:p>
    <w:p w14:paraId="21FA8500" w14:textId="34CFB301" w:rsidR="007A4518" w:rsidRPr="009A16CE" w:rsidRDefault="0019260C" w:rsidP="009F31A5">
      <w:pPr>
        <w:pStyle w:val="NormalRFP"/>
        <w:ind w:left="1429" w:firstLine="0"/>
        <w:rPr>
          <w:rFonts w:ascii="Arial" w:eastAsia="Times New Roman" w:hAnsi="Arial" w:cs="Arial"/>
          <w:lang w:eastAsia="ru-RU"/>
        </w:rPr>
      </w:pPr>
      <w:r w:rsidRPr="009A16CE">
        <w:rPr>
          <w:rFonts w:ascii="Arial" w:eastAsia="Times New Roman" w:hAnsi="Arial" w:cs="Arial"/>
          <w:lang w:eastAsia="ru-RU"/>
        </w:rPr>
        <w:t>ОО</w:t>
      </w:r>
      <w:r w:rsidR="007A4518" w:rsidRPr="009A16CE">
        <w:rPr>
          <w:rFonts w:ascii="Arial" w:eastAsia="Times New Roman" w:hAnsi="Arial" w:cs="Arial"/>
          <w:lang w:eastAsia="ru-RU"/>
        </w:rPr>
        <w:t>О «</w:t>
      </w:r>
      <w:r w:rsidRPr="009A16CE">
        <w:rPr>
          <w:rFonts w:ascii="Arial" w:eastAsia="Times New Roman" w:hAnsi="Arial" w:cs="Arial"/>
          <w:lang w:eastAsia="ru-RU"/>
        </w:rPr>
        <w:t>РВК-</w:t>
      </w:r>
      <w:r w:rsidR="00296814" w:rsidRPr="009A16CE">
        <w:rPr>
          <w:rFonts w:ascii="Arial" w:eastAsia="Times New Roman" w:hAnsi="Arial" w:cs="Arial"/>
          <w:lang w:eastAsia="ru-RU"/>
        </w:rPr>
        <w:t>КОМСОМОЛЬСК</w:t>
      </w:r>
      <w:r w:rsidR="007A4518" w:rsidRPr="009A16CE">
        <w:rPr>
          <w:rFonts w:ascii="Arial" w:eastAsia="Times New Roman" w:hAnsi="Arial" w:cs="Arial"/>
          <w:lang w:eastAsia="ru-RU"/>
        </w:rPr>
        <w:t>»</w:t>
      </w:r>
    </w:p>
    <w:p w14:paraId="634B6613" w14:textId="77777777" w:rsidR="00371ADB" w:rsidRPr="009A16CE" w:rsidRDefault="00371ADB" w:rsidP="00F02B99">
      <w:pPr>
        <w:pStyle w:val="NormalRFP"/>
        <w:ind w:firstLine="0"/>
        <w:rPr>
          <w:rFonts w:ascii="Arial" w:hAnsi="Arial" w:cs="Arial"/>
        </w:rPr>
      </w:pPr>
    </w:p>
    <w:p w14:paraId="5E97CC21" w14:textId="77777777" w:rsidR="007A4518" w:rsidRPr="009A16CE" w:rsidRDefault="00BB2E7B" w:rsidP="00B315B6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 xml:space="preserve">Раздел 2. </w:t>
      </w:r>
      <w:r w:rsidR="001F43CA" w:rsidRPr="009A16CE">
        <w:rPr>
          <w:rFonts w:ascii="Arial" w:hAnsi="Arial" w:cs="Arial"/>
          <w:szCs w:val="22"/>
        </w:rPr>
        <w:t>Перечень блоков и процессов в рамках услуг Исполнителя</w:t>
      </w:r>
      <w:r w:rsidR="007A4518" w:rsidRPr="009A16CE">
        <w:rPr>
          <w:rFonts w:ascii="Arial" w:hAnsi="Arial" w:cs="Arial"/>
          <w:szCs w:val="22"/>
        </w:rPr>
        <w:t>:</w:t>
      </w:r>
    </w:p>
    <w:p w14:paraId="007EF70B" w14:textId="19FF4920" w:rsidR="007A4518" w:rsidRPr="009A16CE" w:rsidRDefault="007A4518" w:rsidP="00883AC2">
      <w:pPr>
        <w:pStyle w:val="NormalRFP"/>
        <w:numPr>
          <w:ilvl w:val="0"/>
          <w:numId w:val="16"/>
        </w:numPr>
        <w:ind w:left="0" w:firstLine="709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бухгалтерского и налогового учета</w:t>
      </w:r>
      <w:r w:rsidR="00F05140" w:rsidRPr="009A16CE">
        <w:rPr>
          <w:rFonts w:ascii="Arial" w:hAnsi="Arial" w:cs="Arial"/>
          <w:lang w:eastAsia="ru-RU"/>
        </w:rPr>
        <w:t>, составление отчетности</w:t>
      </w:r>
      <w:r w:rsidRPr="009A16CE">
        <w:rPr>
          <w:rFonts w:ascii="Arial" w:hAnsi="Arial" w:cs="Arial"/>
          <w:lang w:eastAsia="ru-RU"/>
        </w:rPr>
        <w:t xml:space="preserve"> для </w:t>
      </w:r>
      <w:r w:rsidR="008F3699" w:rsidRPr="009A16CE">
        <w:rPr>
          <w:rFonts w:ascii="Arial" w:hAnsi="Arial" w:cs="Arial"/>
          <w:lang w:eastAsia="ru-RU"/>
        </w:rPr>
        <w:t xml:space="preserve">Водоканалов </w:t>
      </w:r>
      <w:r w:rsidR="0013032C" w:rsidRPr="009A16CE">
        <w:rPr>
          <w:rFonts w:ascii="Arial" w:hAnsi="Arial" w:cs="Arial"/>
          <w:lang w:eastAsia="ru-RU"/>
        </w:rPr>
        <w:t>РВК</w:t>
      </w:r>
      <w:r w:rsidR="008F3699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следует осуществлять по следующим укрупненным блокам:</w:t>
      </w:r>
    </w:p>
    <w:p w14:paraId="21D80770" w14:textId="77777777" w:rsidR="00DD64F3" w:rsidRPr="009A16CE" w:rsidRDefault="007A4518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</w:t>
      </w:r>
      <w:r w:rsidR="00DD64F3" w:rsidRPr="009A16CE">
        <w:rPr>
          <w:rFonts w:ascii="Arial" w:hAnsi="Arial" w:cs="Arial"/>
          <w:lang w:eastAsia="ru-RU"/>
        </w:rPr>
        <w:t>основных средств, незавершенного строительства и нематериальных активов</w:t>
      </w:r>
      <w:bookmarkStart w:id="0" w:name="_GoBack"/>
      <w:bookmarkEnd w:id="0"/>
    </w:p>
    <w:p w14:paraId="77A20E21" w14:textId="77777777" w:rsidR="007A4518" w:rsidRPr="009A16CE" w:rsidRDefault="00DD64F3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</w:t>
      </w:r>
      <w:r w:rsidR="007A4518" w:rsidRPr="009A16CE">
        <w:rPr>
          <w:rFonts w:ascii="Arial" w:hAnsi="Arial" w:cs="Arial"/>
          <w:lang w:eastAsia="ru-RU"/>
        </w:rPr>
        <w:t>товарно-материальных ценностей</w:t>
      </w:r>
    </w:p>
    <w:p w14:paraId="1F050768" w14:textId="77777777" w:rsidR="007A4518" w:rsidRPr="009A16CE" w:rsidRDefault="007A4518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расчетов с поставщиками</w:t>
      </w:r>
      <w:r w:rsidR="00143BBD" w:rsidRPr="009A16CE">
        <w:rPr>
          <w:rFonts w:ascii="Arial" w:hAnsi="Arial" w:cs="Arial"/>
          <w:lang w:eastAsia="ru-RU"/>
        </w:rPr>
        <w:t xml:space="preserve"> и подрядчиками</w:t>
      </w:r>
    </w:p>
    <w:p w14:paraId="1EF9E2F2" w14:textId="77777777" w:rsidR="007A4518" w:rsidRPr="009A16CE" w:rsidRDefault="007A4518" w:rsidP="00754FEC">
      <w:pPr>
        <w:pStyle w:val="NormalRFP"/>
        <w:numPr>
          <w:ilvl w:val="0"/>
          <w:numId w:val="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расчетов с покупателями</w:t>
      </w:r>
    </w:p>
    <w:p w14:paraId="7384204C" w14:textId="77777777" w:rsidR="007A4518" w:rsidRPr="009A16CE" w:rsidRDefault="007A4518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расчетов с персоналом</w:t>
      </w:r>
    </w:p>
    <w:p w14:paraId="2ED80144" w14:textId="77777777" w:rsidR="00E62CDC" w:rsidRPr="009A16CE" w:rsidRDefault="00E62CDC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расчетов с подотчетными лицами</w:t>
      </w:r>
    </w:p>
    <w:p w14:paraId="2FB558B5" w14:textId="77777777" w:rsidR="007A4518" w:rsidRPr="009A16CE" w:rsidRDefault="007A4518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</w:t>
      </w:r>
      <w:r w:rsidR="00295C1C" w:rsidRPr="009A16CE">
        <w:rPr>
          <w:rFonts w:ascii="Arial" w:hAnsi="Arial" w:cs="Arial"/>
          <w:lang w:eastAsia="ru-RU"/>
        </w:rPr>
        <w:t xml:space="preserve">финансовых и </w:t>
      </w:r>
      <w:r w:rsidRPr="009A16CE">
        <w:rPr>
          <w:rFonts w:ascii="Arial" w:hAnsi="Arial" w:cs="Arial"/>
          <w:lang w:eastAsia="ru-RU"/>
        </w:rPr>
        <w:t>банковских операций</w:t>
      </w:r>
    </w:p>
    <w:p w14:paraId="5B18EAC6" w14:textId="77777777" w:rsidR="007A4518" w:rsidRPr="009A16CE" w:rsidRDefault="007A4518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и формирование отчетности</w:t>
      </w:r>
    </w:p>
    <w:p w14:paraId="65F391A8" w14:textId="77777777" w:rsidR="00F02B99" w:rsidRPr="009A16CE" w:rsidRDefault="00F02B99" w:rsidP="00881821">
      <w:pPr>
        <w:pStyle w:val="NormalRFP"/>
        <w:numPr>
          <w:ilvl w:val="0"/>
          <w:numId w:val="2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методологии бухгалтерского и налогового учета и методологическая поддержка</w:t>
      </w:r>
    </w:p>
    <w:p w14:paraId="4C27D12B" w14:textId="77777777" w:rsidR="0001671F" w:rsidRPr="009A16CE" w:rsidRDefault="00F02B99" w:rsidP="00F02B99">
      <w:pPr>
        <w:pStyle w:val="NormalRFP"/>
        <w:numPr>
          <w:ilvl w:val="0"/>
          <w:numId w:val="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Управление эффективностью и качеством</w:t>
      </w:r>
    </w:p>
    <w:p w14:paraId="2E90311E" w14:textId="77777777" w:rsidR="00625FFE" w:rsidRPr="009A16CE" w:rsidRDefault="00625FFE" w:rsidP="00754FEC">
      <w:pPr>
        <w:pStyle w:val="NormalRFP"/>
        <w:numPr>
          <w:ilvl w:val="0"/>
          <w:numId w:val="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Вспомогательные процессы</w:t>
      </w:r>
    </w:p>
    <w:p w14:paraId="6CB92536" w14:textId="09C05700" w:rsidR="001D2EA7" w:rsidRPr="009A16CE" w:rsidRDefault="00C10619" w:rsidP="00883AC2">
      <w:pPr>
        <w:pStyle w:val="NormalRFP"/>
        <w:numPr>
          <w:ilvl w:val="0"/>
          <w:numId w:val="16"/>
        </w:numPr>
        <w:ind w:left="0" w:firstLine="709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Казначейское сопровождение </w:t>
      </w:r>
      <w:r w:rsidR="008C6DEF" w:rsidRPr="009A16CE">
        <w:rPr>
          <w:rFonts w:ascii="Arial" w:hAnsi="Arial" w:cs="Arial"/>
          <w:lang w:eastAsia="ru-RU"/>
        </w:rPr>
        <w:t>Водоканалов РВК</w:t>
      </w:r>
      <w:r w:rsidRPr="009A16CE">
        <w:rPr>
          <w:rFonts w:ascii="Arial" w:hAnsi="Arial" w:cs="Arial"/>
          <w:lang w:eastAsia="ru-RU"/>
        </w:rPr>
        <w:t xml:space="preserve"> следует осуществлять по следующим укрупненным блокам:</w:t>
      </w:r>
    </w:p>
    <w:p w14:paraId="15D5763D" w14:textId="77777777" w:rsidR="001D2EA7" w:rsidRPr="009A16CE" w:rsidRDefault="001D2EA7" w:rsidP="00883AC2">
      <w:pPr>
        <w:pStyle w:val="NormalRFP"/>
        <w:numPr>
          <w:ilvl w:val="0"/>
          <w:numId w:val="17"/>
        </w:numPr>
        <w:ind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Банковская выписка</w:t>
      </w:r>
    </w:p>
    <w:p w14:paraId="3925D21C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Заявка на расходование денежных средств</w:t>
      </w:r>
    </w:p>
    <w:p w14:paraId="7AFA4EBD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Платежи</w:t>
      </w:r>
    </w:p>
    <w:p w14:paraId="6FABAF4E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Валютный контроль</w:t>
      </w:r>
    </w:p>
    <w:p w14:paraId="28712CE9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Банковские счета</w:t>
      </w:r>
    </w:p>
    <w:p w14:paraId="18D4BDF0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Зарплатный проект</w:t>
      </w:r>
    </w:p>
    <w:p w14:paraId="34876B1E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ind w:hanging="357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Депозиты, НСО</w:t>
      </w:r>
    </w:p>
    <w:p w14:paraId="4A2529F3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процессов по блоку Займы, кредиты, банковские гарантии</w:t>
      </w:r>
    </w:p>
    <w:p w14:paraId="0EC73722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Ведение методологии казначейских процессов и консультационно-методологическая поддержка</w:t>
      </w:r>
    </w:p>
    <w:p w14:paraId="0B9ABD64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Управление эффективностью и качеством</w:t>
      </w:r>
    </w:p>
    <w:p w14:paraId="4A6054FB" w14:textId="77777777" w:rsidR="001D2EA7" w:rsidRPr="009A16CE" w:rsidRDefault="001D2EA7" w:rsidP="00883AC2">
      <w:pPr>
        <w:pStyle w:val="a3"/>
        <w:numPr>
          <w:ilvl w:val="0"/>
          <w:numId w:val="17"/>
        </w:numPr>
        <w:spacing w:line="240" w:lineRule="auto"/>
        <w:contextualSpacing w:val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Вспомогательные процессы</w:t>
      </w:r>
    </w:p>
    <w:p w14:paraId="6CA90F1A" w14:textId="77777777" w:rsidR="001D2EA7" w:rsidRPr="009A16CE" w:rsidRDefault="001D2EA7" w:rsidP="007B6F4B">
      <w:pPr>
        <w:pStyle w:val="a3"/>
        <w:ind w:left="2116"/>
        <w:rPr>
          <w:rFonts w:ascii="Arial" w:hAnsi="Arial" w:cs="Arial"/>
          <w:lang w:eastAsia="ru-RU"/>
        </w:rPr>
      </w:pPr>
    </w:p>
    <w:p w14:paraId="2CB54432" w14:textId="77777777" w:rsidR="00462F78" w:rsidRPr="009A16CE" w:rsidRDefault="00305C3A" w:rsidP="00B315B6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Ниже представлен</w:t>
      </w:r>
      <w:r w:rsidR="00DD64F3" w:rsidRPr="009A16CE">
        <w:rPr>
          <w:rFonts w:ascii="Arial" w:hAnsi="Arial" w:cs="Arial"/>
          <w:lang w:eastAsia="ru-RU"/>
        </w:rPr>
        <w:t xml:space="preserve"> перечень процессов каждого блока, участие в которых входит в обязанности Исполнителя</w:t>
      </w:r>
      <w:r w:rsidRPr="009A16CE">
        <w:rPr>
          <w:rFonts w:ascii="Arial" w:hAnsi="Arial" w:cs="Arial"/>
          <w:lang w:eastAsia="ru-RU"/>
        </w:rPr>
        <w:t>.</w:t>
      </w:r>
      <w:r w:rsidR="00DD64F3" w:rsidRPr="009A16CE">
        <w:rPr>
          <w:rFonts w:ascii="Arial" w:hAnsi="Arial" w:cs="Arial"/>
          <w:lang w:eastAsia="ru-RU"/>
        </w:rPr>
        <w:t xml:space="preserve"> </w:t>
      </w:r>
    </w:p>
    <w:p w14:paraId="4105ED6F" w14:textId="6DEC0429" w:rsidR="00DD64F3" w:rsidRPr="009A16CE" w:rsidRDefault="00DD64F3" w:rsidP="00B66927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Более детальная информация о разделении ответственности между Заказчиком и Исполнителем в рамках процессов </w:t>
      </w:r>
      <w:r w:rsidR="00541FC3" w:rsidRPr="009A16CE">
        <w:rPr>
          <w:rFonts w:ascii="Arial" w:hAnsi="Arial" w:cs="Arial"/>
          <w:lang w:eastAsia="ru-RU"/>
        </w:rPr>
        <w:t>представлена</w:t>
      </w:r>
      <w:r w:rsidRPr="009A16CE">
        <w:rPr>
          <w:rFonts w:ascii="Arial" w:hAnsi="Arial" w:cs="Arial"/>
          <w:lang w:eastAsia="ru-RU"/>
        </w:rPr>
        <w:t xml:space="preserve"> в Приложении 1</w:t>
      </w:r>
      <w:r w:rsidR="008C6E9C" w:rsidRPr="009A16CE">
        <w:rPr>
          <w:rFonts w:ascii="Arial" w:hAnsi="Arial" w:cs="Arial"/>
          <w:lang w:eastAsia="ru-RU"/>
        </w:rPr>
        <w:t>.1</w:t>
      </w:r>
      <w:r w:rsidRPr="009A16CE">
        <w:rPr>
          <w:rFonts w:ascii="Arial" w:hAnsi="Arial" w:cs="Arial"/>
          <w:lang w:eastAsia="ru-RU"/>
        </w:rPr>
        <w:t xml:space="preserve"> «Зоны ответственности </w:t>
      </w:r>
      <w:r w:rsidR="006F3B07" w:rsidRPr="009A16CE">
        <w:rPr>
          <w:rFonts w:ascii="Arial" w:hAnsi="Arial" w:cs="Arial"/>
          <w:lang w:eastAsia="ru-RU"/>
        </w:rPr>
        <w:t>Заказчика</w:t>
      </w:r>
      <w:r w:rsidRPr="009A16CE">
        <w:rPr>
          <w:rFonts w:ascii="Arial" w:hAnsi="Arial" w:cs="Arial"/>
          <w:lang w:eastAsia="ru-RU"/>
        </w:rPr>
        <w:t xml:space="preserve"> и </w:t>
      </w:r>
      <w:r w:rsidR="006F3B07" w:rsidRPr="009A16CE">
        <w:rPr>
          <w:rFonts w:ascii="Arial" w:hAnsi="Arial" w:cs="Arial"/>
          <w:lang w:eastAsia="ru-RU"/>
        </w:rPr>
        <w:t>общего центра обслуживания</w:t>
      </w:r>
      <w:r w:rsidR="00023D6D" w:rsidRPr="009A16CE">
        <w:rPr>
          <w:rFonts w:ascii="Arial" w:hAnsi="Arial" w:cs="Arial"/>
          <w:lang w:eastAsia="ru-RU"/>
        </w:rPr>
        <w:t xml:space="preserve"> (далее ОЦО) </w:t>
      </w:r>
      <w:r w:rsidR="00C10619" w:rsidRPr="009A16CE">
        <w:rPr>
          <w:rFonts w:ascii="Arial" w:hAnsi="Arial" w:cs="Arial"/>
          <w:lang w:eastAsia="ru-RU"/>
        </w:rPr>
        <w:t>по процессам бухгалтерского и налогового учета</w:t>
      </w:r>
      <w:r w:rsidRPr="009A16CE">
        <w:rPr>
          <w:rFonts w:ascii="Arial" w:hAnsi="Arial" w:cs="Arial"/>
          <w:lang w:eastAsia="ru-RU"/>
        </w:rPr>
        <w:t>»</w:t>
      </w:r>
      <w:r w:rsidR="00C10619" w:rsidRPr="009A16CE">
        <w:rPr>
          <w:rFonts w:ascii="Arial" w:hAnsi="Arial" w:cs="Arial"/>
          <w:lang w:eastAsia="ru-RU"/>
        </w:rPr>
        <w:t xml:space="preserve"> и Приложении </w:t>
      </w:r>
      <w:r w:rsidR="008C6E9C" w:rsidRPr="009A16CE">
        <w:rPr>
          <w:rFonts w:ascii="Arial" w:hAnsi="Arial" w:cs="Arial"/>
          <w:lang w:eastAsia="ru-RU"/>
        </w:rPr>
        <w:t xml:space="preserve">1.2 «Зоны ответственности </w:t>
      </w:r>
      <w:r w:rsidR="00D46B78" w:rsidRPr="009A16CE">
        <w:rPr>
          <w:rFonts w:ascii="Arial" w:hAnsi="Arial" w:cs="Arial"/>
          <w:lang w:eastAsia="ru-RU"/>
        </w:rPr>
        <w:t>Заказчика</w:t>
      </w:r>
      <w:r w:rsidR="008C6E9C" w:rsidRPr="009A16CE">
        <w:rPr>
          <w:rFonts w:ascii="Arial" w:hAnsi="Arial" w:cs="Arial"/>
          <w:lang w:eastAsia="ru-RU"/>
        </w:rPr>
        <w:t xml:space="preserve"> и </w:t>
      </w:r>
      <w:r w:rsidR="006F3B07" w:rsidRPr="009A16CE">
        <w:rPr>
          <w:rFonts w:ascii="Arial" w:hAnsi="Arial" w:cs="Arial"/>
          <w:lang w:eastAsia="ru-RU"/>
        </w:rPr>
        <w:t>единого казначейского центр</w:t>
      </w:r>
      <w:r w:rsidR="008C6E9C" w:rsidRPr="009A16CE">
        <w:rPr>
          <w:rFonts w:ascii="Arial" w:hAnsi="Arial" w:cs="Arial"/>
          <w:lang w:eastAsia="ru-RU"/>
        </w:rPr>
        <w:t xml:space="preserve"> </w:t>
      </w:r>
      <w:r w:rsidR="00023D6D" w:rsidRPr="009A16CE">
        <w:rPr>
          <w:rFonts w:ascii="Arial" w:hAnsi="Arial" w:cs="Arial"/>
          <w:lang w:eastAsia="ru-RU"/>
        </w:rPr>
        <w:t xml:space="preserve">(далее ЕКЦ) </w:t>
      </w:r>
      <w:r w:rsidR="006F3B07" w:rsidRPr="009A16CE">
        <w:rPr>
          <w:rFonts w:ascii="Arial" w:hAnsi="Arial" w:cs="Arial"/>
          <w:lang w:eastAsia="ru-RU"/>
        </w:rPr>
        <w:t>общего центра обслуживания</w:t>
      </w:r>
      <w:r w:rsidR="008C6E9C" w:rsidRPr="009A16CE">
        <w:rPr>
          <w:rFonts w:ascii="Arial" w:hAnsi="Arial" w:cs="Arial"/>
          <w:lang w:eastAsia="ru-RU"/>
        </w:rPr>
        <w:t xml:space="preserve"> по процессам казначейского сопровождения»</w:t>
      </w:r>
      <w:r w:rsidR="00581BBD" w:rsidRPr="009A16CE">
        <w:rPr>
          <w:rFonts w:ascii="Arial" w:hAnsi="Arial" w:cs="Arial"/>
          <w:lang w:eastAsia="ru-RU"/>
        </w:rPr>
        <w:t>.</w:t>
      </w:r>
      <w:r w:rsidR="00541FC3" w:rsidRPr="009A16CE">
        <w:rPr>
          <w:rFonts w:ascii="Arial" w:hAnsi="Arial" w:cs="Arial"/>
          <w:lang w:eastAsia="ru-RU"/>
        </w:rPr>
        <w:t xml:space="preserve"> </w:t>
      </w:r>
    </w:p>
    <w:p w14:paraId="1B7288CD" w14:textId="77777777" w:rsidR="007B2D1D" w:rsidRPr="009A16CE" w:rsidRDefault="007B2D1D" w:rsidP="007B2D1D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Объемы услуг в разрезе компаний для дальнейшей оценки стоимости </w:t>
      </w:r>
      <w:proofErr w:type="spellStart"/>
      <w:r w:rsidRPr="009A16CE">
        <w:rPr>
          <w:rFonts w:ascii="Arial" w:hAnsi="Arial" w:cs="Arial"/>
          <w:lang w:eastAsia="ru-RU"/>
        </w:rPr>
        <w:t>справочно</w:t>
      </w:r>
      <w:proofErr w:type="spellEnd"/>
      <w:r w:rsidRPr="009A16CE">
        <w:rPr>
          <w:rFonts w:ascii="Arial" w:hAnsi="Arial" w:cs="Arial"/>
          <w:lang w:eastAsia="ru-RU"/>
        </w:rPr>
        <w:t xml:space="preserve"> представлены в Приложении 2.1 «Объемы </w:t>
      </w:r>
      <w:r w:rsidR="00A11123" w:rsidRPr="009A16CE">
        <w:rPr>
          <w:rFonts w:ascii="Arial" w:hAnsi="Arial" w:cs="Arial"/>
          <w:lang w:eastAsia="ru-RU"/>
        </w:rPr>
        <w:t>услуг бухгалтерского</w:t>
      </w:r>
      <w:r w:rsidRPr="009A16CE">
        <w:rPr>
          <w:rFonts w:ascii="Arial" w:hAnsi="Arial" w:cs="Arial"/>
          <w:lang w:eastAsia="ru-RU"/>
        </w:rPr>
        <w:t xml:space="preserve"> и налогового учета» и Приложении 2.2 «Объемы услуг казначейского сопровождения»</w:t>
      </w:r>
    </w:p>
    <w:p w14:paraId="13F6F345" w14:textId="4D8796B7" w:rsidR="00E12146" w:rsidRPr="009A16CE" w:rsidRDefault="00E12146" w:rsidP="00E12146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Все бизнес-процессы стандартизированы для каждой компании группы и описаны в картах бизнес-процессов</w:t>
      </w:r>
      <w:r w:rsidR="00D46B78" w:rsidRPr="009A16CE">
        <w:rPr>
          <w:rFonts w:ascii="Arial" w:hAnsi="Arial" w:cs="Arial"/>
          <w:lang w:eastAsia="ru-RU"/>
        </w:rPr>
        <w:t>.</w:t>
      </w:r>
      <w:r w:rsidRPr="009A16CE">
        <w:rPr>
          <w:rFonts w:ascii="Arial" w:hAnsi="Arial" w:cs="Arial"/>
          <w:lang w:eastAsia="ru-RU"/>
        </w:rPr>
        <w:t xml:space="preserve"> (</w:t>
      </w:r>
      <w:r w:rsidR="00C42D12" w:rsidRPr="009A16CE">
        <w:rPr>
          <w:rFonts w:ascii="Arial" w:hAnsi="Arial" w:cs="Arial"/>
          <w:lang w:eastAsia="ru-RU"/>
        </w:rPr>
        <w:t>1</w:t>
      </w:r>
      <w:r w:rsidR="00CA51E9" w:rsidRPr="009A16CE">
        <w:rPr>
          <w:rFonts w:ascii="Arial" w:hAnsi="Arial" w:cs="Arial"/>
          <w:lang w:eastAsia="ru-RU"/>
        </w:rPr>
        <w:t>5</w:t>
      </w:r>
      <w:r w:rsidR="00F845EF" w:rsidRPr="009A16CE">
        <w:rPr>
          <w:rFonts w:ascii="Arial" w:hAnsi="Arial" w:cs="Arial"/>
          <w:lang w:eastAsia="ru-RU"/>
        </w:rPr>
        <w:t>7</w:t>
      </w:r>
      <w:r w:rsidR="00C42D12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 xml:space="preserve">шт.). </w:t>
      </w:r>
    </w:p>
    <w:p w14:paraId="03DF6CE5" w14:textId="6708382D" w:rsidR="007C5291" w:rsidRPr="009A16CE" w:rsidRDefault="00923AEA" w:rsidP="007B6F4B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Исполнитель</w:t>
      </w:r>
      <w:r w:rsidR="00CB18C4" w:rsidRPr="009A16CE">
        <w:rPr>
          <w:rFonts w:ascii="Arial" w:hAnsi="Arial" w:cs="Arial"/>
          <w:lang w:eastAsia="ru-RU"/>
        </w:rPr>
        <w:t xml:space="preserve"> берет на себя обязанности по с</w:t>
      </w:r>
      <w:r w:rsidR="007C5291" w:rsidRPr="009A16CE">
        <w:rPr>
          <w:rFonts w:ascii="Arial" w:hAnsi="Arial" w:cs="Arial"/>
          <w:lang w:eastAsia="ru-RU"/>
        </w:rPr>
        <w:t>облюдени</w:t>
      </w:r>
      <w:r w:rsidR="00CB18C4" w:rsidRPr="009A16CE">
        <w:rPr>
          <w:rFonts w:ascii="Arial" w:hAnsi="Arial" w:cs="Arial"/>
          <w:lang w:eastAsia="ru-RU"/>
        </w:rPr>
        <w:t>ю</w:t>
      </w:r>
      <w:r w:rsidR="007C5291" w:rsidRPr="009A16CE">
        <w:rPr>
          <w:rFonts w:ascii="Arial" w:hAnsi="Arial" w:cs="Arial"/>
          <w:lang w:eastAsia="ru-RU"/>
        </w:rPr>
        <w:t xml:space="preserve"> законодательства Российской Федерации в части ПОД/ФТ (</w:t>
      </w:r>
      <w:r w:rsidR="00DA713D" w:rsidRPr="009A16CE">
        <w:rPr>
          <w:rFonts w:ascii="Arial" w:hAnsi="Arial" w:cs="Arial"/>
          <w:lang w:eastAsia="ru-RU"/>
        </w:rPr>
        <w:t>«Федеральный закон от 07.08.2001 № 115-ФЗ</w:t>
      </w:r>
      <w:r w:rsidR="00DA713D" w:rsidRPr="009A16CE" w:rsidDel="00DA713D">
        <w:rPr>
          <w:rFonts w:ascii="Arial" w:hAnsi="Arial" w:cs="Arial"/>
          <w:lang w:eastAsia="ru-RU"/>
        </w:rPr>
        <w:t xml:space="preserve"> </w:t>
      </w:r>
      <w:r w:rsidR="007C5291" w:rsidRPr="009A16CE">
        <w:rPr>
          <w:rFonts w:ascii="Arial" w:hAnsi="Arial" w:cs="Arial"/>
          <w:lang w:eastAsia="ru-RU"/>
        </w:rPr>
        <w:t>О противодействии легализации (отмыванию) доходов, полученных преступным путем, и финансированию терроризма</w:t>
      </w:r>
      <w:r w:rsidR="00DA713D" w:rsidRPr="009A16CE">
        <w:rPr>
          <w:rFonts w:ascii="Arial" w:hAnsi="Arial" w:cs="Arial"/>
          <w:lang w:eastAsia="ru-RU"/>
        </w:rPr>
        <w:t>»</w:t>
      </w:r>
      <w:r w:rsidR="007C5291" w:rsidRPr="009A16CE">
        <w:rPr>
          <w:rFonts w:ascii="Arial" w:hAnsi="Arial" w:cs="Arial"/>
          <w:lang w:eastAsia="ru-RU"/>
        </w:rPr>
        <w:t>) и обработки персональных данных (</w:t>
      </w:r>
      <w:r w:rsidR="00DA713D" w:rsidRPr="009A16CE">
        <w:rPr>
          <w:rFonts w:ascii="Arial" w:hAnsi="Arial" w:cs="Arial"/>
          <w:lang w:eastAsia="ru-RU"/>
        </w:rPr>
        <w:t>Федеральный закон от 27.07.2006 N 152-ФЗ «</w:t>
      </w:r>
      <w:r w:rsidR="007C5291" w:rsidRPr="009A16CE">
        <w:rPr>
          <w:rFonts w:ascii="Arial" w:hAnsi="Arial" w:cs="Arial"/>
          <w:lang w:eastAsia="ru-RU"/>
        </w:rPr>
        <w:t>О персональных данных</w:t>
      </w:r>
      <w:r w:rsidR="00DA713D" w:rsidRPr="009A16CE">
        <w:rPr>
          <w:rFonts w:ascii="Arial" w:hAnsi="Arial" w:cs="Arial"/>
          <w:lang w:eastAsia="ru-RU"/>
        </w:rPr>
        <w:t>»</w:t>
      </w:r>
      <w:r w:rsidR="007C5291" w:rsidRPr="009A16CE">
        <w:rPr>
          <w:rFonts w:ascii="Arial" w:hAnsi="Arial" w:cs="Arial"/>
          <w:lang w:eastAsia="ru-RU"/>
        </w:rPr>
        <w:t>).</w:t>
      </w:r>
    </w:p>
    <w:p w14:paraId="2D6143F7" w14:textId="77777777" w:rsidR="007C5291" w:rsidRPr="009A16CE" w:rsidRDefault="007C5291" w:rsidP="00E12146">
      <w:pPr>
        <w:pStyle w:val="NormalRFP"/>
        <w:rPr>
          <w:rFonts w:ascii="Arial" w:hAnsi="Arial" w:cs="Arial"/>
          <w:lang w:eastAsia="ru-RU"/>
        </w:rPr>
      </w:pPr>
    </w:p>
    <w:p w14:paraId="07792C1B" w14:textId="77777777" w:rsidR="00F2256E" w:rsidRPr="009A16CE" w:rsidRDefault="00F2256E" w:rsidP="008A005D">
      <w:pPr>
        <w:pStyle w:val="NormalRFP"/>
        <w:ind w:firstLine="0"/>
        <w:rPr>
          <w:rFonts w:ascii="Arial" w:hAnsi="Arial" w:cs="Arial"/>
          <w:lang w:eastAsia="ru-RU"/>
        </w:rPr>
      </w:pPr>
    </w:p>
    <w:p w14:paraId="4E9DC553" w14:textId="77777777" w:rsidR="0049709E" w:rsidRPr="009A16CE" w:rsidRDefault="0049709E" w:rsidP="0049709E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 xml:space="preserve">Раздел 3. Требования к оказанию услуг </w:t>
      </w:r>
      <w:r w:rsidR="00E850E3" w:rsidRPr="009A16CE">
        <w:rPr>
          <w:rFonts w:ascii="Arial" w:hAnsi="Arial" w:cs="Arial"/>
          <w:szCs w:val="22"/>
        </w:rPr>
        <w:t>по бухгалтерскому и налоговому учету, составлению финансовой отчетности</w:t>
      </w:r>
    </w:p>
    <w:p w14:paraId="15A7DFDD" w14:textId="77777777" w:rsidR="0049709E" w:rsidRPr="009A16CE" w:rsidRDefault="0049709E" w:rsidP="00DF097A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Общие требования к оказанию услуг бухгалтерского и налогового учета:</w:t>
      </w:r>
    </w:p>
    <w:p w14:paraId="6443EB8A" w14:textId="7B708EA3" w:rsidR="0049709E" w:rsidRPr="009A16CE" w:rsidRDefault="0049709E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Ведение бухгалтерского и налогового учета необходимо осуществлять </w:t>
      </w:r>
      <w:r w:rsidR="003D0782" w:rsidRPr="009A16CE">
        <w:rPr>
          <w:rFonts w:ascii="Arial" w:hAnsi="Arial" w:cs="Arial"/>
          <w:lang w:eastAsia="ru-RU"/>
        </w:rPr>
        <w:t xml:space="preserve">в соответствии с требованиями законодательства Российской Федерации по бухгалтерскому учету и Налоговым Кодексом Российской Федерации и </w:t>
      </w:r>
      <w:r w:rsidRPr="009A16CE">
        <w:rPr>
          <w:rFonts w:ascii="Arial" w:hAnsi="Arial" w:cs="Arial"/>
          <w:lang w:eastAsia="ru-RU"/>
        </w:rPr>
        <w:t xml:space="preserve">в соответствии с методологией учета, </w:t>
      </w:r>
      <w:r w:rsidR="00CA51E9" w:rsidRPr="009A16CE">
        <w:rPr>
          <w:rFonts w:ascii="Arial" w:hAnsi="Arial" w:cs="Arial"/>
          <w:lang w:eastAsia="ru-RU"/>
        </w:rPr>
        <w:t>принятой в Компании «</w:t>
      </w:r>
      <w:r w:rsidR="008F3699" w:rsidRPr="009A16CE">
        <w:rPr>
          <w:rFonts w:ascii="Arial" w:hAnsi="Arial" w:cs="Arial"/>
          <w:lang w:eastAsia="ru-RU"/>
        </w:rPr>
        <w:t>РОСВОДОКАНАЛ</w:t>
      </w:r>
      <w:r w:rsidR="00CA51E9" w:rsidRPr="009A16CE">
        <w:rPr>
          <w:rFonts w:ascii="Arial" w:hAnsi="Arial" w:cs="Arial"/>
          <w:lang w:eastAsia="ru-RU"/>
        </w:rPr>
        <w:t>»</w:t>
      </w:r>
      <w:r w:rsidRPr="009A16CE">
        <w:rPr>
          <w:rFonts w:ascii="Arial" w:hAnsi="Arial" w:cs="Arial"/>
          <w:lang w:eastAsia="ru-RU"/>
        </w:rPr>
        <w:t>. Данная методология учитывает особенности тарифного регулирования сферы водоснабжения и водоотведения. В группе компаний организован раздельный учет</w:t>
      </w:r>
      <w:r w:rsidR="007A2D5F" w:rsidRPr="009A16CE">
        <w:rPr>
          <w:rFonts w:ascii="Arial" w:hAnsi="Arial" w:cs="Arial"/>
          <w:lang w:eastAsia="ru-RU"/>
        </w:rPr>
        <w:t xml:space="preserve"> согласно коммерческому плану счетов</w:t>
      </w:r>
      <w:r w:rsidRPr="009A16CE">
        <w:rPr>
          <w:rFonts w:ascii="Arial" w:hAnsi="Arial" w:cs="Arial"/>
          <w:lang w:eastAsia="ru-RU"/>
        </w:rPr>
        <w:t xml:space="preserve"> в программе 1С УПП 8.3 в разрезе видов деятельности с применением номенклатурных групп на счетах 09, 20, 23, 26, 68.04, 77, 84, 90, 91, 99. Раздельный учет по видам деятельности позволяет рассчитывать налог на прибыль и формировать отчет о финансовых результатах </w:t>
      </w:r>
      <w:r w:rsidR="00923AEA" w:rsidRPr="009A16CE">
        <w:rPr>
          <w:rFonts w:ascii="Arial" w:hAnsi="Arial" w:cs="Arial"/>
          <w:lang w:eastAsia="ru-RU"/>
        </w:rPr>
        <w:t>Заказчик</w:t>
      </w:r>
      <w:r w:rsidRPr="009A16CE">
        <w:rPr>
          <w:rFonts w:ascii="Arial" w:hAnsi="Arial" w:cs="Arial"/>
          <w:lang w:eastAsia="ru-RU"/>
        </w:rPr>
        <w:t>ов в разрезе каждого вида деятельности (тарифа) и отдельно по прочим видам деятельности (каждая компания, осуществляющая деятельность по водоснабжению и водоотведению имеет от трех до восемнадцати отдельных тарифов</w:t>
      </w:r>
      <w:r w:rsidR="009C4D0A" w:rsidRPr="009A16CE">
        <w:rPr>
          <w:rFonts w:ascii="Arial" w:hAnsi="Arial" w:cs="Arial"/>
          <w:lang w:eastAsia="ru-RU"/>
        </w:rPr>
        <w:t>, отдельно учитывает доходы и расходы по плате за под</w:t>
      </w:r>
      <w:r w:rsidR="00C76F18" w:rsidRPr="009A16CE">
        <w:rPr>
          <w:rFonts w:ascii="Arial" w:hAnsi="Arial" w:cs="Arial"/>
          <w:lang w:eastAsia="ru-RU"/>
        </w:rPr>
        <w:t xml:space="preserve">ключение к системе </w:t>
      </w:r>
      <w:proofErr w:type="spellStart"/>
      <w:r w:rsidR="00C76F18" w:rsidRPr="009A16CE">
        <w:rPr>
          <w:rFonts w:ascii="Arial" w:hAnsi="Arial" w:cs="Arial"/>
          <w:lang w:eastAsia="ru-RU"/>
        </w:rPr>
        <w:t>ВиВ</w:t>
      </w:r>
      <w:proofErr w:type="spellEnd"/>
      <w:r w:rsidR="00C76F18" w:rsidRPr="009A16CE">
        <w:rPr>
          <w:rFonts w:ascii="Arial" w:hAnsi="Arial" w:cs="Arial"/>
          <w:lang w:eastAsia="ru-RU"/>
        </w:rPr>
        <w:t>, за превышение предельно допустимых концентраций в сетях водоотведения, за негативное воздействие на сети и прочим доходам</w:t>
      </w:r>
      <w:r w:rsidRPr="009A16CE">
        <w:rPr>
          <w:rFonts w:ascii="Arial" w:hAnsi="Arial" w:cs="Arial"/>
          <w:lang w:eastAsia="ru-RU"/>
        </w:rPr>
        <w:t xml:space="preserve">). </w:t>
      </w:r>
    </w:p>
    <w:p w14:paraId="1CAFE733" w14:textId="77777777" w:rsidR="0049709E" w:rsidRPr="009A16CE" w:rsidRDefault="0049709E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Организация бухгалтерского и налогового учета в программе 1С УПП 8.3 в разрезе видов деятельности и формирование отчетов о финансовых результатах, постановка задач по автоматизации в части изменений методологии раздельного учета и контроль за их исполнением находится в зоне ответственности Исполнителя.</w:t>
      </w:r>
    </w:p>
    <w:p w14:paraId="23454FBE" w14:textId="77777777" w:rsidR="0049709E" w:rsidRPr="009A16CE" w:rsidRDefault="0049709E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 xml:space="preserve">Ведение бухгалтерского учета </w:t>
      </w:r>
      <w:r w:rsidR="002B5E5E" w:rsidRPr="009A16CE">
        <w:rPr>
          <w:rFonts w:ascii="Arial" w:hAnsi="Arial" w:cs="Arial"/>
          <w:lang w:eastAsia="ru-RU"/>
        </w:rPr>
        <w:t xml:space="preserve">производственных </w:t>
      </w:r>
      <w:r w:rsidR="00C76F18" w:rsidRPr="009A16CE">
        <w:rPr>
          <w:rFonts w:ascii="Arial" w:hAnsi="Arial" w:cs="Arial"/>
          <w:lang w:eastAsia="ru-RU"/>
        </w:rPr>
        <w:t xml:space="preserve">затрат с применением переделов </w:t>
      </w:r>
      <w:r w:rsidRPr="009A16CE">
        <w:rPr>
          <w:rFonts w:ascii="Arial" w:hAnsi="Arial" w:cs="Arial"/>
          <w:lang w:eastAsia="ru-RU"/>
        </w:rPr>
        <w:t xml:space="preserve">с обособлением затрат на обслуживание бесхозяйного имущества (заработной платы, страховых взносов, расходов на ремонты и прочих) в связи с необходимостью предоставления отчетности органам регулирования тарифов. </w:t>
      </w:r>
    </w:p>
    <w:p w14:paraId="3510F90D" w14:textId="77777777" w:rsidR="00417500" w:rsidRPr="009A16CE" w:rsidRDefault="00417500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бухгалтерского учета затрат по прочим видам деятельности (нетарифным) с применением плановых калькуляций;</w:t>
      </w:r>
    </w:p>
    <w:p w14:paraId="672F3712" w14:textId="77777777" w:rsidR="0049709E" w:rsidRPr="009A16CE" w:rsidRDefault="0049709E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бухгалтерского учета с применением аналитик, необходимых для управленческого учета как на счетах учета затрат, так и на прочих счетах учета (в разрезе источников финансирования, проектов, позволяющих контролировать исполнение инвестиционных, производственных программ в разрезе мероприятий, программ использования средств, полученных за превышение допустимых концентраций и негативного воздействия на окружающую среду).</w:t>
      </w:r>
    </w:p>
    <w:p w14:paraId="19609518" w14:textId="77777777" w:rsidR="00BB3760" w:rsidRPr="009A16CE" w:rsidRDefault="00BB3760" w:rsidP="00883AC2">
      <w:pPr>
        <w:pStyle w:val="NormalRFP"/>
        <w:numPr>
          <w:ilvl w:val="0"/>
          <w:numId w:val="15"/>
        </w:numPr>
        <w:ind w:left="714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Выполнение обязанностей, закрепл</w:t>
      </w:r>
      <w:r w:rsidR="00800B8A" w:rsidRPr="009A16CE">
        <w:rPr>
          <w:rFonts w:ascii="Arial" w:hAnsi="Arial" w:cs="Arial"/>
          <w:lang w:eastAsia="ru-RU"/>
        </w:rPr>
        <w:t xml:space="preserve">енных в картах бизнес-процессов </w:t>
      </w:r>
      <w:r w:rsidRPr="009A16CE">
        <w:rPr>
          <w:rFonts w:ascii="Arial" w:hAnsi="Arial" w:cs="Arial"/>
          <w:lang w:eastAsia="ru-RU"/>
        </w:rPr>
        <w:t xml:space="preserve">и регламенте документооборота между </w:t>
      </w:r>
      <w:r w:rsidR="00923AEA" w:rsidRPr="009A16CE">
        <w:rPr>
          <w:rFonts w:ascii="Arial" w:hAnsi="Arial" w:cs="Arial"/>
          <w:lang w:eastAsia="ru-RU"/>
        </w:rPr>
        <w:t>Заказчик</w:t>
      </w:r>
      <w:r w:rsidRPr="009A16CE">
        <w:rPr>
          <w:rFonts w:ascii="Arial" w:hAnsi="Arial" w:cs="Arial"/>
          <w:lang w:eastAsia="ru-RU"/>
        </w:rPr>
        <w:t>ом и Исполнителем.</w:t>
      </w:r>
    </w:p>
    <w:p w14:paraId="29446E3F" w14:textId="77777777" w:rsidR="00BB3760" w:rsidRPr="009A16CE" w:rsidRDefault="00BB3760" w:rsidP="00B315B6">
      <w:pPr>
        <w:spacing w:before="120" w:line="240" w:lineRule="auto"/>
        <w:jc w:val="both"/>
        <w:rPr>
          <w:rFonts w:ascii="Arial" w:eastAsia="Times New Roman" w:hAnsi="Arial" w:cs="Arial"/>
          <w:lang w:eastAsia="ru-RU"/>
        </w:rPr>
      </w:pPr>
    </w:p>
    <w:p w14:paraId="41462707" w14:textId="77777777" w:rsidR="00CB1BB9" w:rsidRPr="009A16CE" w:rsidRDefault="00CB1BB9" w:rsidP="00B315B6">
      <w:pPr>
        <w:spacing w:before="120" w:line="240" w:lineRule="auto"/>
        <w:jc w:val="both"/>
        <w:rPr>
          <w:rFonts w:ascii="Arial" w:eastAsia="Times New Roman" w:hAnsi="Arial" w:cs="Arial"/>
          <w:lang w:eastAsia="ru-RU"/>
        </w:rPr>
      </w:pPr>
    </w:p>
    <w:p w14:paraId="3B53FD9A" w14:textId="2B01EDD7" w:rsidR="008B7B9D" w:rsidRPr="009A16CE" w:rsidRDefault="00305C3A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 xml:space="preserve">Учет </w:t>
      </w:r>
      <w:r w:rsidR="00BB2E7B" w:rsidRPr="009A16CE">
        <w:rPr>
          <w:rFonts w:ascii="Arial" w:hAnsi="Arial" w:cs="Arial"/>
          <w:color w:val="auto"/>
          <w:szCs w:val="22"/>
        </w:rPr>
        <w:t>основных средств,</w:t>
      </w:r>
      <w:r w:rsidR="002F5C26" w:rsidRPr="009A16CE">
        <w:rPr>
          <w:rFonts w:ascii="Arial" w:hAnsi="Arial" w:cs="Arial"/>
          <w:color w:val="auto"/>
          <w:szCs w:val="22"/>
        </w:rPr>
        <w:t xml:space="preserve"> незавершенного строительства, </w:t>
      </w:r>
      <w:r w:rsidR="00BB2E7B" w:rsidRPr="009A16CE">
        <w:rPr>
          <w:rFonts w:ascii="Arial" w:hAnsi="Arial" w:cs="Arial"/>
          <w:color w:val="auto"/>
          <w:szCs w:val="22"/>
        </w:rPr>
        <w:t>нематериальных активов</w:t>
      </w:r>
    </w:p>
    <w:p w14:paraId="2096B11D" w14:textId="49EC8DF1" w:rsidR="00946A36" w:rsidRPr="009A16CE" w:rsidRDefault="008B7B9D" w:rsidP="00883AC2">
      <w:pPr>
        <w:pStyle w:val="NormalRFP"/>
        <w:numPr>
          <w:ilvl w:val="0"/>
          <w:numId w:val="3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252C59B0" w14:textId="77777777" w:rsidR="000D3F56" w:rsidRPr="009A16CE" w:rsidRDefault="000D3F56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bookmarkStart w:id="1" w:name="OLE_LINK1"/>
      <w:bookmarkStart w:id="2" w:name="OLE_LINK2"/>
      <w:r w:rsidRPr="009A16CE">
        <w:rPr>
          <w:rFonts w:ascii="Arial" w:hAnsi="Arial" w:cs="Arial"/>
          <w:lang w:eastAsia="ru-RU"/>
        </w:rPr>
        <w:t>Учет приобретения ОС</w:t>
      </w:r>
      <w:r w:rsidR="00D51F77" w:rsidRPr="009A16CE">
        <w:rPr>
          <w:rFonts w:ascii="Arial" w:hAnsi="Arial" w:cs="Arial"/>
          <w:lang w:eastAsia="ru-RU"/>
        </w:rPr>
        <w:t xml:space="preserve"> (в части передачи оборудования на монтаж)</w:t>
      </w:r>
    </w:p>
    <w:p w14:paraId="31796CFC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создания и ввода в эксплуатацию НМА</w:t>
      </w:r>
    </w:p>
    <w:p w14:paraId="1A56D44B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ввода в эксплуатацию результатов модернизации, реконструкции, приобретенных ОС и ОС, полученных в результате строительства</w:t>
      </w:r>
    </w:p>
    <w:p w14:paraId="101B056F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безвозмездных поступлений </w:t>
      </w:r>
    </w:p>
    <w:p w14:paraId="77AC3209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бесхозяйного имущества</w:t>
      </w:r>
    </w:p>
    <w:p w14:paraId="240884BF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приобретения услуг / работ /компенсация расходов</w:t>
      </w:r>
      <w:r w:rsidR="00D51F77" w:rsidRPr="009A16CE">
        <w:rPr>
          <w:rFonts w:ascii="Arial" w:hAnsi="Arial" w:cs="Arial"/>
          <w:lang w:eastAsia="ru-RU"/>
        </w:rPr>
        <w:t xml:space="preserve"> (в части заведения новых объектов в систему)</w:t>
      </w:r>
    </w:p>
    <w:p w14:paraId="75D9686D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ОС в аренде</w:t>
      </w:r>
    </w:p>
    <w:p w14:paraId="30882405" w14:textId="77777777" w:rsidR="000D3F56" w:rsidRPr="009A16CE" w:rsidRDefault="000D3F56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лизинговых операций</w:t>
      </w:r>
      <w:r w:rsidR="00D51F77" w:rsidRPr="009A16CE">
        <w:rPr>
          <w:rFonts w:ascii="Arial" w:hAnsi="Arial" w:cs="Arial"/>
          <w:lang w:eastAsia="ru-RU"/>
        </w:rPr>
        <w:t xml:space="preserve"> (в части отражения ОС на </w:t>
      </w:r>
      <w:proofErr w:type="spellStart"/>
      <w:r w:rsidR="00D51F77" w:rsidRPr="009A16CE">
        <w:rPr>
          <w:rFonts w:ascii="Arial" w:hAnsi="Arial" w:cs="Arial"/>
          <w:lang w:eastAsia="ru-RU"/>
        </w:rPr>
        <w:t>забалансе</w:t>
      </w:r>
      <w:proofErr w:type="spellEnd"/>
      <w:r w:rsidR="00D51F77" w:rsidRPr="009A16CE">
        <w:rPr>
          <w:rFonts w:ascii="Arial" w:hAnsi="Arial" w:cs="Arial"/>
          <w:lang w:eastAsia="ru-RU"/>
        </w:rPr>
        <w:t>)</w:t>
      </w:r>
    </w:p>
    <w:p w14:paraId="71DAA88F" w14:textId="77777777" w:rsidR="00EB1D41" w:rsidRPr="009A16CE" w:rsidRDefault="00EB1D4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ОС по концессии</w:t>
      </w:r>
    </w:p>
    <w:p w14:paraId="6C81607F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возврата концессионного и арендованного имущества</w:t>
      </w:r>
    </w:p>
    <w:p w14:paraId="3A5FCD5E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перемещения ОС, НМА</w:t>
      </w:r>
    </w:p>
    <w:p w14:paraId="085651EA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списания ОС</w:t>
      </w:r>
    </w:p>
    <w:p w14:paraId="72912B69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списания НЗС</w:t>
      </w:r>
    </w:p>
    <w:p w14:paraId="463B5E32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списания НМА</w:t>
      </w:r>
    </w:p>
    <w:p w14:paraId="6E997229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ОС и НМА</w:t>
      </w:r>
    </w:p>
    <w:p w14:paraId="0FBD9279" w14:textId="77777777" w:rsidR="00DF4351" w:rsidRPr="009A16CE" w:rsidRDefault="00DF435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ОС, НЗС</w:t>
      </w:r>
    </w:p>
    <w:p w14:paraId="76A8DDEE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D51F77" w:rsidRPr="009A16CE">
        <w:rPr>
          <w:rFonts w:ascii="Arial" w:hAnsi="Arial" w:cs="Arial"/>
          <w:lang w:eastAsia="ru-RU"/>
        </w:rPr>
        <w:t xml:space="preserve"> (в части НДС по лизинговым договорам)</w:t>
      </w:r>
    </w:p>
    <w:p w14:paraId="4756F995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налога на имущество и формирование отчетности по налогу на имущество</w:t>
      </w:r>
      <w:r w:rsidR="00D51F77" w:rsidRPr="009A16CE">
        <w:rPr>
          <w:rFonts w:ascii="Arial" w:hAnsi="Arial" w:cs="Arial"/>
          <w:lang w:eastAsia="ru-RU"/>
        </w:rPr>
        <w:t xml:space="preserve"> (в части отражения прав на ОС и корректировки остаточной стоимости ОС)</w:t>
      </w:r>
    </w:p>
    <w:p w14:paraId="6EB1A85C" w14:textId="77777777" w:rsidR="000D3F56" w:rsidRPr="009A16CE" w:rsidRDefault="000D3F56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ко</w:t>
      </w:r>
      <w:r w:rsidR="00326211" w:rsidRPr="009A16CE">
        <w:rPr>
          <w:rFonts w:ascii="Arial" w:hAnsi="Arial" w:cs="Arial"/>
          <w:lang w:eastAsia="ru-RU"/>
        </w:rPr>
        <w:t>рректировок по агентским договорам</w:t>
      </w:r>
      <w:r w:rsidRPr="009A16CE">
        <w:rPr>
          <w:rFonts w:ascii="Arial" w:hAnsi="Arial" w:cs="Arial"/>
          <w:lang w:eastAsia="ru-RU"/>
        </w:rPr>
        <w:t xml:space="preserve"> </w:t>
      </w:r>
      <w:r w:rsidR="00D51F77" w:rsidRPr="009A16CE">
        <w:rPr>
          <w:rFonts w:ascii="Arial" w:hAnsi="Arial" w:cs="Arial"/>
          <w:lang w:eastAsia="ru-RU"/>
        </w:rPr>
        <w:t>(в части</w:t>
      </w:r>
      <w:r w:rsidR="00775BB5" w:rsidRPr="009A16CE">
        <w:rPr>
          <w:rFonts w:ascii="Arial" w:hAnsi="Arial" w:cs="Arial"/>
          <w:lang w:eastAsia="ru-RU"/>
        </w:rPr>
        <w:t xml:space="preserve"> корректировки</w:t>
      </w:r>
      <w:r w:rsidR="00D51F77" w:rsidRPr="009A16CE">
        <w:rPr>
          <w:rFonts w:ascii="Arial" w:hAnsi="Arial" w:cs="Arial"/>
          <w:lang w:eastAsia="ru-RU"/>
        </w:rPr>
        <w:t xml:space="preserve"> отчета «Факт поступления ТРУ»)</w:t>
      </w:r>
    </w:p>
    <w:p w14:paraId="3094CC75" w14:textId="77777777" w:rsidR="000D3F56" w:rsidRPr="009A16CE" w:rsidRDefault="000D3F56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Сверка с муниципалитетами по договорам аренды ОС, земли, сервитутам</w:t>
      </w:r>
    </w:p>
    <w:p w14:paraId="577461DE" w14:textId="77777777" w:rsidR="002B3BBE" w:rsidRPr="009A16CE" w:rsidRDefault="002B3BBE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ОС, НЗС, НМА</w:t>
      </w:r>
    </w:p>
    <w:p w14:paraId="26DB78C9" w14:textId="77777777" w:rsidR="001211D3" w:rsidRPr="009A16CE" w:rsidRDefault="001211D3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D51F77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4CB58984" w14:textId="77777777" w:rsidR="001211D3" w:rsidRPr="009A16CE" w:rsidRDefault="001211D3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статистической отчетности, закрепленной за Исполнителем</w:t>
      </w:r>
      <w:r w:rsidR="000913B3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6B696644" w14:textId="77777777" w:rsidR="00ED559A" w:rsidRPr="009A16CE" w:rsidRDefault="00ED559A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отчетности об исполнении производственной программы</w:t>
      </w:r>
      <w:r w:rsidR="000913B3" w:rsidRPr="009A16CE">
        <w:rPr>
          <w:rFonts w:ascii="Arial" w:hAnsi="Arial" w:cs="Arial"/>
          <w:lang w:eastAsia="ru-RU"/>
        </w:rPr>
        <w:t xml:space="preserve"> (в части подготовки отчета «Анализ затрат по проектам»</w:t>
      </w:r>
      <w:r w:rsidR="006A5170" w:rsidRPr="009A16CE">
        <w:rPr>
          <w:rFonts w:ascii="Arial" w:hAnsi="Arial" w:cs="Arial"/>
          <w:lang w:eastAsia="ru-RU"/>
        </w:rPr>
        <w:t xml:space="preserve"> по участку учета</w:t>
      </w:r>
      <w:r w:rsidR="000913B3" w:rsidRPr="009A16CE">
        <w:rPr>
          <w:rFonts w:ascii="Arial" w:hAnsi="Arial" w:cs="Arial"/>
          <w:lang w:eastAsia="ru-RU"/>
        </w:rPr>
        <w:t>)</w:t>
      </w:r>
      <w:bookmarkEnd w:id="1"/>
      <w:bookmarkEnd w:id="2"/>
    </w:p>
    <w:p w14:paraId="45852C53" w14:textId="77777777" w:rsidR="002636E2" w:rsidRPr="009A16CE" w:rsidRDefault="002636E2" w:rsidP="00883AC2">
      <w:pPr>
        <w:pStyle w:val="NormalRFP"/>
        <w:numPr>
          <w:ilvl w:val="0"/>
          <w:numId w:val="3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0816BE4E" w14:textId="381CE375" w:rsidR="00946A36" w:rsidRPr="009A16CE" w:rsidRDefault="008B7B9D" w:rsidP="008B7B9D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>В рамках предоставления услуги следует применять учетную политику</w:t>
      </w:r>
      <w:r w:rsidR="00CA51E9" w:rsidRPr="009A16CE">
        <w:rPr>
          <w:rFonts w:ascii="Arial" w:hAnsi="Arial" w:cs="Arial"/>
        </w:rPr>
        <w:t>,</w:t>
      </w:r>
      <w:r w:rsidR="003F2DE7" w:rsidRPr="009A16CE">
        <w:rPr>
          <w:rFonts w:ascii="Arial" w:hAnsi="Arial" w:cs="Arial"/>
        </w:rPr>
        <w:t xml:space="preserve"> </w:t>
      </w:r>
      <w:r w:rsidR="00CA51E9" w:rsidRPr="009A16CE">
        <w:rPr>
          <w:rFonts w:ascii="Arial" w:hAnsi="Arial" w:cs="Arial"/>
        </w:rPr>
        <w:t>принятую</w:t>
      </w:r>
      <w:r w:rsidR="00FD2154" w:rsidRPr="009A16CE">
        <w:rPr>
          <w:rFonts w:ascii="Arial" w:hAnsi="Arial" w:cs="Arial"/>
        </w:rPr>
        <w:t xml:space="preserve"> Водоканалом РВК</w:t>
      </w:r>
      <w:r w:rsidRPr="009A16CE">
        <w:rPr>
          <w:rFonts w:ascii="Arial" w:hAnsi="Arial" w:cs="Arial"/>
        </w:rPr>
        <w:t xml:space="preserve">, </w:t>
      </w:r>
      <w:r w:rsidR="00A23D16" w:rsidRPr="009A16CE">
        <w:rPr>
          <w:rFonts w:ascii="Arial" w:hAnsi="Arial" w:cs="Arial"/>
        </w:rPr>
        <w:t xml:space="preserve">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A23D16" w:rsidRPr="009A16CE">
        <w:rPr>
          <w:rFonts w:ascii="Arial" w:hAnsi="Arial" w:cs="Arial"/>
        </w:rPr>
        <w:t xml:space="preserve"> </w:t>
      </w:r>
      <w:r w:rsidR="00765A55" w:rsidRPr="009A16CE">
        <w:rPr>
          <w:rFonts w:ascii="Arial" w:hAnsi="Arial" w:cs="Arial"/>
        </w:rPr>
        <w:t xml:space="preserve">помимо типовых действий по бухгалтерскому учету </w:t>
      </w:r>
      <w:r w:rsidR="00A23D16" w:rsidRPr="009A16CE">
        <w:rPr>
          <w:rFonts w:ascii="Arial" w:hAnsi="Arial" w:cs="Arial"/>
        </w:rPr>
        <w:t>должен:</w:t>
      </w:r>
    </w:p>
    <w:p w14:paraId="6DC88404" w14:textId="77777777" w:rsidR="001A5E34" w:rsidRPr="009A16CE" w:rsidRDefault="001A5E34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учет в качестве основных средств и обособление в учете объектов, полученных по концессионным соглашениям, заключенным с муниципальными образованиями городов присутствия, обособление </w:t>
      </w:r>
      <w:r w:rsidR="006525DA" w:rsidRPr="009A16CE">
        <w:rPr>
          <w:rFonts w:ascii="Arial" w:hAnsi="Arial" w:cs="Arial"/>
          <w:lang w:eastAsia="ru-RU"/>
        </w:rPr>
        <w:t>амортизации,</w:t>
      </w:r>
      <w:r w:rsidRPr="009A16CE">
        <w:rPr>
          <w:rFonts w:ascii="Arial" w:hAnsi="Arial" w:cs="Arial"/>
          <w:lang w:eastAsia="ru-RU"/>
        </w:rPr>
        <w:t xml:space="preserve"> начисленной по концессионному имуществу, учет концессионных основных средств в бухгалтерском учете по стоимости передачи от концедента, в налоговом учете по рыночной стоимости;</w:t>
      </w:r>
    </w:p>
    <w:p w14:paraId="407D6DBC" w14:textId="77777777" w:rsidR="00984107" w:rsidRPr="009A16CE" w:rsidRDefault="00EA1D5E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поисковых активов;</w:t>
      </w:r>
    </w:p>
    <w:p w14:paraId="26E7AEDF" w14:textId="77777777" w:rsidR="008B7B9D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8B7B9D" w:rsidRPr="009A16CE">
        <w:rPr>
          <w:rFonts w:ascii="Arial" w:hAnsi="Arial" w:cs="Arial"/>
          <w:lang w:eastAsia="ru-RU"/>
        </w:rPr>
        <w:t xml:space="preserve">учет списания объектов основных средств, как собственных, так и полученных по концессионным соглашениям, договорам аренды (по условиям соответствующих соглашений); </w:t>
      </w:r>
    </w:p>
    <w:p w14:paraId="212C783B" w14:textId="77777777" w:rsidR="00DC7436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DC7436" w:rsidRPr="009A16CE">
        <w:rPr>
          <w:rFonts w:ascii="Arial" w:hAnsi="Arial" w:cs="Arial"/>
          <w:lang w:eastAsia="ru-RU"/>
        </w:rPr>
        <w:t xml:space="preserve">забалансовый учет объектов аренды, бесхозяйного имущества, полученных от муниципалитетов объектов, передаваемых муниципалитетами по иным основаниям; </w:t>
      </w:r>
    </w:p>
    <w:p w14:paraId="420D3365" w14:textId="77777777" w:rsidR="008B7B9D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8B7B9D" w:rsidRPr="009A16CE">
        <w:rPr>
          <w:rFonts w:ascii="Arial" w:hAnsi="Arial" w:cs="Arial"/>
          <w:lang w:eastAsia="ru-RU"/>
        </w:rPr>
        <w:t xml:space="preserve">учет дополнительных затрат на приобретение основных средств, в том числе агентского вознаграждения по агентским договорам, </w:t>
      </w:r>
      <w:r w:rsidR="00CD7E6A" w:rsidRPr="009A16CE">
        <w:rPr>
          <w:rFonts w:ascii="Arial" w:hAnsi="Arial" w:cs="Arial"/>
          <w:lang w:eastAsia="ru-RU"/>
        </w:rPr>
        <w:t>ежемесячно формировать отчет по фактическим поставкам ОС, по договорам, заключенным в рамках агентских отношений (включая двойную ручную построчную проверку данных учетной системы с информации в реестре агентских договоров и с подписанным отчетом агента, ручное заполнение данных об источнике финансирования на основе реестра агентских договоров, привязку счетов-фактур к документам по дополнительным расходам в учетной системе, контроль за получением оригинал</w:t>
      </w:r>
      <w:r w:rsidR="00A15287" w:rsidRPr="009A16CE">
        <w:rPr>
          <w:rFonts w:ascii="Arial" w:hAnsi="Arial" w:cs="Arial"/>
          <w:lang w:eastAsia="ru-RU"/>
        </w:rPr>
        <w:t>ов</w:t>
      </w:r>
      <w:r w:rsidR="00CD7E6A" w:rsidRPr="009A16CE">
        <w:rPr>
          <w:rFonts w:ascii="Arial" w:hAnsi="Arial" w:cs="Arial"/>
          <w:lang w:eastAsia="ru-RU"/>
        </w:rPr>
        <w:t xml:space="preserve"> подписанных документов);</w:t>
      </w:r>
    </w:p>
    <w:p w14:paraId="0F7979DE" w14:textId="77777777" w:rsidR="008B7B9D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8B7B9D" w:rsidRPr="009A16CE">
        <w:rPr>
          <w:rFonts w:ascii="Arial" w:hAnsi="Arial" w:cs="Arial"/>
          <w:lang w:eastAsia="ru-RU"/>
        </w:rPr>
        <w:t>учет результат</w:t>
      </w:r>
      <w:r w:rsidR="001211D3" w:rsidRPr="009A16CE">
        <w:rPr>
          <w:rFonts w:ascii="Arial" w:hAnsi="Arial" w:cs="Arial"/>
          <w:lang w:eastAsia="ru-RU"/>
        </w:rPr>
        <w:t>ов</w:t>
      </w:r>
      <w:r w:rsidR="008B7B9D" w:rsidRPr="009A16CE">
        <w:rPr>
          <w:rFonts w:ascii="Arial" w:hAnsi="Arial" w:cs="Arial"/>
          <w:lang w:eastAsia="ru-RU"/>
        </w:rPr>
        <w:t xml:space="preserve"> реконструкции концессионного имущества в качестве отдельных объектов основных средств в силу особенностей учетной политики;</w:t>
      </w:r>
    </w:p>
    <w:p w14:paraId="4244FAC3" w14:textId="46A342B4" w:rsidR="008B7B9D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A23D16" w:rsidRPr="009A16CE">
        <w:rPr>
          <w:rFonts w:ascii="Arial" w:hAnsi="Arial" w:cs="Arial"/>
          <w:lang w:eastAsia="ru-RU"/>
        </w:rPr>
        <w:t xml:space="preserve">учет </w:t>
      </w:r>
      <w:r w:rsidR="008B7B9D" w:rsidRPr="009A16CE">
        <w:rPr>
          <w:rFonts w:ascii="Arial" w:hAnsi="Arial" w:cs="Arial"/>
          <w:lang w:eastAsia="ru-RU"/>
        </w:rPr>
        <w:t>капитализаци</w:t>
      </w:r>
      <w:r w:rsidR="00A23D16" w:rsidRPr="009A16CE">
        <w:rPr>
          <w:rFonts w:ascii="Arial" w:hAnsi="Arial" w:cs="Arial"/>
          <w:lang w:eastAsia="ru-RU"/>
        </w:rPr>
        <w:t>и</w:t>
      </w:r>
      <w:r w:rsidR="008B7B9D" w:rsidRPr="009A16CE">
        <w:rPr>
          <w:rFonts w:ascii="Arial" w:hAnsi="Arial" w:cs="Arial"/>
          <w:lang w:eastAsia="ru-RU"/>
        </w:rPr>
        <w:t xml:space="preserve"> (частичная) общехозяйственных расходов в стоимости объектов строительства и реконструкции при выполнении работ по строительству новых объектов, реконструкции существующих объектов в связи с исполнением </w:t>
      </w:r>
      <w:r w:rsidR="00E416B1" w:rsidRPr="009A16CE">
        <w:rPr>
          <w:rFonts w:ascii="Arial" w:hAnsi="Arial" w:cs="Arial"/>
          <w:lang w:eastAsia="ru-RU"/>
        </w:rPr>
        <w:t>Водоканал</w:t>
      </w:r>
      <w:r w:rsidR="003F2DE7" w:rsidRPr="009A16CE">
        <w:rPr>
          <w:rFonts w:ascii="Arial" w:hAnsi="Arial" w:cs="Arial"/>
          <w:lang w:eastAsia="ru-RU"/>
        </w:rPr>
        <w:t>ом</w:t>
      </w:r>
      <w:r w:rsidR="008B7B9D" w:rsidRPr="009A16CE">
        <w:rPr>
          <w:rFonts w:ascii="Arial" w:hAnsi="Arial" w:cs="Arial"/>
          <w:lang w:eastAsia="ru-RU"/>
        </w:rPr>
        <w:t xml:space="preserve"> </w:t>
      </w:r>
      <w:r w:rsidR="008C6DEF" w:rsidRPr="009A16CE">
        <w:rPr>
          <w:rFonts w:ascii="Arial" w:hAnsi="Arial" w:cs="Arial"/>
          <w:lang w:eastAsia="ru-RU"/>
        </w:rPr>
        <w:t>РВК Инвестиционных</w:t>
      </w:r>
      <w:r w:rsidR="008B7B9D" w:rsidRPr="009A16CE">
        <w:rPr>
          <w:rFonts w:ascii="Arial" w:hAnsi="Arial" w:cs="Arial"/>
          <w:lang w:eastAsia="ru-RU"/>
        </w:rPr>
        <w:t xml:space="preserve"> программ, утвержденных на уровне субъектов РФ;</w:t>
      </w:r>
    </w:p>
    <w:p w14:paraId="6B54DEC2" w14:textId="378505E5" w:rsidR="008B7B9D" w:rsidRPr="009A16CE" w:rsidRDefault="00BB6BDA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A23D16" w:rsidRPr="009A16CE">
        <w:rPr>
          <w:rFonts w:ascii="Arial" w:hAnsi="Arial" w:cs="Arial"/>
          <w:lang w:eastAsia="ru-RU"/>
        </w:rPr>
        <w:t xml:space="preserve">учет </w:t>
      </w:r>
      <w:r w:rsidR="008B7B9D" w:rsidRPr="009A16CE">
        <w:rPr>
          <w:rFonts w:ascii="Arial" w:hAnsi="Arial" w:cs="Arial"/>
          <w:lang w:eastAsia="ru-RU"/>
        </w:rPr>
        <w:t>капитализаци</w:t>
      </w:r>
      <w:r w:rsidR="00A23D16" w:rsidRPr="009A16CE">
        <w:rPr>
          <w:rFonts w:ascii="Arial" w:hAnsi="Arial" w:cs="Arial"/>
          <w:lang w:eastAsia="ru-RU"/>
        </w:rPr>
        <w:t>и</w:t>
      </w:r>
      <w:r w:rsidR="008B7B9D" w:rsidRPr="009A16CE">
        <w:rPr>
          <w:rFonts w:ascii="Arial" w:hAnsi="Arial" w:cs="Arial"/>
          <w:lang w:eastAsia="ru-RU"/>
        </w:rPr>
        <w:t xml:space="preserve"> в стоимости объектов строительства и реконструкции заработной платы, страховых взносов при выполнении работ по строительству новых объектов, реконструкции существующих объектов как </w:t>
      </w:r>
      <w:r w:rsidR="00DF5E56" w:rsidRPr="009A16CE">
        <w:rPr>
          <w:rFonts w:ascii="Arial" w:hAnsi="Arial" w:cs="Arial"/>
          <w:lang w:eastAsia="ru-RU"/>
        </w:rPr>
        <w:t>персонала,</w:t>
      </w:r>
      <w:r w:rsidR="008B7B9D" w:rsidRPr="009A16CE">
        <w:rPr>
          <w:rFonts w:ascii="Arial" w:hAnsi="Arial" w:cs="Arial"/>
          <w:lang w:eastAsia="ru-RU"/>
        </w:rPr>
        <w:t xml:space="preserve"> непосредственно занятого в строительстве, </w:t>
      </w:r>
      <w:r w:rsidR="008C6DEF" w:rsidRPr="009A16CE">
        <w:rPr>
          <w:rFonts w:ascii="Arial" w:hAnsi="Arial" w:cs="Arial"/>
          <w:lang w:eastAsia="ru-RU"/>
        </w:rPr>
        <w:t>реконструкции,</w:t>
      </w:r>
      <w:r w:rsidR="008B7B9D" w:rsidRPr="009A16CE">
        <w:rPr>
          <w:rFonts w:ascii="Arial" w:hAnsi="Arial" w:cs="Arial"/>
          <w:lang w:eastAsia="ru-RU"/>
        </w:rPr>
        <w:t xml:space="preserve"> выполняемой собственными силами, </w:t>
      </w:r>
      <w:r w:rsidR="006F7996" w:rsidRPr="009A16CE">
        <w:rPr>
          <w:rFonts w:ascii="Arial" w:hAnsi="Arial" w:cs="Arial"/>
          <w:lang w:eastAsia="ru-RU"/>
        </w:rPr>
        <w:t>так и управленческого персонала;</w:t>
      </w:r>
    </w:p>
    <w:p w14:paraId="31F2A31A" w14:textId="77777777" w:rsidR="0020304E" w:rsidRPr="009A16CE" w:rsidRDefault="00D11A17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20304E" w:rsidRPr="009A16CE">
        <w:rPr>
          <w:rFonts w:ascii="Arial" w:hAnsi="Arial" w:cs="Arial"/>
          <w:lang w:eastAsia="ru-RU"/>
        </w:rPr>
        <w:t xml:space="preserve">учет незавершенного строительства (строительства новых объектов основных средств, реконструкции, модернизации) в </w:t>
      </w:r>
      <w:r w:rsidR="00E62CDC" w:rsidRPr="009A16CE">
        <w:rPr>
          <w:rFonts w:ascii="Arial" w:hAnsi="Arial" w:cs="Arial"/>
          <w:lang w:eastAsia="ru-RU"/>
        </w:rPr>
        <w:t>разрезе мероприятий</w:t>
      </w:r>
      <w:r w:rsidR="0020304E" w:rsidRPr="009A16CE">
        <w:rPr>
          <w:rFonts w:ascii="Arial" w:hAnsi="Arial" w:cs="Arial"/>
          <w:lang w:eastAsia="ru-RU"/>
        </w:rPr>
        <w:t xml:space="preserve"> Инвестиционных и иных программ, а также в разрезе источников </w:t>
      </w:r>
      <w:r w:rsidR="006525DA" w:rsidRPr="009A16CE">
        <w:rPr>
          <w:rFonts w:ascii="Arial" w:hAnsi="Arial" w:cs="Arial"/>
          <w:lang w:eastAsia="ru-RU"/>
        </w:rPr>
        <w:t>финансирования;</w:t>
      </w:r>
    </w:p>
    <w:p w14:paraId="4467E234" w14:textId="77777777" w:rsidR="00232AE1" w:rsidRPr="009A16CE" w:rsidRDefault="00D11A17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20304E" w:rsidRPr="009A16CE">
        <w:rPr>
          <w:rFonts w:ascii="Arial" w:hAnsi="Arial" w:cs="Arial"/>
          <w:lang w:eastAsia="ru-RU"/>
        </w:rPr>
        <w:t>учет основных средств с применением аналитик по источникам финансирования, за счет которых основное средств</w:t>
      </w:r>
      <w:r w:rsidR="00232AE1" w:rsidRPr="009A16CE">
        <w:rPr>
          <w:rFonts w:ascii="Arial" w:hAnsi="Arial" w:cs="Arial"/>
          <w:lang w:eastAsia="ru-RU"/>
        </w:rPr>
        <w:t xml:space="preserve">о строилось, реконструировалось, и видов владения основных средств, определяемых исходя из возникающих прав собственности на </w:t>
      </w:r>
      <w:r w:rsidR="00232AE1" w:rsidRPr="009A16CE">
        <w:rPr>
          <w:rFonts w:ascii="Arial" w:hAnsi="Arial" w:cs="Arial"/>
          <w:lang w:eastAsia="ru-RU"/>
        </w:rPr>
        <w:lastRenderedPageBreak/>
        <w:t xml:space="preserve">объекты у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6C438B" w:rsidRPr="009A16CE">
        <w:rPr>
          <w:rFonts w:ascii="Arial" w:hAnsi="Arial" w:cs="Arial"/>
          <w:lang w:eastAsia="ru-RU"/>
        </w:rPr>
        <w:t>а/Концедента/Арендодателя, начисление амортизации основных средств в разрезе видов деятельности;</w:t>
      </w:r>
    </w:p>
    <w:p w14:paraId="605DC2D9" w14:textId="77777777" w:rsidR="00EB53AE" w:rsidRPr="009A16CE" w:rsidRDefault="00EB53AE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аренды имущества и ее корректировки по условиям договоров, в том числе в качестве прав пользования активами (далее</w:t>
      </w:r>
      <w:r w:rsidR="006F7996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- П</w:t>
      </w:r>
      <w:r w:rsidR="006F7996" w:rsidRPr="009A16CE">
        <w:rPr>
          <w:rFonts w:ascii="Arial" w:hAnsi="Arial" w:cs="Arial"/>
          <w:lang w:eastAsia="ru-RU"/>
        </w:rPr>
        <w:t>ПА), начисление амортизации ППА;</w:t>
      </w:r>
    </w:p>
    <w:p w14:paraId="0808F67F" w14:textId="77777777" w:rsidR="0020304E" w:rsidRPr="009A16CE" w:rsidRDefault="0020304E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сверку расчетов с муниципалитетами </w:t>
      </w:r>
      <w:r w:rsidR="006F7996" w:rsidRPr="009A16CE">
        <w:rPr>
          <w:rFonts w:ascii="Arial" w:hAnsi="Arial" w:cs="Arial"/>
          <w:lang w:eastAsia="ru-RU"/>
        </w:rPr>
        <w:t>по договорам аренды, сервитутов;</w:t>
      </w:r>
    </w:p>
    <w:p w14:paraId="5AE51CAF" w14:textId="77777777" w:rsidR="00984107" w:rsidRPr="009A16CE" w:rsidRDefault="00D11A17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</w:t>
      </w:r>
      <w:r w:rsidR="00984107" w:rsidRPr="009A16CE">
        <w:rPr>
          <w:rFonts w:ascii="Arial" w:hAnsi="Arial" w:cs="Arial"/>
          <w:lang w:eastAsia="ru-RU"/>
        </w:rPr>
        <w:t xml:space="preserve"> корректировку первоначальной стоимости основных средств в связи с ее пересмотром по итогам проверки отчетных документов контролирующими органами с дальнейшим перерасчетом амортизации; </w:t>
      </w:r>
    </w:p>
    <w:p w14:paraId="228A4868" w14:textId="77777777" w:rsidR="006844D9" w:rsidRPr="009A16CE" w:rsidRDefault="006844D9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2 раза в год карточки учета основных средств на все амортизируемые основные средства для предоставления в органы регулирования тарифов;</w:t>
      </w:r>
    </w:p>
    <w:p w14:paraId="2E0887A9" w14:textId="77777777" w:rsidR="006844D9" w:rsidRPr="009A16CE" w:rsidRDefault="006844D9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обучение сотрудников </w:t>
      </w:r>
      <w:r w:rsidR="00C42D12" w:rsidRPr="009A16CE">
        <w:rPr>
          <w:rFonts w:ascii="Arial" w:hAnsi="Arial" w:cs="Arial"/>
          <w:lang w:eastAsia="ru-RU"/>
        </w:rPr>
        <w:t>Заказчика</w:t>
      </w:r>
      <w:r w:rsidRPr="009A16CE">
        <w:rPr>
          <w:rFonts w:ascii="Arial" w:hAnsi="Arial" w:cs="Arial"/>
          <w:lang w:eastAsia="ru-RU"/>
        </w:rPr>
        <w:t xml:space="preserve"> совместно с ИТ-специалистами изменениям, осуществленным в программных продуктах</w:t>
      </w:r>
      <w:r w:rsidR="006E06B9" w:rsidRPr="009A16CE">
        <w:rPr>
          <w:rFonts w:ascii="Arial" w:hAnsi="Arial" w:cs="Arial"/>
          <w:lang w:eastAsia="ru-RU"/>
        </w:rPr>
        <w:t>;</w:t>
      </w:r>
    </w:p>
    <w:p w14:paraId="18493BFC" w14:textId="77777777" w:rsidR="006E06B9" w:rsidRPr="009A16CE" w:rsidRDefault="006E06B9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отчетные формы для составления МСФО отчетности;</w:t>
      </w:r>
    </w:p>
    <w:p w14:paraId="4C8EE101" w14:textId="77777777" w:rsidR="00047870" w:rsidRPr="009A16CE" w:rsidRDefault="00047870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контрольные процедуры согласно списку контрольных процедур по </w:t>
      </w:r>
      <w:r w:rsidR="00957462" w:rsidRPr="009A16CE">
        <w:rPr>
          <w:rFonts w:ascii="Arial" w:hAnsi="Arial" w:cs="Arial"/>
          <w:lang w:eastAsia="ru-RU"/>
        </w:rPr>
        <w:t>участкам учета</w:t>
      </w:r>
    </w:p>
    <w:p w14:paraId="205AAE85" w14:textId="77777777" w:rsidR="00174B3E" w:rsidRPr="009A16CE" w:rsidRDefault="00D11A17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ежемесячную корректировку</w:t>
      </w:r>
      <w:r w:rsidR="00174B3E" w:rsidRPr="009A16CE">
        <w:rPr>
          <w:rFonts w:ascii="Arial" w:hAnsi="Arial" w:cs="Arial"/>
          <w:lang w:eastAsia="ru-RU"/>
        </w:rPr>
        <w:t xml:space="preserve"> регистров по видам взаиморасчетов с контрагентами и документам расчетов при проведении контрольных процедур при закрытии отчетного периода;</w:t>
      </w:r>
    </w:p>
    <w:p w14:paraId="51E5DEE9" w14:textId="77777777" w:rsidR="00174B3E" w:rsidRPr="009A16CE" w:rsidRDefault="00D11A17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</w:t>
      </w:r>
      <w:r w:rsidR="00174B3E" w:rsidRPr="009A16CE">
        <w:rPr>
          <w:rFonts w:ascii="Arial" w:hAnsi="Arial" w:cs="Arial"/>
          <w:lang w:eastAsia="ru-RU"/>
        </w:rPr>
        <w:t>отражение каждой хозяйственной операции в соответствии с ПБУ 18/02 «Учет</w:t>
      </w:r>
      <w:r w:rsidR="003C78F6" w:rsidRPr="009A16CE">
        <w:rPr>
          <w:rFonts w:ascii="Arial" w:hAnsi="Arial" w:cs="Arial"/>
          <w:lang w:eastAsia="ru-RU"/>
        </w:rPr>
        <w:t xml:space="preserve"> расчетов по налогу на прибыль»</w:t>
      </w:r>
      <w:r w:rsidR="006F7996" w:rsidRPr="009A16CE">
        <w:rPr>
          <w:rFonts w:ascii="Arial" w:hAnsi="Arial" w:cs="Arial"/>
          <w:lang w:eastAsia="ru-RU"/>
        </w:rPr>
        <w:t>;</w:t>
      </w:r>
    </w:p>
    <w:p w14:paraId="7AA56C21" w14:textId="77777777" w:rsidR="005E4A89" w:rsidRPr="009A16CE" w:rsidRDefault="003E75E8" w:rsidP="00883AC2">
      <w:pPr>
        <w:pStyle w:val="NormalRFP"/>
        <w:numPr>
          <w:ilvl w:val="0"/>
          <w:numId w:val="3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разрабатывать/актуализировать регламенты (положения) по порядку</w:t>
      </w:r>
      <w:r w:rsidR="005E4A89" w:rsidRPr="009A16CE">
        <w:rPr>
          <w:rFonts w:ascii="Arial" w:hAnsi="Arial" w:cs="Arial"/>
          <w:lang w:eastAsia="ru-RU"/>
        </w:rPr>
        <w:t>, от</w:t>
      </w:r>
      <w:r w:rsidR="006F7996" w:rsidRPr="009A16CE">
        <w:rPr>
          <w:rFonts w:ascii="Arial" w:hAnsi="Arial" w:cs="Arial"/>
          <w:lang w:eastAsia="ru-RU"/>
        </w:rPr>
        <w:t>носящемуся к настоящему разделу.</w:t>
      </w:r>
    </w:p>
    <w:p w14:paraId="373225E0" w14:textId="77777777" w:rsidR="0049709E" w:rsidRPr="009A16CE" w:rsidRDefault="0049709E" w:rsidP="00E037DB">
      <w:pPr>
        <w:pStyle w:val="a3"/>
        <w:spacing w:before="120" w:line="240" w:lineRule="auto"/>
        <w:jc w:val="both"/>
        <w:rPr>
          <w:rFonts w:ascii="Arial" w:hAnsi="Arial" w:cs="Arial"/>
          <w:lang w:eastAsia="ru-RU"/>
        </w:rPr>
      </w:pPr>
    </w:p>
    <w:p w14:paraId="19E3CDD5" w14:textId="2566BF55" w:rsidR="002F5C26" w:rsidRPr="009A16CE" w:rsidRDefault="002F5C26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Учет товарно-материальных ценностей</w:t>
      </w:r>
    </w:p>
    <w:p w14:paraId="535C147B" w14:textId="77777777" w:rsidR="002F5C26" w:rsidRPr="009A16CE" w:rsidRDefault="002F5C26" w:rsidP="00883AC2">
      <w:pPr>
        <w:pStyle w:val="NormalRFP"/>
        <w:keepNext/>
        <w:numPr>
          <w:ilvl w:val="0"/>
          <w:numId w:val="14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0E8AA40E" w14:textId="77777777" w:rsidR="00FB7501" w:rsidRPr="009A16CE" w:rsidRDefault="00FB7501" w:rsidP="00883AC2">
      <w:pPr>
        <w:pStyle w:val="NormalRFP"/>
        <w:keepNext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приобретения ТМЦ и ГСМ</w:t>
      </w:r>
      <w:r w:rsidR="000913B3" w:rsidRPr="009A16CE">
        <w:rPr>
          <w:rFonts w:ascii="Arial" w:hAnsi="Arial" w:cs="Arial"/>
          <w:lang w:eastAsia="ru-RU"/>
        </w:rPr>
        <w:t xml:space="preserve"> (в части отражения топливных смарт-карт на </w:t>
      </w:r>
      <w:proofErr w:type="spellStart"/>
      <w:r w:rsidR="000913B3" w:rsidRPr="009A16CE">
        <w:rPr>
          <w:rFonts w:ascii="Arial" w:hAnsi="Arial" w:cs="Arial"/>
          <w:lang w:eastAsia="ru-RU"/>
        </w:rPr>
        <w:t>забалансе</w:t>
      </w:r>
      <w:proofErr w:type="spellEnd"/>
      <w:r w:rsidR="000913B3" w:rsidRPr="009A16CE">
        <w:rPr>
          <w:rFonts w:ascii="Arial" w:hAnsi="Arial" w:cs="Arial"/>
          <w:lang w:eastAsia="ru-RU"/>
        </w:rPr>
        <w:t>)</w:t>
      </w:r>
    </w:p>
    <w:p w14:paraId="77C459BD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перемещения ТМЦ</w:t>
      </w:r>
    </w:p>
    <w:p w14:paraId="42B3B1C1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выбытия и списания ТМЦ</w:t>
      </w:r>
    </w:p>
    <w:p w14:paraId="02B709F7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списания ГСМ</w:t>
      </w:r>
    </w:p>
    <w:p w14:paraId="4305FBD5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выдачи сотрудникам ТМЦ (спецодежда, инвентарь)</w:t>
      </w:r>
    </w:p>
    <w:p w14:paraId="579AEF93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использования давальческих материалов</w:t>
      </w:r>
    </w:p>
    <w:p w14:paraId="6DE5B909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выпуска готовой продукции</w:t>
      </w:r>
      <w:r w:rsidR="000913B3" w:rsidRPr="009A16CE">
        <w:rPr>
          <w:rFonts w:ascii="Arial" w:hAnsi="Arial" w:cs="Arial"/>
          <w:lang w:eastAsia="ru-RU"/>
        </w:rPr>
        <w:t xml:space="preserve"> (в части подготовки справки «Затраты на выпуск»)</w:t>
      </w:r>
    </w:p>
    <w:p w14:paraId="20F877EC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дополнительных расходов по агентскому договору</w:t>
      </w:r>
    </w:p>
    <w:p w14:paraId="771D50B4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возвратов закупки</w:t>
      </w:r>
    </w:p>
    <w:p w14:paraId="3AADFD88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непроизводственных ТМЦ (прочее, товары)</w:t>
      </w:r>
    </w:p>
    <w:p w14:paraId="3FE412DD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производственных ТМЦ (спецодежда)</w:t>
      </w:r>
      <w:r w:rsidR="000913B3" w:rsidRPr="009A16CE">
        <w:rPr>
          <w:rFonts w:ascii="Arial" w:hAnsi="Arial" w:cs="Arial"/>
          <w:lang w:eastAsia="ru-RU"/>
        </w:rPr>
        <w:t xml:space="preserve"> (в части проверки первичных документов)</w:t>
      </w:r>
    </w:p>
    <w:p w14:paraId="2BB47490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непроизводственных ТМЦ (трудовые книжки)</w:t>
      </w:r>
    </w:p>
    <w:p w14:paraId="44E88EB4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0913B3" w:rsidRPr="009A16CE">
        <w:rPr>
          <w:rFonts w:ascii="Arial" w:hAnsi="Arial" w:cs="Arial"/>
          <w:lang w:eastAsia="ru-RU"/>
        </w:rPr>
        <w:t xml:space="preserve"> (в части списаний товаров, работ, услуг на непроизводственные нужды и списания ТМЦ на безвозмездную передачу)</w:t>
      </w:r>
    </w:p>
    <w:p w14:paraId="28B779CA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резерва под обесценение стоимости ТМЦ</w:t>
      </w:r>
    </w:p>
    <w:p w14:paraId="21C81187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Инвентаризация ТМЦ</w:t>
      </w:r>
    </w:p>
    <w:p w14:paraId="1355250A" w14:textId="77777777" w:rsidR="006E06D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Смена материально-ответственного лица</w:t>
      </w:r>
    </w:p>
    <w:p w14:paraId="447A9E90" w14:textId="77777777" w:rsidR="00DF4351" w:rsidRPr="009A16CE" w:rsidRDefault="006E06D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ТМЦ</w:t>
      </w:r>
    </w:p>
    <w:p w14:paraId="423E776B" w14:textId="52973E35" w:rsidR="00946A36" w:rsidRPr="009A16CE" w:rsidRDefault="00DF4351" w:rsidP="00883AC2">
      <w:pPr>
        <w:pStyle w:val="NormalRFP"/>
        <w:numPr>
          <w:ilvl w:val="0"/>
          <w:numId w:val="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0913B3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41D176F3" w14:textId="498E69CC" w:rsidR="002F5C26" w:rsidRPr="009A16CE" w:rsidRDefault="002F5C26" w:rsidP="00883AC2">
      <w:pPr>
        <w:pStyle w:val="NormalRFP"/>
        <w:numPr>
          <w:ilvl w:val="0"/>
          <w:numId w:val="14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1BCD2125" w14:textId="148C45D5" w:rsidR="00722532" w:rsidRPr="009A16CE" w:rsidRDefault="00E0798F" w:rsidP="00722532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3F2DE7" w:rsidRPr="009A16CE">
        <w:rPr>
          <w:rFonts w:ascii="Arial" w:hAnsi="Arial" w:cs="Arial"/>
        </w:rPr>
        <w:t xml:space="preserve">Водоканала </w:t>
      </w:r>
      <w:r w:rsidRPr="009A16CE">
        <w:rPr>
          <w:rFonts w:ascii="Arial" w:hAnsi="Arial" w:cs="Arial"/>
        </w:rPr>
        <w:t xml:space="preserve">РВК, </w:t>
      </w:r>
      <w:r w:rsidR="00722532" w:rsidRPr="009A16CE">
        <w:rPr>
          <w:rFonts w:ascii="Arial" w:hAnsi="Arial" w:cs="Arial"/>
        </w:rPr>
        <w:t xml:space="preserve">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722532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277D4C41" w14:textId="77777777" w:rsidR="00507D42" w:rsidRPr="009A16CE" w:rsidRDefault="00507D42" w:rsidP="00883AC2">
      <w:pPr>
        <w:pStyle w:val="NormalRFP"/>
        <w:numPr>
          <w:ilvl w:val="0"/>
          <w:numId w:val="3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учет списания и ввода в эксплуатацию ТМЦ в разрезе видов деятельности, источников финансирования, проектов в рамках реализации производственных и иных программ; </w:t>
      </w:r>
    </w:p>
    <w:p w14:paraId="0CE31BDA" w14:textId="77777777" w:rsidR="00430CA4" w:rsidRPr="009A16CE" w:rsidRDefault="00430CA4" w:rsidP="00883AC2">
      <w:pPr>
        <w:pStyle w:val="NormalRFP"/>
        <w:numPr>
          <w:ilvl w:val="0"/>
          <w:numId w:val="3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корректировок поступления и движения ТМЦ при изменении источников финансирования, проектов;</w:t>
      </w:r>
    </w:p>
    <w:p w14:paraId="7FB0438C" w14:textId="77777777" w:rsidR="00430CA4" w:rsidRPr="009A16CE" w:rsidRDefault="00430CA4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ежемесячно формировать отчет по фактическим поставкам ТМЦ, </w:t>
      </w:r>
      <w:r w:rsidR="006525DA" w:rsidRPr="009A16CE">
        <w:rPr>
          <w:rFonts w:ascii="Arial" w:hAnsi="Arial" w:cs="Arial"/>
          <w:lang w:eastAsia="ru-RU"/>
        </w:rPr>
        <w:t>по договорам,</w:t>
      </w:r>
      <w:r w:rsidR="0061635B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заключенным в рамках агентских отношений</w:t>
      </w:r>
      <w:r w:rsidR="006F34E2" w:rsidRPr="009A16CE">
        <w:rPr>
          <w:rFonts w:ascii="Arial" w:hAnsi="Arial" w:cs="Arial"/>
          <w:lang w:eastAsia="ru-RU"/>
        </w:rPr>
        <w:t xml:space="preserve"> (включая двойную ручную построчную проверку </w:t>
      </w:r>
      <w:r w:rsidR="00CD7E6A" w:rsidRPr="009A16CE">
        <w:rPr>
          <w:rFonts w:ascii="Arial" w:hAnsi="Arial" w:cs="Arial"/>
          <w:lang w:eastAsia="ru-RU"/>
        </w:rPr>
        <w:t xml:space="preserve">данных учетной системы с </w:t>
      </w:r>
      <w:r w:rsidR="006F34E2" w:rsidRPr="009A16CE">
        <w:rPr>
          <w:rFonts w:ascii="Arial" w:hAnsi="Arial" w:cs="Arial"/>
          <w:lang w:eastAsia="ru-RU"/>
        </w:rPr>
        <w:t>информации в реестре агентских договоров</w:t>
      </w:r>
      <w:r w:rsidR="00CD7E6A" w:rsidRPr="009A16CE">
        <w:rPr>
          <w:rFonts w:ascii="Arial" w:hAnsi="Arial" w:cs="Arial"/>
          <w:lang w:eastAsia="ru-RU"/>
        </w:rPr>
        <w:t xml:space="preserve"> и с подписанным отчетом агента</w:t>
      </w:r>
      <w:r w:rsidR="006F34E2" w:rsidRPr="009A16CE">
        <w:rPr>
          <w:rFonts w:ascii="Arial" w:hAnsi="Arial" w:cs="Arial"/>
          <w:lang w:eastAsia="ru-RU"/>
        </w:rPr>
        <w:t xml:space="preserve">, </w:t>
      </w:r>
      <w:r w:rsidR="00CD7E6A" w:rsidRPr="009A16CE">
        <w:rPr>
          <w:rFonts w:ascii="Arial" w:hAnsi="Arial" w:cs="Arial"/>
          <w:lang w:eastAsia="ru-RU"/>
        </w:rPr>
        <w:t>ручное заполнение данных об источнике финансирования на основе реестра агентских договоров</w:t>
      </w:r>
      <w:r w:rsidR="006F34E2" w:rsidRPr="009A16CE">
        <w:rPr>
          <w:rFonts w:ascii="Arial" w:hAnsi="Arial" w:cs="Arial"/>
          <w:lang w:eastAsia="ru-RU"/>
        </w:rPr>
        <w:t xml:space="preserve">, привязку счетов-фактур к </w:t>
      </w:r>
      <w:r w:rsidR="00CD7E6A" w:rsidRPr="009A16CE">
        <w:rPr>
          <w:rFonts w:ascii="Arial" w:hAnsi="Arial" w:cs="Arial"/>
          <w:lang w:eastAsia="ru-RU"/>
        </w:rPr>
        <w:t xml:space="preserve">документам по </w:t>
      </w:r>
      <w:r w:rsidR="006F34E2" w:rsidRPr="009A16CE">
        <w:rPr>
          <w:rFonts w:ascii="Arial" w:hAnsi="Arial" w:cs="Arial"/>
          <w:lang w:eastAsia="ru-RU"/>
        </w:rPr>
        <w:t>дополнительным расходам</w:t>
      </w:r>
      <w:r w:rsidR="00CD7E6A" w:rsidRPr="009A16CE">
        <w:rPr>
          <w:rFonts w:ascii="Arial" w:hAnsi="Arial" w:cs="Arial"/>
          <w:lang w:eastAsia="ru-RU"/>
        </w:rPr>
        <w:t xml:space="preserve"> в учетной системе</w:t>
      </w:r>
      <w:r w:rsidR="006F34E2" w:rsidRPr="009A16CE">
        <w:rPr>
          <w:rFonts w:ascii="Arial" w:hAnsi="Arial" w:cs="Arial"/>
          <w:lang w:eastAsia="ru-RU"/>
        </w:rPr>
        <w:t>, контроль за получением оригинал</w:t>
      </w:r>
      <w:r w:rsidR="00A15287" w:rsidRPr="009A16CE">
        <w:rPr>
          <w:rFonts w:ascii="Arial" w:hAnsi="Arial" w:cs="Arial"/>
          <w:lang w:eastAsia="ru-RU"/>
        </w:rPr>
        <w:t>ов</w:t>
      </w:r>
      <w:r w:rsidR="006F34E2" w:rsidRPr="009A16CE">
        <w:rPr>
          <w:rFonts w:ascii="Arial" w:hAnsi="Arial" w:cs="Arial"/>
          <w:lang w:eastAsia="ru-RU"/>
        </w:rPr>
        <w:t xml:space="preserve"> подписанных документов)</w:t>
      </w:r>
      <w:r w:rsidRPr="009A16CE">
        <w:rPr>
          <w:rFonts w:ascii="Arial" w:hAnsi="Arial" w:cs="Arial"/>
          <w:lang w:eastAsia="ru-RU"/>
        </w:rPr>
        <w:t>;</w:t>
      </w:r>
    </w:p>
    <w:p w14:paraId="281C4B65" w14:textId="77777777" w:rsidR="00940811" w:rsidRPr="009A16CE" w:rsidRDefault="00430CA4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</w:t>
      </w:r>
      <w:r w:rsidRPr="009A16CE" w:rsidDel="00722532">
        <w:rPr>
          <w:rFonts w:ascii="Arial" w:hAnsi="Arial" w:cs="Arial"/>
          <w:lang w:eastAsia="ru-RU"/>
        </w:rPr>
        <w:t xml:space="preserve"> </w:t>
      </w:r>
      <w:r w:rsidR="00940811" w:rsidRPr="009A16CE">
        <w:rPr>
          <w:rFonts w:ascii="Arial" w:hAnsi="Arial" w:cs="Arial"/>
          <w:lang w:eastAsia="ru-RU"/>
        </w:rPr>
        <w:t>учет дополнительных затрат на приобретение ТМЦ, в том числе агентского вознаграждения по агентским договорам</w:t>
      </w:r>
      <w:r w:rsidRPr="009A16CE">
        <w:rPr>
          <w:rFonts w:ascii="Arial" w:hAnsi="Arial" w:cs="Arial"/>
          <w:lang w:eastAsia="ru-RU"/>
        </w:rPr>
        <w:t>;</w:t>
      </w:r>
    </w:p>
    <w:p w14:paraId="60852D24" w14:textId="77777777" w:rsidR="00430CA4" w:rsidRPr="009A16CE" w:rsidRDefault="00D11A17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940811" w:rsidRPr="009A16CE">
        <w:rPr>
          <w:rFonts w:ascii="Arial" w:hAnsi="Arial" w:cs="Arial"/>
          <w:lang w:eastAsia="ru-RU"/>
        </w:rPr>
        <w:t>учет использования давальческих материалов по договорам на выполнение подрядных работ на проведение реконструкции, строительства, капитального ремонта</w:t>
      </w:r>
      <w:r w:rsidR="00430CA4" w:rsidRPr="009A16CE">
        <w:rPr>
          <w:rFonts w:ascii="Arial" w:hAnsi="Arial" w:cs="Arial"/>
          <w:lang w:eastAsia="ru-RU"/>
        </w:rPr>
        <w:t>;</w:t>
      </w:r>
    </w:p>
    <w:p w14:paraId="7021BAE8" w14:textId="77777777" w:rsidR="0061635B" w:rsidRPr="009A16CE" w:rsidRDefault="0061635B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отчетные формы для составления МСФО отчетности;</w:t>
      </w:r>
    </w:p>
    <w:p w14:paraId="590C47A6" w14:textId="77777777" w:rsidR="0061635B" w:rsidRPr="009A16CE" w:rsidRDefault="00430CA4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резервы под обесценение ТМЦ</w:t>
      </w:r>
      <w:r w:rsidR="006F7996" w:rsidRPr="009A16CE">
        <w:rPr>
          <w:rFonts w:ascii="Arial" w:hAnsi="Arial" w:cs="Arial"/>
          <w:lang w:eastAsia="ru-RU"/>
        </w:rPr>
        <w:t>;</w:t>
      </w:r>
    </w:p>
    <w:p w14:paraId="47257E66" w14:textId="77777777" w:rsidR="0061635B" w:rsidRPr="009A16CE" w:rsidRDefault="0061635B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обучение сотрудников </w:t>
      </w:r>
      <w:r w:rsidR="00C42D12" w:rsidRPr="009A16CE">
        <w:rPr>
          <w:rFonts w:ascii="Arial" w:hAnsi="Arial" w:cs="Arial"/>
          <w:lang w:eastAsia="ru-RU"/>
        </w:rPr>
        <w:t>Заказчика</w:t>
      </w:r>
      <w:r w:rsidRPr="009A16CE">
        <w:rPr>
          <w:rFonts w:ascii="Arial" w:hAnsi="Arial" w:cs="Arial"/>
          <w:lang w:eastAsia="ru-RU"/>
        </w:rPr>
        <w:t xml:space="preserve"> совместно с ИТ-специалистами изменениям, осуществленным в программных</w:t>
      </w:r>
      <w:r w:rsidR="006F7996" w:rsidRPr="009A16CE">
        <w:rPr>
          <w:rFonts w:ascii="Arial" w:hAnsi="Arial" w:cs="Arial"/>
          <w:lang w:eastAsia="ru-RU"/>
        </w:rPr>
        <w:t xml:space="preserve"> продуктах в части работы с ТМЦ;</w:t>
      </w:r>
    </w:p>
    <w:p w14:paraId="046EF9C2" w14:textId="77777777" w:rsidR="0061635B" w:rsidRPr="009A16CE" w:rsidRDefault="00D11A17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</w:t>
      </w:r>
      <w:r w:rsidR="0061635B" w:rsidRPr="009A16CE">
        <w:rPr>
          <w:rFonts w:ascii="Arial" w:hAnsi="Arial" w:cs="Arial"/>
          <w:lang w:eastAsia="ru-RU"/>
        </w:rPr>
        <w:t>еж</w:t>
      </w:r>
      <w:r w:rsidRPr="009A16CE">
        <w:rPr>
          <w:rFonts w:ascii="Arial" w:hAnsi="Arial" w:cs="Arial"/>
          <w:lang w:eastAsia="ru-RU"/>
        </w:rPr>
        <w:t>емесячную</w:t>
      </w:r>
      <w:r w:rsidR="0061635B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корректировку</w:t>
      </w:r>
      <w:r w:rsidR="00E62CDC" w:rsidRPr="009A16CE">
        <w:rPr>
          <w:rFonts w:ascii="Arial" w:hAnsi="Arial" w:cs="Arial"/>
          <w:lang w:eastAsia="ru-RU"/>
        </w:rPr>
        <w:t xml:space="preserve"> регистров</w:t>
      </w:r>
      <w:r w:rsidR="0061635B" w:rsidRPr="009A16CE">
        <w:rPr>
          <w:rFonts w:ascii="Arial" w:hAnsi="Arial" w:cs="Arial"/>
          <w:lang w:eastAsia="ru-RU"/>
        </w:rPr>
        <w:t xml:space="preserve"> накопления по учету ТМЦ при проведении контрольных процедур при закрытии отчетного периода;</w:t>
      </w:r>
    </w:p>
    <w:p w14:paraId="30702DC4" w14:textId="77777777" w:rsidR="00047870" w:rsidRPr="009A16CE" w:rsidRDefault="00047870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участку учета</w:t>
      </w:r>
    </w:p>
    <w:p w14:paraId="5A988B13" w14:textId="77777777" w:rsidR="009F1E98" w:rsidRPr="009A16CE" w:rsidRDefault="00D11A17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ежемесячную корректировку</w:t>
      </w:r>
      <w:r w:rsidR="0061635B" w:rsidRPr="009A16CE">
        <w:rPr>
          <w:rFonts w:ascii="Arial" w:hAnsi="Arial" w:cs="Arial"/>
          <w:lang w:eastAsia="ru-RU"/>
        </w:rPr>
        <w:t xml:space="preserve"> регистров по видам взаиморасчетов </w:t>
      </w:r>
      <w:r w:rsidR="00507D42" w:rsidRPr="009A16CE">
        <w:rPr>
          <w:rFonts w:ascii="Arial" w:hAnsi="Arial" w:cs="Arial"/>
          <w:lang w:eastAsia="ru-RU"/>
        </w:rPr>
        <w:t>с контрагентами и документам расчетов при проведении контрольных процедур при закрытии отчетного периода</w:t>
      </w:r>
      <w:r w:rsidR="009F1E98" w:rsidRPr="009A16CE">
        <w:rPr>
          <w:rFonts w:ascii="Arial" w:hAnsi="Arial" w:cs="Arial"/>
          <w:lang w:eastAsia="ru-RU"/>
        </w:rPr>
        <w:t>;</w:t>
      </w:r>
    </w:p>
    <w:p w14:paraId="291C2DB2" w14:textId="77777777" w:rsidR="005E4A89" w:rsidRPr="009A16CE" w:rsidRDefault="00D11A17" w:rsidP="00883AC2">
      <w:pPr>
        <w:pStyle w:val="NormalRFP"/>
        <w:numPr>
          <w:ilvl w:val="0"/>
          <w:numId w:val="12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</w:t>
      </w:r>
      <w:r w:rsidR="00174B3E" w:rsidRPr="009A16CE">
        <w:rPr>
          <w:rFonts w:ascii="Arial" w:hAnsi="Arial" w:cs="Arial"/>
          <w:lang w:eastAsia="ru-RU"/>
        </w:rPr>
        <w:t>отражение каждой хозяйственной операции в соответствии с ПБУ 18/02 «Учет</w:t>
      </w:r>
      <w:r w:rsidR="006F7996" w:rsidRPr="009A16CE">
        <w:rPr>
          <w:rFonts w:ascii="Arial" w:hAnsi="Arial" w:cs="Arial"/>
          <w:lang w:eastAsia="ru-RU"/>
        </w:rPr>
        <w:t xml:space="preserve"> расчетов по налогу на прибыль»;</w:t>
      </w:r>
    </w:p>
    <w:p w14:paraId="3911DEAE" w14:textId="77777777" w:rsidR="00940811" w:rsidRPr="009A16CE" w:rsidRDefault="005E4A89" w:rsidP="00883AC2">
      <w:pPr>
        <w:pStyle w:val="NormalRFP"/>
        <w:numPr>
          <w:ilvl w:val="0"/>
          <w:numId w:val="12"/>
        </w:numPr>
        <w:ind w:left="357" w:hanging="357"/>
        <w:rPr>
          <w:rFonts w:ascii="Arial" w:eastAsia="Times New Roman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актуализировать регламенты (положения) по порядку учета, относящемуся к настоящему разделу</w:t>
      </w:r>
      <w:r w:rsidR="006F7996" w:rsidRPr="009A16CE">
        <w:rPr>
          <w:rFonts w:ascii="Arial" w:eastAsia="Times New Roman" w:hAnsi="Arial" w:cs="Arial"/>
          <w:lang w:eastAsia="ru-RU"/>
        </w:rPr>
        <w:t>.</w:t>
      </w:r>
    </w:p>
    <w:p w14:paraId="7D988AF4" w14:textId="77777777" w:rsidR="00222922" w:rsidRPr="009A16CE" w:rsidRDefault="00222922" w:rsidP="00946A36">
      <w:pPr>
        <w:pStyle w:val="a3"/>
        <w:spacing w:before="120" w:line="240" w:lineRule="auto"/>
        <w:ind w:left="357"/>
        <w:jc w:val="both"/>
        <w:rPr>
          <w:rFonts w:ascii="Arial" w:eastAsia="Times New Roman" w:hAnsi="Arial" w:cs="Arial"/>
          <w:lang w:eastAsia="ru-RU"/>
        </w:rPr>
      </w:pPr>
    </w:p>
    <w:p w14:paraId="6017B95C" w14:textId="77777777" w:rsidR="00EE31C6" w:rsidRPr="009A16CE" w:rsidRDefault="00EE31C6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Учет расчетов с поставщиками</w:t>
      </w:r>
    </w:p>
    <w:p w14:paraId="6F9CC159" w14:textId="025FAF0A" w:rsidR="00946A36" w:rsidRPr="009A16CE" w:rsidRDefault="00EE31C6" w:rsidP="00883AC2">
      <w:pPr>
        <w:pStyle w:val="NormalRFP"/>
        <w:numPr>
          <w:ilvl w:val="0"/>
          <w:numId w:val="5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8952CB2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Согласование заявок на расходование ДС и учет платежей</w:t>
      </w:r>
    </w:p>
    <w:p w14:paraId="3DE08F3E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Учет приобретения ОС</w:t>
      </w:r>
      <w:r w:rsidR="00B76B17" w:rsidRPr="009A16CE">
        <w:rPr>
          <w:rFonts w:ascii="Arial" w:hAnsi="Arial" w:cs="Arial"/>
          <w:lang w:eastAsia="ru-RU"/>
        </w:rPr>
        <w:t xml:space="preserve"> (в части документооборота, расчетов с поставщиком и отражения поступления ОС)</w:t>
      </w:r>
    </w:p>
    <w:p w14:paraId="6AE40A8C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лизинговых операций</w:t>
      </w:r>
      <w:r w:rsidR="00B76B17" w:rsidRPr="009A16CE">
        <w:rPr>
          <w:rFonts w:ascii="Arial" w:hAnsi="Arial" w:cs="Arial"/>
          <w:lang w:eastAsia="ru-RU"/>
        </w:rPr>
        <w:t xml:space="preserve"> (в части учета лизинговых платежей и учета ОС на балансе)</w:t>
      </w:r>
    </w:p>
    <w:p w14:paraId="49759292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приобретения ТМЦ и ГСМ</w:t>
      </w:r>
      <w:r w:rsidR="00B76B17" w:rsidRPr="009A16CE">
        <w:rPr>
          <w:rFonts w:ascii="Arial" w:hAnsi="Arial" w:cs="Arial"/>
          <w:lang w:eastAsia="ru-RU"/>
        </w:rPr>
        <w:t xml:space="preserve"> (в части документооборота и расчетов с поставщиком)</w:t>
      </w:r>
    </w:p>
    <w:p w14:paraId="3E84D2AA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приобретения услуг / работ /компенсация расходов</w:t>
      </w:r>
      <w:r w:rsidR="00B76B17" w:rsidRPr="009A16CE">
        <w:rPr>
          <w:rFonts w:ascii="Arial" w:hAnsi="Arial" w:cs="Arial"/>
          <w:lang w:eastAsia="ru-RU"/>
        </w:rPr>
        <w:t xml:space="preserve"> (в части документооборота и учета приобретения работ, услуг, компенсации)</w:t>
      </w:r>
    </w:p>
    <w:p w14:paraId="0892A59E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столовой</w:t>
      </w:r>
      <w:r w:rsidR="00B76B17" w:rsidRPr="009A16CE">
        <w:rPr>
          <w:rFonts w:ascii="Arial" w:hAnsi="Arial" w:cs="Arial"/>
          <w:lang w:eastAsia="ru-RU"/>
        </w:rPr>
        <w:t xml:space="preserve"> (в части документооборота и отражения в учете поступления продуктов питания на склад столовой)</w:t>
      </w:r>
    </w:p>
    <w:p w14:paraId="7CE85A6A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Проведение взаимозачетов с контрагентами</w:t>
      </w:r>
      <w:r w:rsidR="00B76B17" w:rsidRPr="009A16CE">
        <w:rPr>
          <w:rFonts w:ascii="Arial" w:hAnsi="Arial" w:cs="Arial"/>
          <w:lang w:eastAsia="ru-RU"/>
        </w:rPr>
        <w:t xml:space="preserve"> (в части работы с поставщиками)</w:t>
      </w:r>
    </w:p>
    <w:p w14:paraId="78E1814D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</w:t>
      </w:r>
      <w:proofErr w:type="spellStart"/>
      <w:r w:rsidRPr="009A16CE">
        <w:rPr>
          <w:rFonts w:ascii="Arial" w:hAnsi="Arial" w:cs="Arial"/>
          <w:lang w:eastAsia="ru-RU"/>
        </w:rPr>
        <w:t>неотфактурованных</w:t>
      </w:r>
      <w:proofErr w:type="spellEnd"/>
      <w:r w:rsidRPr="009A16CE">
        <w:rPr>
          <w:rFonts w:ascii="Arial" w:hAnsi="Arial" w:cs="Arial"/>
          <w:lang w:eastAsia="ru-RU"/>
        </w:rPr>
        <w:t xml:space="preserve"> поставок</w:t>
      </w:r>
      <w:r w:rsidR="00DD7A1C" w:rsidRPr="009A16CE">
        <w:rPr>
          <w:rFonts w:ascii="Arial" w:hAnsi="Arial" w:cs="Arial"/>
          <w:lang w:eastAsia="ru-RU"/>
        </w:rPr>
        <w:t xml:space="preserve"> (в т. ч. для отражения данных в бухгалтерском учете при отсутствии первичных документов)</w:t>
      </w:r>
    </w:p>
    <w:p w14:paraId="7E2A5D48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выпуска готовой продукции</w:t>
      </w:r>
      <w:r w:rsidR="00B76B17" w:rsidRPr="009A16CE">
        <w:rPr>
          <w:rFonts w:ascii="Arial" w:hAnsi="Arial" w:cs="Arial"/>
          <w:lang w:eastAsia="ru-RU"/>
        </w:rPr>
        <w:t xml:space="preserve"> (в части учета и сторнирования плановых документов по поступлению товаров и услуг)</w:t>
      </w:r>
    </w:p>
    <w:p w14:paraId="3A498C2B" w14:textId="5E43F96E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реализации по, договорам </w:t>
      </w:r>
      <w:r w:rsidR="003F2DE7" w:rsidRPr="009A16CE">
        <w:rPr>
          <w:rFonts w:ascii="Arial" w:hAnsi="Arial" w:cs="Arial"/>
          <w:lang w:eastAsia="ru-RU"/>
        </w:rPr>
        <w:t xml:space="preserve">ДСУ, </w:t>
      </w:r>
      <w:r w:rsidRPr="009A16CE">
        <w:rPr>
          <w:rFonts w:ascii="Arial" w:hAnsi="Arial" w:cs="Arial"/>
          <w:lang w:eastAsia="ru-RU"/>
        </w:rPr>
        <w:t>ИТ и прочей реализации в адрес компаний</w:t>
      </w:r>
      <w:r w:rsidR="00E136CA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РВК</w:t>
      </w:r>
    </w:p>
    <w:p w14:paraId="32930E96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доходов будущих периодов</w:t>
      </w:r>
    </w:p>
    <w:p w14:paraId="4EA3567A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B76B17" w:rsidRPr="009A16CE">
        <w:rPr>
          <w:rFonts w:ascii="Arial" w:hAnsi="Arial" w:cs="Arial"/>
          <w:lang w:eastAsia="ru-RU"/>
        </w:rPr>
        <w:t xml:space="preserve"> (в части НДС по операциям, относящимся к участку учета)</w:t>
      </w:r>
    </w:p>
    <w:p w14:paraId="6B3952D2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денежных документов</w:t>
      </w:r>
    </w:p>
    <w:p w14:paraId="112B2D97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Списание кредиторской и дебиторской задолженности</w:t>
      </w:r>
      <w:r w:rsidR="00B76B17" w:rsidRPr="009A16CE">
        <w:rPr>
          <w:rFonts w:ascii="Arial" w:hAnsi="Arial" w:cs="Arial"/>
          <w:lang w:eastAsia="ru-RU"/>
        </w:rPr>
        <w:t xml:space="preserve"> (в части работы с поставщиками)</w:t>
      </w:r>
    </w:p>
    <w:p w14:paraId="4080B187" w14:textId="36E5F33E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Сверка с контрагентами </w:t>
      </w:r>
      <w:r w:rsidR="008C6DEF" w:rsidRPr="009A16CE">
        <w:rPr>
          <w:rFonts w:ascii="Arial" w:hAnsi="Arial" w:cs="Arial"/>
          <w:lang w:eastAsia="ru-RU"/>
        </w:rPr>
        <w:t>за исключением договоров,</w:t>
      </w:r>
      <w:r w:rsidRPr="009A16CE">
        <w:rPr>
          <w:rFonts w:ascii="Arial" w:hAnsi="Arial" w:cs="Arial"/>
          <w:lang w:eastAsia="ru-RU"/>
        </w:rPr>
        <w:t xml:space="preserve"> сопровождаемых коммерческой дирекцией</w:t>
      </w:r>
      <w:r w:rsidR="006A5170" w:rsidRPr="009A16CE">
        <w:rPr>
          <w:rFonts w:ascii="Arial" w:hAnsi="Arial" w:cs="Arial"/>
          <w:lang w:eastAsia="ru-RU"/>
        </w:rPr>
        <w:t xml:space="preserve"> (в части работы с поставщиками)</w:t>
      </w:r>
    </w:p>
    <w:p w14:paraId="2427604F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РБП, в том числе приобретение</w:t>
      </w:r>
    </w:p>
    <w:p w14:paraId="15A68F7E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кредиторской и дебиторской задолженности</w:t>
      </w:r>
      <w:r w:rsidR="006A5170" w:rsidRPr="009A16CE">
        <w:rPr>
          <w:rFonts w:ascii="Arial" w:hAnsi="Arial" w:cs="Arial"/>
          <w:lang w:eastAsia="ru-RU"/>
        </w:rPr>
        <w:t xml:space="preserve"> (в части работы с поставщиками)</w:t>
      </w:r>
    </w:p>
    <w:p w14:paraId="31DB919E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штрафов, пени, неустоек</w:t>
      </w:r>
      <w:r w:rsidR="00410F9E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выставленных поставщикам</w:t>
      </w:r>
      <w:r w:rsidR="00410F9E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и страховых возмещений к получению</w:t>
      </w:r>
      <w:r w:rsidR="006A5170" w:rsidRPr="009A16CE">
        <w:rPr>
          <w:rFonts w:ascii="Arial" w:hAnsi="Arial" w:cs="Arial"/>
          <w:lang w:eastAsia="ru-RU"/>
        </w:rPr>
        <w:t xml:space="preserve"> (в части документооборота с поставщиками и отражения данных в учете)</w:t>
      </w:r>
    </w:p>
    <w:p w14:paraId="4F6E20C1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штрафов, пени, неустоек</w:t>
      </w:r>
      <w:r w:rsidR="00410F9E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выставленных третьими лицами в адрес Заказчика</w:t>
      </w:r>
      <w:r w:rsidR="006A5170" w:rsidRPr="009A16CE">
        <w:rPr>
          <w:rFonts w:ascii="Arial" w:hAnsi="Arial" w:cs="Arial"/>
          <w:lang w:eastAsia="ru-RU"/>
        </w:rPr>
        <w:t xml:space="preserve"> (в части документооборота с поставщиками и отражения данных в учете)</w:t>
      </w:r>
    </w:p>
    <w:p w14:paraId="4EEB7B75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Подача уточненных налоговых деклараций</w:t>
      </w:r>
      <w:r w:rsidR="006A5170" w:rsidRPr="009A16CE">
        <w:rPr>
          <w:rFonts w:ascii="Arial" w:hAnsi="Arial" w:cs="Arial"/>
          <w:lang w:eastAsia="ru-RU"/>
        </w:rPr>
        <w:t xml:space="preserve"> (в части корректировок учета и документов, кроме направления водоснабжения и водоотведения)</w:t>
      </w:r>
    </w:p>
    <w:p w14:paraId="3AEC0E32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 договоров с самозанятыми и порядок взаимодействия</w:t>
      </w:r>
      <w:r w:rsidR="006A5170" w:rsidRPr="009A16CE">
        <w:rPr>
          <w:rFonts w:ascii="Arial" w:hAnsi="Arial" w:cs="Arial"/>
          <w:lang w:eastAsia="ru-RU"/>
        </w:rPr>
        <w:t xml:space="preserve"> (в части запроса на предоставление чеков)</w:t>
      </w:r>
    </w:p>
    <w:p w14:paraId="0CE97413" w14:textId="77777777" w:rsidR="00596477" w:rsidRPr="009A16CE" w:rsidRDefault="00596477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возвратов и корректировок долга</w:t>
      </w:r>
      <w:r w:rsidR="006A5170" w:rsidRPr="009A16CE">
        <w:rPr>
          <w:rFonts w:ascii="Arial" w:hAnsi="Arial" w:cs="Arial"/>
          <w:lang w:eastAsia="ru-RU"/>
        </w:rPr>
        <w:t xml:space="preserve"> (в части расчетов с контрагентами-поставщиками)</w:t>
      </w:r>
    </w:p>
    <w:p w14:paraId="7316C38F" w14:textId="77777777" w:rsidR="00596477" w:rsidRPr="009A16CE" w:rsidRDefault="00596477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денежных средств (</w:t>
      </w:r>
      <w:proofErr w:type="spellStart"/>
      <w:r w:rsidRPr="009A16CE">
        <w:rPr>
          <w:rFonts w:ascii="Arial" w:hAnsi="Arial" w:cs="Arial"/>
          <w:lang w:eastAsia="ru-RU"/>
        </w:rPr>
        <w:t>квитование</w:t>
      </w:r>
      <w:proofErr w:type="spellEnd"/>
      <w:r w:rsidRPr="009A16CE">
        <w:rPr>
          <w:rFonts w:ascii="Arial" w:hAnsi="Arial" w:cs="Arial"/>
          <w:lang w:eastAsia="ru-RU"/>
        </w:rPr>
        <w:t xml:space="preserve"> полученных и выданных денежных средств)</w:t>
      </w:r>
      <w:r w:rsidR="006A5170" w:rsidRPr="009A16CE">
        <w:rPr>
          <w:rFonts w:ascii="Arial" w:hAnsi="Arial" w:cs="Arial"/>
          <w:lang w:eastAsia="ru-RU"/>
        </w:rPr>
        <w:t xml:space="preserve"> (в части расчетов с контрагент</w:t>
      </w:r>
      <w:r w:rsidR="001B4FD4" w:rsidRPr="009A16CE">
        <w:rPr>
          <w:rFonts w:ascii="Arial" w:hAnsi="Arial" w:cs="Arial"/>
          <w:lang w:eastAsia="ru-RU"/>
        </w:rPr>
        <w:t>а</w:t>
      </w:r>
      <w:r w:rsidR="006A5170" w:rsidRPr="009A16CE">
        <w:rPr>
          <w:rFonts w:ascii="Arial" w:hAnsi="Arial" w:cs="Arial"/>
          <w:lang w:eastAsia="ru-RU"/>
        </w:rPr>
        <w:t>ми-поставщиками)</w:t>
      </w:r>
    </w:p>
    <w:p w14:paraId="4B5929CD" w14:textId="4D0039F7" w:rsidR="00596477" w:rsidRPr="009A16CE" w:rsidRDefault="00596477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Учет корректировок по агентскому договору </w:t>
      </w:r>
      <w:r w:rsidR="006A5170" w:rsidRPr="009A16CE">
        <w:rPr>
          <w:rFonts w:ascii="Arial" w:hAnsi="Arial" w:cs="Arial"/>
          <w:lang w:eastAsia="ru-RU"/>
        </w:rPr>
        <w:t>(в части документооборота и корректировок в системе)</w:t>
      </w:r>
      <w:r w:rsidR="00E136CA" w:rsidRPr="009A16CE">
        <w:rPr>
          <w:rFonts w:ascii="Arial" w:hAnsi="Arial" w:cs="Arial"/>
          <w:lang w:eastAsia="ru-RU"/>
        </w:rPr>
        <w:t xml:space="preserve"> с компанией РВК</w:t>
      </w:r>
    </w:p>
    <w:p w14:paraId="36A58A32" w14:textId="77777777" w:rsidR="006E06D1" w:rsidRPr="009A16CE" w:rsidRDefault="006E06D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расчетов с поставщиками</w:t>
      </w:r>
    </w:p>
    <w:p w14:paraId="07B36926" w14:textId="77777777" w:rsidR="00DF4351" w:rsidRPr="009A16CE" w:rsidRDefault="00DF435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6A5170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08D58723" w14:textId="77777777" w:rsidR="00DF4351" w:rsidRPr="009A16CE" w:rsidRDefault="00DF435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отчетности об исполнении производственной программы</w:t>
      </w:r>
      <w:r w:rsidR="006A5170" w:rsidRPr="009A16CE">
        <w:rPr>
          <w:rFonts w:ascii="Arial" w:hAnsi="Arial" w:cs="Arial"/>
          <w:lang w:eastAsia="ru-RU"/>
        </w:rPr>
        <w:t xml:space="preserve"> (в части подготовки отчета «Анализ затрат по проектам» по участку учета)</w:t>
      </w:r>
    </w:p>
    <w:p w14:paraId="02AE0344" w14:textId="77777777" w:rsidR="00DF4351" w:rsidRPr="009A16CE" w:rsidRDefault="00DF435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Ведение справочников контрагентов и договоров</w:t>
      </w:r>
      <w:r w:rsidR="0016706B" w:rsidRPr="009A16CE">
        <w:rPr>
          <w:rFonts w:ascii="Arial" w:hAnsi="Arial" w:cs="Arial"/>
          <w:lang w:eastAsia="ru-RU"/>
        </w:rPr>
        <w:t xml:space="preserve"> (в части создания и ведения карточек поставщиков и договоров)</w:t>
      </w:r>
    </w:p>
    <w:p w14:paraId="68BFE7FF" w14:textId="7C770A12" w:rsidR="00DF4351" w:rsidRPr="009A16CE" w:rsidRDefault="00DF4351" w:rsidP="00883AC2">
      <w:pPr>
        <w:pStyle w:val="NormalRFP"/>
        <w:numPr>
          <w:ilvl w:val="0"/>
          <w:numId w:val="3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НСИ для</w:t>
      </w:r>
      <w:r w:rsidR="00F720C5" w:rsidRPr="009A16CE">
        <w:rPr>
          <w:rFonts w:ascii="Arial" w:hAnsi="Arial" w:cs="Arial"/>
          <w:lang w:eastAsia="ru-RU"/>
        </w:rPr>
        <w:t xml:space="preserve"> водоканала с учетом НСИ </w:t>
      </w:r>
      <w:r w:rsidRPr="009A16CE">
        <w:rPr>
          <w:rFonts w:ascii="Arial" w:hAnsi="Arial" w:cs="Arial"/>
          <w:lang w:eastAsia="ru-RU"/>
        </w:rPr>
        <w:t>РВК</w:t>
      </w:r>
    </w:p>
    <w:p w14:paraId="642B453A" w14:textId="77777777" w:rsidR="00946A36" w:rsidRPr="009A16CE" w:rsidRDefault="00946A36" w:rsidP="00946A36">
      <w:pPr>
        <w:pStyle w:val="NormalRFP"/>
        <w:ind w:left="1344" w:firstLine="0"/>
        <w:rPr>
          <w:rFonts w:ascii="Arial" w:hAnsi="Arial" w:cs="Arial"/>
          <w:lang w:eastAsia="ru-RU"/>
        </w:rPr>
      </w:pPr>
    </w:p>
    <w:p w14:paraId="2534067F" w14:textId="77777777" w:rsidR="00EE31C6" w:rsidRPr="009A16CE" w:rsidRDefault="00EE31C6" w:rsidP="00883AC2">
      <w:pPr>
        <w:pStyle w:val="a3"/>
        <w:numPr>
          <w:ilvl w:val="0"/>
          <w:numId w:val="5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4415EC23" w14:textId="4A04A413" w:rsidR="00946A36" w:rsidRPr="009A16CE" w:rsidRDefault="001A6E2B" w:rsidP="004C008D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F720C5" w:rsidRPr="009A16CE">
        <w:rPr>
          <w:rFonts w:ascii="Arial" w:hAnsi="Arial" w:cs="Arial"/>
        </w:rPr>
        <w:t xml:space="preserve">водоканала </w:t>
      </w:r>
      <w:r w:rsidRPr="009A16CE">
        <w:rPr>
          <w:rFonts w:ascii="Arial" w:hAnsi="Arial" w:cs="Arial"/>
        </w:rPr>
        <w:t>РВК,</w:t>
      </w:r>
      <w:r w:rsidR="004C008D" w:rsidRPr="009A16CE">
        <w:rPr>
          <w:rFonts w:ascii="Arial" w:hAnsi="Arial" w:cs="Arial"/>
        </w:rPr>
        <w:t xml:space="preserve"> 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4C008D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443557E3" w14:textId="77777777" w:rsidR="00A6070C" w:rsidRPr="009A16CE" w:rsidRDefault="00A6070C" w:rsidP="00883AC2">
      <w:pPr>
        <w:pStyle w:val="NormalRFP"/>
        <w:numPr>
          <w:ilvl w:val="0"/>
          <w:numId w:val="3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поступления ТМЦ в разрезе источников финансирования, проектов с выделением по ряду компаний отдельных складов для различных мероприятий Инвестиционных программ;</w:t>
      </w:r>
    </w:p>
    <w:p w14:paraId="4D797F39" w14:textId="77777777" w:rsidR="00A6070C" w:rsidRPr="009A16CE" w:rsidRDefault="00A6070C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капитальных вложений с применение аналитики по источникам финансирования, проектам в разрезе мероприятий инвестиционных программ;</w:t>
      </w:r>
    </w:p>
    <w:p w14:paraId="49128CCA" w14:textId="77777777" w:rsidR="001D71BC" w:rsidRPr="009A16CE" w:rsidRDefault="001D71BC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затрат в разрезе видов деятельности, источников финансирования, проектов в рамках производственных и иных программ;</w:t>
      </w:r>
    </w:p>
    <w:p w14:paraId="67B00E7A" w14:textId="77777777" w:rsidR="001D71BC" w:rsidRPr="009A16CE" w:rsidRDefault="001D71BC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корректировки учета затрат </w:t>
      </w:r>
      <w:r w:rsidR="00E62CDC" w:rsidRPr="009A16CE">
        <w:rPr>
          <w:rFonts w:ascii="Arial" w:hAnsi="Arial" w:cs="Arial"/>
          <w:lang w:eastAsia="ru-RU"/>
        </w:rPr>
        <w:t>по услугам</w:t>
      </w:r>
      <w:r w:rsidRPr="009A16CE">
        <w:rPr>
          <w:rFonts w:ascii="Arial" w:hAnsi="Arial" w:cs="Arial"/>
          <w:lang w:eastAsia="ru-RU"/>
        </w:rPr>
        <w:t>, работам при изменении источников финансирования, проектов;</w:t>
      </w:r>
    </w:p>
    <w:p w14:paraId="68284A24" w14:textId="77777777" w:rsidR="004C008D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ежемесячно формировать отчеты</w:t>
      </w:r>
      <w:r w:rsidR="004C008D" w:rsidRPr="009A16CE">
        <w:rPr>
          <w:rFonts w:ascii="Arial" w:hAnsi="Arial" w:cs="Arial"/>
          <w:lang w:eastAsia="ru-RU"/>
        </w:rPr>
        <w:t xml:space="preserve"> по фактическим поставкам услуг, работ по договорам, заключенным в рамках агентских отношений;</w:t>
      </w:r>
    </w:p>
    <w:p w14:paraId="6CB12F87" w14:textId="77777777" w:rsidR="00DC7436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вести </w:t>
      </w:r>
      <w:r w:rsidR="00DC7436" w:rsidRPr="009A16CE">
        <w:rPr>
          <w:rFonts w:ascii="Arial" w:hAnsi="Arial" w:cs="Arial"/>
          <w:lang w:eastAsia="ru-RU"/>
        </w:rPr>
        <w:t>учет дополнительных затрат на приобретение основных средств</w:t>
      </w:r>
      <w:r w:rsidR="004C008D" w:rsidRPr="009A16CE">
        <w:rPr>
          <w:rFonts w:ascii="Arial" w:hAnsi="Arial" w:cs="Arial"/>
          <w:lang w:eastAsia="ru-RU"/>
        </w:rPr>
        <w:t>, ТМЦ</w:t>
      </w:r>
      <w:r w:rsidR="00DC7436" w:rsidRPr="009A16CE">
        <w:rPr>
          <w:rFonts w:ascii="Arial" w:hAnsi="Arial" w:cs="Arial"/>
          <w:lang w:eastAsia="ru-RU"/>
        </w:rPr>
        <w:t>, в том числе агентского вознаг</w:t>
      </w:r>
      <w:r w:rsidR="006F7996" w:rsidRPr="009A16CE">
        <w:rPr>
          <w:rFonts w:ascii="Arial" w:hAnsi="Arial" w:cs="Arial"/>
          <w:lang w:eastAsia="ru-RU"/>
        </w:rPr>
        <w:t>раждения по агентским договорам;</w:t>
      </w:r>
      <w:r w:rsidR="00DC7436" w:rsidRPr="009A16CE">
        <w:rPr>
          <w:rFonts w:ascii="Arial" w:hAnsi="Arial" w:cs="Arial"/>
          <w:lang w:eastAsia="ru-RU"/>
        </w:rPr>
        <w:t xml:space="preserve"> </w:t>
      </w:r>
    </w:p>
    <w:p w14:paraId="64792FD3" w14:textId="77777777" w:rsidR="0049709E" w:rsidRPr="009A16CE" w:rsidRDefault="0049709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согласов</w:t>
      </w:r>
      <w:r w:rsidR="009E3D57" w:rsidRPr="009A16CE">
        <w:rPr>
          <w:rFonts w:ascii="Arial" w:hAnsi="Arial" w:cs="Arial"/>
          <w:lang w:eastAsia="ru-RU"/>
        </w:rPr>
        <w:t>ыв</w:t>
      </w:r>
      <w:r w:rsidR="00C1154E" w:rsidRPr="009A16CE">
        <w:rPr>
          <w:rFonts w:ascii="Arial" w:hAnsi="Arial" w:cs="Arial"/>
          <w:lang w:eastAsia="ru-RU"/>
        </w:rPr>
        <w:t>ать в программе 1С ERP заявки</w:t>
      </w:r>
      <w:r w:rsidRPr="009A16CE">
        <w:rPr>
          <w:rFonts w:ascii="Arial" w:hAnsi="Arial" w:cs="Arial"/>
          <w:lang w:eastAsia="ru-RU"/>
        </w:rPr>
        <w:t xml:space="preserve"> на оплату услуг, работ, поставок ТМЦ, ОС, подотчетных средств и прочих платежей, осуществляемых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FE698B" w:rsidRPr="009A16CE">
        <w:rPr>
          <w:rFonts w:ascii="Arial" w:hAnsi="Arial" w:cs="Arial"/>
          <w:lang w:eastAsia="ru-RU"/>
        </w:rPr>
        <w:t>а</w:t>
      </w:r>
      <w:r w:rsidRPr="009A16CE">
        <w:rPr>
          <w:rFonts w:ascii="Arial" w:hAnsi="Arial" w:cs="Arial"/>
          <w:lang w:eastAsia="ru-RU"/>
        </w:rPr>
        <w:t>;</w:t>
      </w:r>
    </w:p>
    <w:p w14:paraId="182C8D24" w14:textId="77777777" w:rsidR="0049709E" w:rsidRPr="009A16CE" w:rsidRDefault="0049709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осуществл</w:t>
      </w:r>
      <w:r w:rsidR="00C1154E" w:rsidRPr="009A16CE">
        <w:rPr>
          <w:rFonts w:ascii="Arial" w:hAnsi="Arial" w:cs="Arial"/>
          <w:lang w:eastAsia="ru-RU"/>
        </w:rPr>
        <w:t>ять сверку</w:t>
      </w:r>
      <w:r w:rsidRPr="009A16CE">
        <w:rPr>
          <w:rFonts w:ascii="Arial" w:hAnsi="Arial" w:cs="Arial"/>
          <w:lang w:eastAsia="ru-RU"/>
        </w:rPr>
        <w:t xml:space="preserve"> с контрагентами </w:t>
      </w:r>
      <w:r w:rsidR="004C008D" w:rsidRPr="009A16CE">
        <w:rPr>
          <w:rFonts w:ascii="Arial" w:hAnsi="Arial" w:cs="Arial"/>
          <w:lang w:eastAsia="ru-RU"/>
        </w:rPr>
        <w:t xml:space="preserve">по запросам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FE698B" w:rsidRPr="009A16CE">
        <w:rPr>
          <w:rFonts w:ascii="Arial" w:hAnsi="Arial" w:cs="Arial"/>
          <w:lang w:eastAsia="ru-RU"/>
        </w:rPr>
        <w:t>а</w:t>
      </w:r>
      <w:r w:rsidR="004C008D" w:rsidRPr="009A16CE">
        <w:rPr>
          <w:rFonts w:ascii="Arial" w:hAnsi="Arial" w:cs="Arial"/>
          <w:lang w:eastAsia="ru-RU"/>
        </w:rPr>
        <w:t xml:space="preserve"> и контрагентов, </w:t>
      </w:r>
      <w:r w:rsidR="002A69C1" w:rsidRPr="009A16CE">
        <w:rPr>
          <w:rFonts w:ascii="Arial" w:hAnsi="Arial" w:cs="Arial"/>
          <w:lang w:eastAsia="ru-RU"/>
        </w:rPr>
        <w:t xml:space="preserve">массово два </w:t>
      </w:r>
      <w:r w:rsidRPr="009A16CE">
        <w:rPr>
          <w:rFonts w:ascii="Arial" w:hAnsi="Arial" w:cs="Arial"/>
          <w:lang w:eastAsia="ru-RU"/>
        </w:rPr>
        <w:t>раза в год;</w:t>
      </w:r>
    </w:p>
    <w:p w14:paraId="002F6F9B" w14:textId="77777777" w:rsidR="00C342A9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осуществлять ежемесячную</w:t>
      </w:r>
      <w:r w:rsidR="0049709E" w:rsidRPr="009A16CE">
        <w:rPr>
          <w:rFonts w:ascii="Arial" w:hAnsi="Arial" w:cs="Arial"/>
          <w:lang w:eastAsia="ru-RU"/>
        </w:rPr>
        <w:t xml:space="preserve"> сверк</w:t>
      </w:r>
      <w:r w:rsidR="009E3D57" w:rsidRPr="009A16CE">
        <w:rPr>
          <w:rFonts w:ascii="Arial" w:hAnsi="Arial" w:cs="Arial"/>
          <w:lang w:eastAsia="ru-RU"/>
        </w:rPr>
        <w:t>у</w:t>
      </w:r>
      <w:r w:rsidR="0049709E" w:rsidRPr="009A16CE">
        <w:rPr>
          <w:rFonts w:ascii="Arial" w:hAnsi="Arial" w:cs="Arial"/>
          <w:lang w:eastAsia="ru-RU"/>
        </w:rPr>
        <w:t xml:space="preserve"> внутригрупповых расчетов</w:t>
      </w:r>
      <w:r w:rsidR="00C342A9" w:rsidRPr="009A16CE">
        <w:rPr>
          <w:rFonts w:ascii="Arial" w:hAnsi="Arial" w:cs="Arial"/>
          <w:lang w:eastAsia="ru-RU"/>
        </w:rPr>
        <w:t>;</w:t>
      </w:r>
    </w:p>
    <w:p w14:paraId="36D93266" w14:textId="77777777" w:rsidR="00C342A9" w:rsidRPr="009A16CE" w:rsidRDefault="00C342A9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отчетные формы для составления МСФО отчетности;</w:t>
      </w:r>
    </w:p>
    <w:p w14:paraId="456F4986" w14:textId="77777777" w:rsidR="00CF385D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</w:t>
      </w:r>
      <w:r w:rsidR="00D11A17" w:rsidRPr="009A16CE">
        <w:rPr>
          <w:rFonts w:ascii="Arial" w:hAnsi="Arial" w:cs="Arial"/>
          <w:lang w:eastAsia="ru-RU"/>
        </w:rPr>
        <w:t xml:space="preserve"> отчетность</w:t>
      </w:r>
      <w:r w:rsidRPr="009A16CE">
        <w:rPr>
          <w:rFonts w:ascii="Arial" w:hAnsi="Arial" w:cs="Arial"/>
          <w:lang w:eastAsia="ru-RU"/>
        </w:rPr>
        <w:t xml:space="preserve"> по дебиторской и кредиторской задолженности по расчетам с поставщиками</w:t>
      </w:r>
      <w:r w:rsidR="00786A08" w:rsidRPr="009A16CE">
        <w:rPr>
          <w:rFonts w:ascii="Arial" w:hAnsi="Arial" w:cs="Arial"/>
          <w:lang w:eastAsia="ru-RU"/>
        </w:rPr>
        <w:t>, как часть ежеквартальной отчетности, предоставляемой в кредитные организации</w:t>
      </w:r>
      <w:r w:rsidR="00CF385D" w:rsidRPr="009A16CE">
        <w:rPr>
          <w:rFonts w:ascii="Arial" w:hAnsi="Arial" w:cs="Arial"/>
          <w:lang w:eastAsia="ru-RU"/>
        </w:rPr>
        <w:t xml:space="preserve">; </w:t>
      </w:r>
    </w:p>
    <w:p w14:paraId="59647311" w14:textId="77777777" w:rsidR="009D1859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</w:t>
      </w:r>
      <w:proofErr w:type="spellStart"/>
      <w:r w:rsidR="009D1859" w:rsidRPr="009A16CE">
        <w:rPr>
          <w:rFonts w:ascii="Arial" w:hAnsi="Arial" w:cs="Arial"/>
          <w:lang w:eastAsia="ru-RU"/>
        </w:rPr>
        <w:t>квитование</w:t>
      </w:r>
      <w:proofErr w:type="spellEnd"/>
      <w:r w:rsidR="00C42D12" w:rsidRPr="009A16CE">
        <w:rPr>
          <w:rFonts w:ascii="Arial" w:hAnsi="Arial" w:cs="Arial"/>
          <w:lang w:eastAsia="ru-RU"/>
        </w:rPr>
        <w:t xml:space="preserve"> </w:t>
      </w:r>
      <w:r w:rsidR="009E3D57" w:rsidRPr="009A16CE">
        <w:rPr>
          <w:rFonts w:ascii="Arial" w:hAnsi="Arial" w:cs="Arial"/>
          <w:lang w:eastAsia="ru-RU"/>
        </w:rPr>
        <w:t>(выравнивание)</w:t>
      </w:r>
      <w:r w:rsidR="009D1859" w:rsidRPr="009A16CE">
        <w:rPr>
          <w:rFonts w:ascii="Arial" w:hAnsi="Arial" w:cs="Arial"/>
          <w:lang w:eastAsia="ru-RU"/>
        </w:rPr>
        <w:t xml:space="preserve"> платежей, оплачиваемых контрагентам;</w:t>
      </w:r>
    </w:p>
    <w:p w14:paraId="7D9F47C3" w14:textId="77777777" w:rsidR="00D23AE9" w:rsidRPr="009A16CE" w:rsidRDefault="00D23AE9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участку учета</w:t>
      </w:r>
    </w:p>
    <w:p w14:paraId="6290F5F4" w14:textId="77777777" w:rsidR="00174B3E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ежемесячную корректировку</w:t>
      </w:r>
      <w:r w:rsidR="00174B3E" w:rsidRPr="009A16CE">
        <w:rPr>
          <w:rFonts w:ascii="Arial" w:hAnsi="Arial" w:cs="Arial"/>
          <w:lang w:eastAsia="ru-RU"/>
        </w:rPr>
        <w:t xml:space="preserve"> регистров по видам взаиморасчетов с контрагентами и документам расчетов при проведении контрольных процедур при закрытии отчетного периода;</w:t>
      </w:r>
    </w:p>
    <w:p w14:paraId="6E38840E" w14:textId="77777777" w:rsidR="00174B3E" w:rsidRPr="009A16CE" w:rsidRDefault="00C1154E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</w:t>
      </w:r>
      <w:r w:rsidR="00174B3E" w:rsidRPr="009A16CE">
        <w:rPr>
          <w:rFonts w:ascii="Arial" w:hAnsi="Arial" w:cs="Arial"/>
          <w:lang w:eastAsia="ru-RU"/>
        </w:rPr>
        <w:t>отражение каждой хозяйственной операции в соответствии с ПБУ 18/02 «Учет расчетов по налогу на прибыль»</w:t>
      </w:r>
      <w:r w:rsidR="006F7996" w:rsidRPr="009A16CE">
        <w:rPr>
          <w:rFonts w:ascii="Arial" w:hAnsi="Arial" w:cs="Arial"/>
          <w:lang w:eastAsia="ru-RU"/>
        </w:rPr>
        <w:t>;</w:t>
      </w:r>
      <w:r w:rsidR="00174B3E" w:rsidRPr="009A16CE">
        <w:rPr>
          <w:rFonts w:ascii="Arial" w:hAnsi="Arial" w:cs="Arial"/>
          <w:lang w:eastAsia="ru-RU"/>
        </w:rPr>
        <w:t xml:space="preserve"> </w:t>
      </w:r>
    </w:p>
    <w:p w14:paraId="092EF4F1" w14:textId="77777777" w:rsidR="00174B3E" w:rsidRPr="009A16CE" w:rsidRDefault="005E4A89" w:rsidP="00883AC2">
      <w:pPr>
        <w:pStyle w:val="NormalRFP"/>
        <w:numPr>
          <w:ilvl w:val="5"/>
          <w:numId w:val="3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актуализировать регламенты (положения) по порядку учета, относящемуся к настоящему разделу</w:t>
      </w:r>
      <w:r w:rsidR="006F7996" w:rsidRPr="009A16CE">
        <w:rPr>
          <w:rFonts w:ascii="Arial" w:hAnsi="Arial" w:cs="Arial"/>
          <w:lang w:eastAsia="ru-RU"/>
        </w:rPr>
        <w:t>.</w:t>
      </w:r>
      <w:r w:rsidRPr="009A16CE">
        <w:rPr>
          <w:rFonts w:ascii="Arial" w:eastAsia="Times New Roman" w:hAnsi="Arial" w:cs="Arial"/>
          <w:lang w:eastAsia="ru-RU"/>
        </w:rPr>
        <w:t xml:space="preserve"> </w:t>
      </w:r>
    </w:p>
    <w:p w14:paraId="69776BBC" w14:textId="77777777" w:rsidR="00222922" w:rsidRPr="009A16CE" w:rsidRDefault="00222922" w:rsidP="00B315B6">
      <w:pPr>
        <w:pStyle w:val="NormalRFP"/>
        <w:rPr>
          <w:rFonts w:ascii="Arial" w:hAnsi="Arial" w:cs="Arial"/>
        </w:rPr>
      </w:pPr>
    </w:p>
    <w:p w14:paraId="256CEF41" w14:textId="77777777" w:rsidR="00C614BA" w:rsidRPr="009A16CE" w:rsidRDefault="00C614BA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Учет расчетов с покупателями</w:t>
      </w:r>
    </w:p>
    <w:p w14:paraId="5F234FED" w14:textId="77777777" w:rsidR="00C614BA" w:rsidRPr="009A16CE" w:rsidRDefault="00C614BA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8BE2397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по тарифной деятельности (Биллинг)</w:t>
      </w:r>
    </w:p>
    <w:p w14:paraId="616858A8" w14:textId="77777777" w:rsidR="009C1288" w:rsidRPr="009A16CE" w:rsidRDefault="009C1288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Учет реализации по тарифной деятельности (1С: УПП)</w:t>
      </w:r>
    </w:p>
    <w:p w14:paraId="7B1E0815" w14:textId="77777777" w:rsidR="009C1288" w:rsidRPr="009A16CE" w:rsidRDefault="009C1288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корректировок реализации тарифной деятельности (Биллинг)</w:t>
      </w:r>
    </w:p>
    <w:p w14:paraId="4A2912C7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по нетарифной деятельности (Биллинг)</w:t>
      </w:r>
    </w:p>
    <w:p w14:paraId="24C22D98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по нетарифной деятельности (1С:</w:t>
      </w:r>
      <w:r w:rsidR="00BD6FB9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УПП)</w:t>
      </w:r>
    </w:p>
    <w:p w14:paraId="485BD6C4" w14:textId="77777777" w:rsidR="009C1288" w:rsidRPr="009A16CE" w:rsidRDefault="009C1288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корректировок реализации нетарифной деятельности</w:t>
      </w:r>
    </w:p>
    <w:p w14:paraId="064B000A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от агентской деятельности: продажа услуг</w:t>
      </w:r>
    </w:p>
    <w:p w14:paraId="064D2327" w14:textId="77777777" w:rsidR="006E06D1" w:rsidRPr="009A16CE" w:rsidRDefault="0032621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корректировок по агентским договорам</w:t>
      </w:r>
      <w:r w:rsidR="006E06D1" w:rsidRPr="009A16CE">
        <w:rPr>
          <w:rFonts w:ascii="Arial" w:hAnsi="Arial" w:cs="Arial"/>
          <w:lang w:eastAsia="ru-RU"/>
        </w:rPr>
        <w:t xml:space="preserve"> </w:t>
      </w:r>
      <w:r w:rsidR="0016706B" w:rsidRPr="009A16CE">
        <w:rPr>
          <w:rFonts w:ascii="Arial" w:hAnsi="Arial" w:cs="Arial"/>
          <w:lang w:eastAsia="ru-RU"/>
        </w:rPr>
        <w:t>(в части документооборота</w:t>
      </w:r>
      <w:r w:rsidR="001B4FD4" w:rsidRPr="009A16CE">
        <w:rPr>
          <w:rFonts w:ascii="Arial" w:hAnsi="Arial" w:cs="Arial"/>
          <w:lang w:eastAsia="ru-RU"/>
        </w:rPr>
        <w:t xml:space="preserve"> и коммуникации с фронт-офисом)</w:t>
      </w:r>
    </w:p>
    <w:p w14:paraId="584A4664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непроизводственных ТМЦ (металлолом)</w:t>
      </w:r>
    </w:p>
    <w:p w14:paraId="347B3F26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прочей реализации</w:t>
      </w:r>
    </w:p>
    <w:p w14:paraId="77325FF4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возвратов и корректировок долга</w:t>
      </w:r>
      <w:r w:rsidR="001B4FD4" w:rsidRPr="009A16CE">
        <w:rPr>
          <w:rFonts w:ascii="Arial" w:hAnsi="Arial" w:cs="Arial"/>
          <w:lang w:eastAsia="ru-RU"/>
        </w:rPr>
        <w:t xml:space="preserve"> (в части расчетов с контрагентами-покупателями)</w:t>
      </w:r>
    </w:p>
    <w:p w14:paraId="62981AF6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Проведение взаимозачетов с контрагентами</w:t>
      </w:r>
      <w:r w:rsidR="001B4FD4" w:rsidRPr="009A16CE">
        <w:rPr>
          <w:rFonts w:ascii="Arial" w:hAnsi="Arial" w:cs="Arial"/>
          <w:lang w:eastAsia="ru-RU"/>
        </w:rPr>
        <w:t xml:space="preserve"> (в части работы с покупателями)</w:t>
      </w:r>
    </w:p>
    <w:p w14:paraId="004F2B02" w14:textId="36726A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Сверка с контрагентами </w:t>
      </w:r>
      <w:r w:rsidR="008C6DEF" w:rsidRPr="009A16CE">
        <w:rPr>
          <w:rFonts w:ascii="Arial" w:hAnsi="Arial" w:cs="Arial"/>
          <w:lang w:eastAsia="ru-RU"/>
        </w:rPr>
        <w:t>за исключением договоров,</w:t>
      </w:r>
      <w:r w:rsidRPr="009A16CE">
        <w:rPr>
          <w:rFonts w:ascii="Arial" w:hAnsi="Arial" w:cs="Arial"/>
          <w:lang w:eastAsia="ru-RU"/>
        </w:rPr>
        <w:t xml:space="preserve"> сопровождаемых коммерческой дирекцией</w:t>
      </w:r>
      <w:r w:rsidR="001B4FD4" w:rsidRPr="009A16CE">
        <w:rPr>
          <w:rFonts w:ascii="Arial" w:hAnsi="Arial" w:cs="Arial"/>
          <w:lang w:eastAsia="ru-RU"/>
        </w:rPr>
        <w:t xml:space="preserve"> (в части работы с покупателями)</w:t>
      </w:r>
    </w:p>
    <w:p w14:paraId="7831A4D2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Списание кредиторской и дебиторской задолженности</w:t>
      </w:r>
      <w:r w:rsidR="001B4FD4" w:rsidRPr="009A16CE">
        <w:rPr>
          <w:rFonts w:ascii="Arial" w:hAnsi="Arial" w:cs="Arial"/>
          <w:lang w:eastAsia="ru-RU"/>
        </w:rPr>
        <w:t xml:space="preserve"> (в части работы с покупателями)</w:t>
      </w:r>
    </w:p>
    <w:p w14:paraId="238CF5DE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кредиторской и дебиторской задолженности</w:t>
      </w:r>
      <w:r w:rsidR="001B4FD4" w:rsidRPr="009A16CE">
        <w:rPr>
          <w:rFonts w:ascii="Arial" w:hAnsi="Arial" w:cs="Arial"/>
          <w:lang w:eastAsia="ru-RU"/>
        </w:rPr>
        <w:t xml:space="preserve"> (в части работы с покупателями)</w:t>
      </w:r>
    </w:p>
    <w:p w14:paraId="71C104F6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и отражение резерва по сомнительным долгам</w:t>
      </w:r>
    </w:p>
    <w:p w14:paraId="14E83DDE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госпошлины, штрафов, пени, неустоек, расходов на представителя по юридическим лицам</w:t>
      </w:r>
      <w:r w:rsidR="001B4FD4" w:rsidRPr="009A16CE">
        <w:rPr>
          <w:rFonts w:ascii="Arial" w:hAnsi="Arial" w:cs="Arial"/>
          <w:lang w:eastAsia="ru-RU"/>
        </w:rPr>
        <w:t xml:space="preserve"> </w:t>
      </w:r>
    </w:p>
    <w:p w14:paraId="2C9A21BA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штрафов, пени, неустоек, выставленных поставщикам, и страховых возмещений к получению</w:t>
      </w:r>
      <w:r w:rsidR="001B4FD4" w:rsidRPr="009A16CE">
        <w:rPr>
          <w:rFonts w:ascii="Arial" w:hAnsi="Arial" w:cs="Arial"/>
          <w:lang w:eastAsia="ru-RU"/>
        </w:rPr>
        <w:t xml:space="preserve"> (в части документооборота с покупателями и отражения данных в учете)</w:t>
      </w:r>
    </w:p>
    <w:p w14:paraId="300C9943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госпошлины, штрафов, пени, неустоек и расходов на представителя, выставленных физическим лицам (водоснабжение и водоотведение)</w:t>
      </w:r>
    </w:p>
    <w:p w14:paraId="6E607E1F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штрафов, пени, неустоек, выставленных третьими лицами в адрес Заказчика</w:t>
      </w:r>
      <w:r w:rsidR="001B4FD4" w:rsidRPr="009A16CE">
        <w:rPr>
          <w:rFonts w:ascii="Arial" w:hAnsi="Arial" w:cs="Arial"/>
          <w:lang w:eastAsia="ru-RU"/>
        </w:rPr>
        <w:t xml:space="preserve"> (в части документооборота с покупателями и отражения данных в учете)</w:t>
      </w:r>
    </w:p>
    <w:p w14:paraId="06D362DA" w14:textId="77777777" w:rsidR="009D1859" w:rsidRPr="009A16CE" w:rsidRDefault="009D185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денежных средств (</w:t>
      </w:r>
      <w:proofErr w:type="spellStart"/>
      <w:r w:rsidRPr="009A16CE">
        <w:rPr>
          <w:rFonts w:ascii="Arial" w:hAnsi="Arial" w:cs="Arial"/>
          <w:lang w:eastAsia="ru-RU"/>
        </w:rPr>
        <w:t>квитование</w:t>
      </w:r>
      <w:proofErr w:type="spellEnd"/>
      <w:r w:rsidRPr="009A16CE">
        <w:rPr>
          <w:rFonts w:ascii="Arial" w:hAnsi="Arial" w:cs="Arial"/>
          <w:lang w:eastAsia="ru-RU"/>
        </w:rPr>
        <w:t xml:space="preserve"> полученных и выданных денежных средств)</w:t>
      </w:r>
      <w:r w:rsidR="001B4FD4" w:rsidRPr="009A16CE">
        <w:rPr>
          <w:rFonts w:ascii="Arial" w:hAnsi="Arial" w:cs="Arial"/>
          <w:lang w:eastAsia="ru-RU"/>
        </w:rPr>
        <w:t xml:space="preserve"> (в части расчетов с контрагентами-покупателями)</w:t>
      </w:r>
    </w:p>
    <w:p w14:paraId="7683F4C6" w14:textId="77777777" w:rsidR="006E06D1" w:rsidRPr="009A16CE" w:rsidRDefault="006E06D1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F07B50" w:rsidRPr="009A16CE">
        <w:rPr>
          <w:rFonts w:ascii="Arial" w:hAnsi="Arial" w:cs="Arial"/>
          <w:lang w:eastAsia="ru-RU"/>
        </w:rPr>
        <w:t xml:space="preserve"> (в части НДС по операциям, относящимся к участку учета)</w:t>
      </w:r>
    </w:p>
    <w:p w14:paraId="3F5236E2" w14:textId="77777777" w:rsidR="00415C83" w:rsidRPr="009A16CE" w:rsidRDefault="006E06D1" w:rsidP="00883AC2">
      <w:pPr>
        <w:pStyle w:val="NormalRFP"/>
        <w:numPr>
          <w:ilvl w:val="0"/>
          <w:numId w:val="7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Подача уточненных налоговых деклараций</w:t>
      </w:r>
      <w:r w:rsidR="005C2DD6" w:rsidRPr="009A16CE">
        <w:rPr>
          <w:rFonts w:ascii="Arial" w:hAnsi="Arial" w:cs="Arial"/>
          <w:lang w:eastAsia="ru-RU"/>
        </w:rPr>
        <w:t xml:space="preserve"> (в части корректировок учета и документов, кроме направления водоснабжения и водоотведения)</w:t>
      </w:r>
    </w:p>
    <w:p w14:paraId="501045C1" w14:textId="77777777" w:rsidR="001D34A9" w:rsidRPr="009A16CE" w:rsidRDefault="001D34A9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расчетов с покупателями</w:t>
      </w:r>
    </w:p>
    <w:p w14:paraId="1B50EC29" w14:textId="77777777" w:rsidR="00222922" w:rsidRPr="009A16CE" w:rsidRDefault="00415C83" w:rsidP="00883AC2">
      <w:pPr>
        <w:pStyle w:val="NormalRFP"/>
        <w:numPr>
          <w:ilvl w:val="0"/>
          <w:numId w:val="8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5C2DD6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0A809BB8" w14:textId="087466D3" w:rsidR="00C614BA" w:rsidRPr="009A16CE" w:rsidRDefault="00C614BA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13332657" w14:textId="0B4AB6B3" w:rsidR="00240158" w:rsidRPr="009A16CE" w:rsidRDefault="001A6E2B" w:rsidP="00240158">
      <w:pPr>
        <w:pStyle w:val="NormalRFP"/>
        <w:ind w:firstLine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F720C5" w:rsidRPr="009A16CE">
        <w:rPr>
          <w:rFonts w:ascii="Arial" w:hAnsi="Arial" w:cs="Arial"/>
        </w:rPr>
        <w:t xml:space="preserve">водоканала </w:t>
      </w:r>
      <w:r w:rsidRPr="009A16CE">
        <w:rPr>
          <w:rFonts w:ascii="Arial" w:hAnsi="Arial" w:cs="Arial"/>
        </w:rPr>
        <w:t xml:space="preserve">РВК, </w:t>
      </w:r>
      <w:r w:rsidR="003D5575" w:rsidRPr="009A16CE">
        <w:rPr>
          <w:rFonts w:ascii="Arial" w:hAnsi="Arial" w:cs="Arial"/>
        </w:rPr>
        <w:t xml:space="preserve">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3D5575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4728B7C0" w14:textId="276B9F23" w:rsidR="00DF6BAF" w:rsidRPr="009A16CE" w:rsidRDefault="00DF6BAF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</w:t>
      </w:r>
      <w:r w:rsidR="009D1859" w:rsidRPr="009A16CE">
        <w:rPr>
          <w:rFonts w:ascii="Arial" w:hAnsi="Arial" w:cs="Arial"/>
          <w:lang w:eastAsia="ru-RU"/>
        </w:rPr>
        <w:t>ть</w:t>
      </w:r>
      <w:r w:rsidRPr="009A16CE">
        <w:rPr>
          <w:rFonts w:ascii="Arial" w:hAnsi="Arial" w:cs="Arial"/>
          <w:lang w:eastAsia="ru-RU"/>
        </w:rPr>
        <w:t xml:space="preserve"> резерв</w:t>
      </w:r>
      <w:r w:rsidR="009D1859" w:rsidRPr="009A16CE">
        <w:rPr>
          <w:rFonts w:ascii="Arial" w:hAnsi="Arial" w:cs="Arial"/>
          <w:lang w:eastAsia="ru-RU"/>
        </w:rPr>
        <w:t>ы</w:t>
      </w:r>
      <w:r w:rsidRPr="009A16CE">
        <w:rPr>
          <w:rFonts w:ascii="Arial" w:hAnsi="Arial" w:cs="Arial"/>
          <w:lang w:eastAsia="ru-RU"/>
        </w:rPr>
        <w:t xml:space="preserve"> по сомнительным долгам в бухгалтерском и налоговом учете по разным методикам</w:t>
      </w:r>
      <w:r w:rsidR="009D1859" w:rsidRPr="009A16CE">
        <w:rPr>
          <w:rFonts w:ascii="Arial" w:hAnsi="Arial" w:cs="Arial"/>
          <w:lang w:eastAsia="ru-RU"/>
        </w:rPr>
        <w:t xml:space="preserve"> и видам деятельности</w:t>
      </w:r>
      <w:r w:rsidRPr="009A16CE">
        <w:rPr>
          <w:rFonts w:ascii="Arial" w:hAnsi="Arial" w:cs="Arial"/>
          <w:lang w:eastAsia="ru-RU"/>
        </w:rPr>
        <w:t>;</w:t>
      </w:r>
    </w:p>
    <w:p w14:paraId="001E0D55" w14:textId="77777777" w:rsidR="00493240" w:rsidRPr="009A16CE" w:rsidRDefault="00493240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вести учет компенсации расходов на оплату госпошлины</w:t>
      </w:r>
      <w:r w:rsidR="00EC63A5" w:rsidRPr="009A16CE">
        <w:rPr>
          <w:rFonts w:ascii="Arial" w:hAnsi="Arial" w:cs="Arial"/>
          <w:lang w:eastAsia="ru-RU"/>
        </w:rPr>
        <w:t xml:space="preserve">, пени, </w:t>
      </w:r>
      <w:r w:rsidR="00E62CDC" w:rsidRPr="009A16CE">
        <w:rPr>
          <w:rFonts w:ascii="Arial" w:hAnsi="Arial" w:cs="Arial"/>
          <w:lang w:eastAsia="ru-RU"/>
        </w:rPr>
        <w:t>штрафов на</w:t>
      </w:r>
      <w:r w:rsidRPr="009A16CE">
        <w:rPr>
          <w:rFonts w:ascii="Arial" w:hAnsi="Arial" w:cs="Arial"/>
          <w:lang w:eastAsia="ru-RU"/>
        </w:rPr>
        <w:t xml:space="preserve"> основании </w:t>
      </w:r>
      <w:r w:rsidR="00923AEA" w:rsidRPr="009A16CE">
        <w:rPr>
          <w:rFonts w:ascii="Arial" w:hAnsi="Arial" w:cs="Arial"/>
          <w:lang w:eastAsia="ru-RU"/>
        </w:rPr>
        <w:t>Исполнитель</w:t>
      </w:r>
      <w:r w:rsidRPr="009A16CE">
        <w:rPr>
          <w:rFonts w:ascii="Arial" w:hAnsi="Arial" w:cs="Arial"/>
          <w:lang w:eastAsia="ru-RU"/>
        </w:rPr>
        <w:t>ных документов (судебных приказов) в разрезе</w:t>
      </w:r>
      <w:r w:rsidR="00CF0303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физических лиц (два водоканала)</w:t>
      </w:r>
      <w:r w:rsidR="00CF0303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 xml:space="preserve">и юридических лиц по каждому судебному </w:t>
      </w:r>
      <w:r w:rsidR="006525DA" w:rsidRPr="009A16CE">
        <w:rPr>
          <w:rFonts w:ascii="Arial" w:hAnsi="Arial" w:cs="Arial"/>
          <w:lang w:eastAsia="ru-RU"/>
        </w:rPr>
        <w:t>разбирательству,</w:t>
      </w:r>
      <w:r w:rsidRPr="009A16CE">
        <w:rPr>
          <w:rFonts w:ascii="Arial" w:hAnsi="Arial" w:cs="Arial"/>
          <w:lang w:eastAsia="ru-RU"/>
        </w:rPr>
        <w:t xml:space="preserve"> в том числе по водоснабжени</w:t>
      </w:r>
      <w:r w:rsidR="00176F76" w:rsidRPr="009A16CE">
        <w:rPr>
          <w:rFonts w:ascii="Arial" w:hAnsi="Arial" w:cs="Arial"/>
          <w:lang w:eastAsia="ru-RU"/>
        </w:rPr>
        <w:t>ю</w:t>
      </w:r>
      <w:r w:rsidRPr="009A16CE">
        <w:rPr>
          <w:rFonts w:ascii="Arial" w:hAnsi="Arial" w:cs="Arial"/>
          <w:lang w:eastAsia="ru-RU"/>
        </w:rPr>
        <w:t xml:space="preserve"> и водоотведению</w:t>
      </w:r>
      <w:r w:rsidR="00EC63A5" w:rsidRPr="009A16CE">
        <w:rPr>
          <w:rFonts w:ascii="Arial" w:hAnsi="Arial" w:cs="Arial"/>
          <w:lang w:eastAsia="ru-RU"/>
        </w:rPr>
        <w:t>;</w:t>
      </w:r>
    </w:p>
    <w:p w14:paraId="1BF2326C" w14:textId="77777777" w:rsidR="001B1578" w:rsidRPr="009A16CE" w:rsidRDefault="009D185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</w:t>
      </w:r>
      <w:proofErr w:type="spellStart"/>
      <w:r w:rsidR="001B1578" w:rsidRPr="009A16CE">
        <w:rPr>
          <w:rFonts w:ascii="Arial" w:hAnsi="Arial" w:cs="Arial"/>
          <w:lang w:eastAsia="ru-RU"/>
        </w:rPr>
        <w:t>квитование</w:t>
      </w:r>
      <w:proofErr w:type="spellEnd"/>
      <w:r w:rsidR="009E3D57" w:rsidRPr="009A16CE">
        <w:rPr>
          <w:rFonts w:ascii="Arial" w:hAnsi="Arial" w:cs="Arial"/>
          <w:lang w:eastAsia="ru-RU"/>
        </w:rPr>
        <w:t>(выравнивание)</w:t>
      </w:r>
      <w:r w:rsidR="001B1578" w:rsidRPr="009A16CE">
        <w:rPr>
          <w:rFonts w:ascii="Arial" w:hAnsi="Arial" w:cs="Arial"/>
          <w:lang w:eastAsia="ru-RU"/>
        </w:rPr>
        <w:t xml:space="preserve"> платежей, поступающих от контрагентов, включая платежи по водоснабжению и </w:t>
      </w:r>
      <w:r w:rsidR="00E62CDC" w:rsidRPr="009A16CE">
        <w:rPr>
          <w:rFonts w:ascii="Arial" w:hAnsi="Arial" w:cs="Arial"/>
          <w:lang w:eastAsia="ru-RU"/>
        </w:rPr>
        <w:t>водоотведению;</w:t>
      </w:r>
    </w:p>
    <w:p w14:paraId="35852A16" w14:textId="77777777" w:rsidR="0091288E" w:rsidRPr="009A16CE" w:rsidRDefault="0091288E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осуществл</w:t>
      </w:r>
      <w:r w:rsidR="009D1859" w:rsidRPr="009A16CE">
        <w:rPr>
          <w:rFonts w:ascii="Arial" w:hAnsi="Arial" w:cs="Arial"/>
          <w:lang w:eastAsia="ru-RU"/>
        </w:rPr>
        <w:t>ять</w:t>
      </w:r>
      <w:r w:rsidRPr="009A16CE">
        <w:rPr>
          <w:rFonts w:ascii="Arial" w:hAnsi="Arial" w:cs="Arial"/>
          <w:lang w:eastAsia="ru-RU"/>
        </w:rPr>
        <w:t xml:space="preserve"> сверк</w:t>
      </w:r>
      <w:r w:rsidR="009D1859" w:rsidRPr="009A16CE">
        <w:rPr>
          <w:rFonts w:ascii="Arial" w:hAnsi="Arial" w:cs="Arial"/>
          <w:lang w:eastAsia="ru-RU"/>
        </w:rPr>
        <w:t>у</w:t>
      </w:r>
      <w:r w:rsidRPr="009A16CE">
        <w:rPr>
          <w:rFonts w:ascii="Arial" w:hAnsi="Arial" w:cs="Arial"/>
          <w:lang w:eastAsia="ru-RU"/>
        </w:rPr>
        <w:t xml:space="preserve"> с контрагентами по запросам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FE698B" w:rsidRPr="009A16CE">
        <w:rPr>
          <w:rFonts w:ascii="Arial" w:hAnsi="Arial" w:cs="Arial"/>
          <w:lang w:eastAsia="ru-RU"/>
        </w:rPr>
        <w:t>а</w:t>
      </w:r>
      <w:r w:rsidRPr="009A16CE">
        <w:rPr>
          <w:rFonts w:ascii="Arial" w:hAnsi="Arial" w:cs="Arial"/>
          <w:lang w:eastAsia="ru-RU"/>
        </w:rPr>
        <w:t xml:space="preserve"> и контрагентов, массово два раза в год;</w:t>
      </w:r>
    </w:p>
    <w:p w14:paraId="50AC4F7B" w14:textId="77777777" w:rsidR="009D1859" w:rsidRPr="009A16CE" w:rsidRDefault="009D185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расчетов по договорам цессии;</w:t>
      </w:r>
    </w:p>
    <w:p w14:paraId="7D71F214" w14:textId="77777777" w:rsidR="00DD2F88" w:rsidRPr="009A16CE" w:rsidRDefault="009D185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</w:t>
      </w:r>
      <w:r w:rsidR="00DF6BAF" w:rsidRPr="009A16CE">
        <w:rPr>
          <w:rFonts w:ascii="Arial" w:hAnsi="Arial" w:cs="Arial"/>
          <w:lang w:eastAsia="ru-RU"/>
        </w:rPr>
        <w:t>ежемесячн</w:t>
      </w:r>
      <w:r w:rsidRPr="009A16CE">
        <w:rPr>
          <w:rFonts w:ascii="Arial" w:hAnsi="Arial" w:cs="Arial"/>
          <w:lang w:eastAsia="ru-RU"/>
        </w:rPr>
        <w:t>ую</w:t>
      </w:r>
      <w:r w:rsidR="00DF6BAF" w:rsidRPr="009A16CE">
        <w:rPr>
          <w:rFonts w:ascii="Arial" w:hAnsi="Arial" w:cs="Arial"/>
          <w:lang w:eastAsia="ru-RU"/>
        </w:rPr>
        <w:t xml:space="preserve"> сверк</w:t>
      </w:r>
      <w:r w:rsidR="005E7C24" w:rsidRPr="009A16CE">
        <w:rPr>
          <w:rFonts w:ascii="Arial" w:hAnsi="Arial" w:cs="Arial"/>
          <w:lang w:eastAsia="ru-RU"/>
        </w:rPr>
        <w:t>у</w:t>
      </w:r>
      <w:r w:rsidR="00DF6BAF" w:rsidRPr="009A16CE">
        <w:rPr>
          <w:rFonts w:ascii="Arial" w:hAnsi="Arial" w:cs="Arial"/>
          <w:lang w:eastAsia="ru-RU"/>
        </w:rPr>
        <w:t xml:space="preserve"> внутригрупповых расчетов</w:t>
      </w:r>
      <w:r w:rsidR="00DD2F88" w:rsidRPr="009A16CE">
        <w:rPr>
          <w:rFonts w:ascii="Arial" w:hAnsi="Arial" w:cs="Arial"/>
          <w:lang w:eastAsia="ru-RU"/>
        </w:rPr>
        <w:t>;</w:t>
      </w:r>
    </w:p>
    <w:p w14:paraId="1760E5A6" w14:textId="77777777" w:rsidR="00174B3E" w:rsidRPr="009A16CE" w:rsidRDefault="00DD2F88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</w:t>
      </w:r>
      <w:r w:rsidR="009D1859" w:rsidRPr="009A16CE">
        <w:rPr>
          <w:rFonts w:ascii="Arial" w:hAnsi="Arial" w:cs="Arial"/>
          <w:lang w:eastAsia="ru-RU"/>
        </w:rPr>
        <w:t>одить обучение</w:t>
      </w:r>
      <w:r w:rsidRPr="009A16CE">
        <w:rPr>
          <w:rFonts w:ascii="Arial" w:hAnsi="Arial" w:cs="Arial"/>
          <w:lang w:eastAsia="ru-RU"/>
        </w:rPr>
        <w:t xml:space="preserve"> сотрудников </w:t>
      </w:r>
      <w:r w:rsidR="00C42D12" w:rsidRPr="009A16CE">
        <w:rPr>
          <w:rFonts w:ascii="Arial" w:hAnsi="Arial" w:cs="Arial"/>
          <w:lang w:eastAsia="ru-RU"/>
        </w:rPr>
        <w:t>Заказчика</w:t>
      </w:r>
      <w:r w:rsidRPr="009A16CE">
        <w:rPr>
          <w:rFonts w:ascii="Arial" w:hAnsi="Arial" w:cs="Arial"/>
          <w:lang w:eastAsia="ru-RU"/>
        </w:rPr>
        <w:t xml:space="preserve"> порядку оформления документов, проведения их в учете</w:t>
      </w:r>
      <w:r w:rsidR="009D1859" w:rsidRPr="009A16CE">
        <w:rPr>
          <w:rFonts w:ascii="Arial" w:hAnsi="Arial" w:cs="Arial"/>
          <w:lang w:eastAsia="ru-RU"/>
        </w:rPr>
        <w:t>;</w:t>
      </w:r>
    </w:p>
    <w:p w14:paraId="7B56D8DC" w14:textId="77777777" w:rsidR="00D23AE9" w:rsidRPr="009A16CE" w:rsidRDefault="00D23AE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участку учета</w:t>
      </w:r>
    </w:p>
    <w:p w14:paraId="4DCA5BAB" w14:textId="77777777" w:rsidR="00174B3E" w:rsidRPr="009A16CE" w:rsidRDefault="009D185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</w:t>
      </w:r>
      <w:r w:rsidR="00174B3E" w:rsidRPr="009A16CE">
        <w:rPr>
          <w:rFonts w:ascii="Arial" w:hAnsi="Arial" w:cs="Arial"/>
          <w:lang w:eastAsia="ru-RU"/>
        </w:rPr>
        <w:t>ежемесячн</w:t>
      </w:r>
      <w:r w:rsidRPr="009A16CE">
        <w:rPr>
          <w:rFonts w:ascii="Arial" w:hAnsi="Arial" w:cs="Arial"/>
          <w:lang w:eastAsia="ru-RU"/>
        </w:rPr>
        <w:t>ую</w:t>
      </w:r>
      <w:r w:rsidR="00174B3E" w:rsidRPr="009A16CE">
        <w:rPr>
          <w:rFonts w:ascii="Arial" w:hAnsi="Arial" w:cs="Arial"/>
          <w:lang w:eastAsia="ru-RU"/>
        </w:rPr>
        <w:t xml:space="preserve"> корректировк</w:t>
      </w:r>
      <w:r w:rsidRPr="009A16CE">
        <w:rPr>
          <w:rFonts w:ascii="Arial" w:hAnsi="Arial" w:cs="Arial"/>
          <w:lang w:eastAsia="ru-RU"/>
        </w:rPr>
        <w:t>у</w:t>
      </w:r>
      <w:r w:rsidR="00174B3E" w:rsidRPr="009A16CE">
        <w:rPr>
          <w:rFonts w:ascii="Arial" w:hAnsi="Arial" w:cs="Arial"/>
          <w:lang w:eastAsia="ru-RU"/>
        </w:rPr>
        <w:t xml:space="preserve"> регистров по видам взаиморасчетов с контрагентами и документам расчетов при проведении контрольных процедур при закрытии отчетного периода;</w:t>
      </w:r>
    </w:p>
    <w:p w14:paraId="672B90C0" w14:textId="77777777" w:rsidR="00174B3E" w:rsidRPr="009A16CE" w:rsidRDefault="00D11A17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осуществлять </w:t>
      </w:r>
      <w:r w:rsidR="00174B3E" w:rsidRPr="009A16CE">
        <w:rPr>
          <w:rFonts w:ascii="Arial" w:hAnsi="Arial" w:cs="Arial"/>
          <w:lang w:eastAsia="ru-RU"/>
        </w:rPr>
        <w:t>отражение каждой хозяйственной операции в соответствии с ПБУ 18/02 «Учет расчетов по налогу на прибыль</w:t>
      </w:r>
      <w:r w:rsidR="006F7996" w:rsidRPr="009A16CE">
        <w:rPr>
          <w:rFonts w:ascii="Arial" w:hAnsi="Arial" w:cs="Arial"/>
          <w:lang w:eastAsia="ru-RU"/>
        </w:rPr>
        <w:t>»;</w:t>
      </w:r>
    </w:p>
    <w:p w14:paraId="0D5D0998" w14:textId="77777777" w:rsidR="00415C83" w:rsidRPr="009A16CE" w:rsidRDefault="00415C83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отчетные формы для составления МСФО отчетности;</w:t>
      </w:r>
    </w:p>
    <w:p w14:paraId="4545B8A7" w14:textId="77777777" w:rsidR="00415C83" w:rsidRPr="009A16CE" w:rsidRDefault="00D11A17" w:rsidP="00883AC2">
      <w:pPr>
        <w:pStyle w:val="NormalRFP"/>
        <w:numPr>
          <w:ilvl w:val="0"/>
          <w:numId w:val="3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формировать отчетность по дебиторской и кредиторской задолженности по расчетам с покупат</w:t>
      </w:r>
      <w:r w:rsidR="00786A08" w:rsidRPr="009A16CE">
        <w:rPr>
          <w:rFonts w:ascii="Arial" w:hAnsi="Arial" w:cs="Arial"/>
        </w:rPr>
        <w:t>елями</w:t>
      </w:r>
      <w:r w:rsidR="00786A08" w:rsidRPr="009A16CE">
        <w:rPr>
          <w:rFonts w:ascii="Arial" w:hAnsi="Arial" w:cs="Arial"/>
          <w:lang w:eastAsia="ru-RU"/>
        </w:rPr>
        <w:t>, как часть ежеквартальной отчетности, предоставляемой в кредитные организации</w:t>
      </w:r>
      <w:r w:rsidR="006F7996" w:rsidRPr="009A16CE">
        <w:rPr>
          <w:rFonts w:ascii="Arial" w:hAnsi="Arial" w:cs="Arial"/>
        </w:rPr>
        <w:t>;</w:t>
      </w:r>
    </w:p>
    <w:p w14:paraId="1EC9AD7F" w14:textId="77777777" w:rsidR="005E4A89" w:rsidRPr="009A16CE" w:rsidRDefault="005E7C24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вести учет доходов от субсидий, полученных из бюджета</w:t>
      </w:r>
      <w:r w:rsidR="006F7996" w:rsidRPr="009A16CE">
        <w:rPr>
          <w:rFonts w:ascii="Arial" w:hAnsi="Arial" w:cs="Arial"/>
          <w:lang w:eastAsia="ru-RU"/>
        </w:rPr>
        <w:t>;</w:t>
      </w:r>
    </w:p>
    <w:p w14:paraId="3A1197E9" w14:textId="77777777" w:rsidR="00C614BA" w:rsidRPr="009A16CE" w:rsidRDefault="005E4A89" w:rsidP="00883AC2">
      <w:pPr>
        <w:pStyle w:val="NormalRFP"/>
        <w:numPr>
          <w:ilvl w:val="0"/>
          <w:numId w:val="3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актуализировать регламенты (положения) по порядку учета, относящемуся к настоящему разделу</w:t>
      </w:r>
      <w:r w:rsidR="006F7996" w:rsidRPr="009A16CE">
        <w:rPr>
          <w:rFonts w:ascii="Arial" w:hAnsi="Arial" w:cs="Arial"/>
          <w:lang w:eastAsia="ru-RU"/>
        </w:rPr>
        <w:t>.</w:t>
      </w:r>
      <w:r w:rsidRPr="009A16CE">
        <w:rPr>
          <w:rFonts w:ascii="Arial" w:hAnsi="Arial" w:cs="Arial"/>
          <w:lang w:eastAsia="ru-RU"/>
        </w:rPr>
        <w:t xml:space="preserve"> </w:t>
      </w:r>
    </w:p>
    <w:p w14:paraId="4FFD9704" w14:textId="77777777" w:rsidR="00222922" w:rsidRPr="009A16CE" w:rsidRDefault="00222922" w:rsidP="00222922">
      <w:pPr>
        <w:pStyle w:val="NormalRFP"/>
        <w:ind w:left="714" w:firstLine="0"/>
        <w:rPr>
          <w:rFonts w:ascii="Arial" w:hAnsi="Arial" w:cs="Arial"/>
          <w:lang w:eastAsia="ru-RU"/>
        </w:rPr>
      </w:pPr>
    </w:p>
    <w:p w14:paraId="4E975855" w14:textId="77777777" w:rsidR="005875A9" w:rsidRPr="009A16CE" w:rsidRDefault="005875A9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Учет расчетов с персоналом</w:t>
      </w:r>
    </w:p>
    <w:p w14:paraId="1F249397" w14:textId="77777777" w:rsidR="005875A9" w:rsidRPr="009A16CE" w:rsidRDefault="005875A9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593ED21C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аванса</w:t>
      </w:r>
    </w:p>
    <w:p w14:paraId="5A0F563C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ЗП, налогов и отчислений в фонды</w:t>
      </w:r>
    </w:p>
    <w:p w14:paraId="196C2260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начислений по договорам ГПХ</w:t>
      </w:r>
    </w:p>
    <w:p w14:paraId="646F89E6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Ввод удержаний</w:t>
      </w:r>
    </w:p>
    <w:p w14:paraId="260A3245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Ввод начислений</w:t>
      </w:r>
    </w:p>
    <w:p w14:paraId="70374240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Ввод начислений по годовому вознаграждению</w:t>
      </w:r>
    </w:p>
    <w:p w14:paraId="12F59281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Выплата годового вознаграждения родственникам/правопреемникам умершего сотрудника</w:t>
      </w:r>
    </w:p>
    <w:p w14:paraId="72021F13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отпускных</w:t>
      </w:r>
    </w:p>
    <w:p w14:paraId="566F0F4A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Компенсация сотрудникам за проезд к месту отдыха и провоз багажа</w:t>
      </w:r>
    </w:p>
    <w:p w14:paraId="7DAA7F97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выплат при увольнении</w:t>
      </w:r>
      <w:r w:rsidR="00FF334B" w:rsidRPr="009A16CE">
        <w:rPr>
          <w:rFonts w:ascii="Arial" w:hAnsi="Arial" w:cs="Arial"/>
          <w:lang w:eastAsia="ru-RU"/>
        </w:rPr>
        <w:t xml:space="preserve"> (в части расчета неотработанных отпускных, подготовки документов, запроса информации о задолженности сотрудников)</w:t>
      </w:r>
    </w:p>
    <w:p w14:paraId="10EDD1C6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Работа с листками нетрудоспособности и иными документами, дающими право на выплаты за счет ФСС (бумажные)</w:t>
      </w:r>
    </w:p>
    <w:p w14:paraId="0E954D9C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Работа с листками нетрудоспособности и иными документами, дающими право на выплаты за счет ФСС (электронные)</w:t>
      </w:r>
    </w:p>
    <w:p w14:paraId="10CF0163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Предоставление документов в ФСС на возмещение/оплату расходов</w:t>
      </w:r>
    </w:p>
    <w:p w14:paraId="7074F0C7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отражения заработной платы в регламентированном учете, выгрузка проводок в 1С: УПП</w:t>
      </w:r>
    </w:p>
    <w:p w14:paraId="5145FCE0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платежей по расчетам с персоналом и договорам ГПХ</w:t>
      </w:r>
    </w:p>
    <w:p w14:paraId="0502FD83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и отправка уведомлений по депонированной ЗП</w:t>
      </w:r>
    </w:p>
    <w:p w14:paraId="5EC43FCA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Формирование отчислений в первичную профсоюзную организацию </w:t>
      </w:r>
    </w:p>
    <w:p w14:paraId="29D000E0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процента ежемесячных отчислений в резервы по отпускам и вознаграждениям</w:t>
      </w:r>
      <w:r w:rsidR="00FF334B" w:rsidRPr="009A16CE">
        <w:rPr>
          <w:rFonts w:ascii="Arial" w:hAnsi="Arial" w:cs="Arial"/>
          <w:lang w:eastAsia="ru-RU"/>
        </w:rPr>
        <w:t xml:space="preserve"> (в части занесения данных в систему)</w:t>
      </w:r>
    </w:p>
    <w:p w14:paraId="2BBE58B5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резервов по отпускам и вознаграждениям</w:t>
      </w:r>
    </w:p>
    <w:p w14:paraId="405DEE99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резервов по отпускам и вознаграждениям</w:t>
      </w:r>
    </w:p>
    <w:p w14:paraId="6E972B10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процента ежемесячных отчислений в резерв по годовому вознаграждению для бухгалтерского учета</w:t>
      </w:r>
    </w:p>
    <w:p w14:paraId="385BE998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Обработка запросов персонала и выдача справок по запросу сотрудника</w:t>
      </w:r>
    </w:p>
    <w:p w14:paraId="391D2B89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Ввод информации по сотрудникам</w:t>
      </w:r>
    </w:p>
    <w:p w14:paraId="2F1BECE7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выпуска готовой продукции</w:t>
      </w:r>
      <w:r w:rsidR="00FF334B" w:rsidRPr="009A16CE">
        <w:rPr>
          <w:rFonts w:ascii="Arial" w:hAnsi="Arial" w:cs="Arial"/>
          <w:lang w:eastAsia="ru-RU"/>
        </w:rPr>
        <w:t xml:space="preserve"> (в части отражения заработной платы по выпуску продукции собственными руками)</w:t>
      </w:r>
    </w:p>
    <w:p w14:paraId="5D5C345B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реализации производственных ТМЦ (спецодежда)</w:t>
      </w:r>
      <w:r w:rsidR="00FF334B" w:rsidRPr="009A16CE">
        <w:rPr>
          <w:rFonts w:ascii="Arial" w:hAnsi="Arial" w:cs="Arial"/>
          <w:lang w:eastAsia="ru-RU"/>
        </w:rPr>
        <w:t xml:space="preserve"> (в части удержания из заработной платы)</w:t>
      </w:r>
    </w:p>
    <w:p w14:paraId="35516A1D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FF334B" w:rsidRPr="009A16CE">
        <w:rPr>
          <w:rFonts w:ascii="Arial" w:hAnsi="Arial" w:cs="Arial"/>
          <w:lang w:eastAsia="ru-RU"/>
        </w:rPr>
        <w:t xml:space="preserve"> (в части отражения натуральных доходов сотрудников)</w:t>
      </w:r>
    </w:p>
    <w:p w14:paraId="0F60B953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Взаимодействие с налоговыми органами, сопровождение налоговых проверок, проверок </w:t>
      </w:r>
      <w:r w:rsidR="00E503E1" w:rsidRPr="009A16CE">
        <w:rPr>
          <w:rFonts w:ascii="Arial" w:hAnsi="Arial" w:cs="Arial"/>
          <w:lang w:eastAsia="ru-RU"/>
        </w:rPr>
        <w:t>СФР</w:t>
      </w:r>
      <w:r w:rsidR="00FF334B" w:rsidRPr="009A16CE">
        <w:rPr>
          <w:rFonts w:ascii="Arial" w:hAnsi="Arial" w:cs="Arial"/>
          <w:lang w:eastAsia="ru-RU"/>
        </w:rPr>
        <w:t xml:space="preserve"> (в части </w:t>
      </w:r>
      <w:r w:rsidR="00740443" w:rsidRPr="009A16CE">
        <w:rPr>
          <w:rFonts w:ascii="Arial" w:hAnsi="Arial" w:cs="Arial"/>
          <w:lang w:eastAsia="ru-RU"/>
        </w:rPr>
        <w:t>предоставления по запросу информации по участку учета)</w:t>
      </w:r>
    </w:p>
    <w:p w14:paraId="0CB25004" w14:textId="77777777" w:rsidR="006E06D1" w:rsidRPr="009A16CE" w:rsidRDefault="006E06D1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Формирование отчетности для </w:t>
      </w:r>
      <w:r w:rsidR="00E503E1" w:rsidRPr="009A16CE">
        <w:rPr>
          <w:rFonts w:ascii="Arial" w:hAnsi="Arial" w:cs="Arial"/>
          <w:lang w:eastAsia="ru-RU"/>
        </w:rPr>
        <w:t>СФР</w:t>
      </w:r>
      <w:r w:rsidRPr="009A16CE">
        <w:rPr>
          <w:rFonts w:ascii="Arial" w:hAnsi="Arial" w:cs="Arial"/>
          <w:lang w:eastAsia="ru-RU"/>
        </w:rPr>
        <w:t>, ИФНС (в части расчетов с персоналом) и сверка с ними</w:t>
      </w:r>
    </w:p>
    <w:p w14:paraId="2FB45909" w14:textId="77777777" w:rsidR="00665566" w:rsidRPr="009A16CE" w:rsidRDefault="00665566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расчетов с персоналом</w:t>
      </w:r>
    </w:p>
    <w:p w14:paraId="34C86EDC" w14:textId="77777777" w:rsidR="00EB4CD4" w:rsidRPr="009A16CE" w:rsidRDefault="00EB4CD4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740443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0851B76E" w14:textId="77777777" w:rsidR="00EB4CD4" w:rsidRPr="009A16CE" w:rsidRDefault="00EB4CD4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статистической отчетности, закрепленной за Исполнителем</w:t>
      </w:r>
      <w:r w:rsidR="00740443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41F6B1B4" w14:textId="77777777" w:rsidR="00665566" w:rsidRPr="009A16CE" w:rsidRDefault="00665566" w:rsidP="00883AC2">
      <w:pPr>
        <w:pStyle w:val="NormalRFP"/>
        <w:numPr>
          <w:ilvl w:val="0"/>
          <w:numId w:val="3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справочников контрагентов и договоров</w:t>
      </w:r>
      <w:r w:rsidR="00740443" w:rsidRPr="009A16CE">
        <w:rPr>
          <w:rFonts w:ascii="Arial" w:hAnsi="Arial" w:cs="Arial"/>
          <w:lang w:eastAsia="ru-RU"/>
        </w:rPr>
        <w:t xml:space="preserve"> (в части заведения контрагентов в системы)</w:t>
      </w:r>
    </w:p>
    <w:p w14:paraId="300C2FD1" w14:textId="77777777" w:rsidR="005875A9" w:rsidRPr="009A16CE" w:rsidRDefault="005875A9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5E932E34" w14:textId="3F099A03" w:rsidR="004F4DB1" w:rsidRPr="009A16CE" w:rsidRDefault="001A6E2B" w:rsidP="004F4DB1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>В рамках предоставления услуги следует применять учетную политику</w:t>
      </w:r>
      <w:r w:rsidR="00F720C5" w:rsidRPr="009A16CE">
        <w:rPr>
          <w:rFonts w:ascii="Arial" w:hAnsi="Arial" w:cs="Arial"/>
        </w:rPr>
        <w:t xml:space="preserve"> водоканала</w:t>
      </w:r>
      <w:r w:rsidRPr="009A16CE">
        <w:rPr>
          <w:rFonts w:ascii="Arial" w:hAnsi="Arial" w:cs="Arial"/>
        </w:rPr>
        <w:t xml:space="preserve"> РВК, </w:t>
      </w:r>
      <w:r w:rsidR="004F4DB1" w:rsidRPr="009A16CE">
        <w:rPr>
          <w:rFonts w:ascii="Arial" w:hAnsi="Arial" w:cs="Arial"/>
        </w:rPr>
        <w:t xml:space="preserve">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4F4DB1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4F607375" w14:textId="77777777" w:rsidR="001A6E2B" w:rsidRPr="009A16CE" w:rsidRDefault="00D11A17" w:rsidP="00883AC2">
      <w:pPr>
        <w:pStyle w:val="NormalRFP"/>
        <w:numPr>
          <w:ilvl w:val="0"/>
          <w:numId w:val="3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проводить </w:t>
      </w:r>
      <w:r w:rsidR="001A6E2B" w:rsidRPr="009A16CE">
        <w:rPr>
          <w:rFonts w:ascii="Arial" w:hAnsi="Arial" w:cs="Arial"/>
          <w:lang w:eastAsia="ru-RU"/>
        </w:rPr>
        <w:t xml:space="preserve">начисление заработной платы и прочих выплат работникам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FE698B" w:rsidRPr="009A16CE">
        <w:rPr>
          <w:rFonts w:ascii="Arial" w:hAnsi="Arial" w:cs="Arial"/>
          <w:lang w:eastAsia="ru-RU"/>
        </w:rPr>
        <w:t>а</w:t>
      </w:r>
      <w:r w:rsidR="001A6E2B" w:rsidRPr="009A16CE">
        <w:rPr>
          <w:rFonts w:ascii="Arial" w:hAnsi="Arial" w:cs="Arial"/>
          <w:lang w:eastAsia="ru-RU"/>
        </w:rPr>
        <w:t>, задолженности физическим лицам по договорам ГПХ, расчет НДФЛ, страховых взносов, обеспечение своевременной оплаты заработной платы, выплат по дог</w:t>
      </w:r>
      <w:r w:rsidR="006F7996" w:rsidRPr="009A16CE">
        <w:rPr>
          <w:rFonts w:ascii="Arial" w:hAnsi="Arial" w:cs="Arial"/>
          <w:lang w:eastAsia="ru-RU"/>
        </w:rPr>
        <w:t>оворам ГПХ и налоговых платежей;</w:t>
      </w:r>
      <w:r w:rsidR="001A6E2B" w:rsidRPr="009A16CE">
        <w:rPr>
          <w:rFonts w:ascii="Arial" w:hAnsi="Arial" w:cs="Arial"/>
          <w:lang w:eastAsia="ru-RU"/>
        </w:rPr>
        <w:t xml:space="preserve"> </w:t>
      </w:r>
    </w:p>
    <w:p w14:paraId="423A1EEE" w14:textId="77777777" w:rsidR="001A6E2B" w:rsidRPr="009A16CE" w:rsidRDefault="00D11A17" w:rsidP="00883AC2">
      <w:pPr>
        <w:pStyle w:val="NormalRFP"/>
        <w:numPr>
          <w:ilvl w:val="0"/>
          <w:numId w:val="3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осуществлять подготовку</w:t>
      </w:r>
      <w:r w:rsidR="001A6E2B" w:rsidRPr="009A16CE">
        <w:rPr>
          <w:rFonts w:ascii="Arial" w:hAnsi="Arial" w:cs="Arial"/>
          <w:lang w:eastAsia="ru-RU"/>
        </w:rPr>
        <w:t xml:space="preserve"> и переда</w:t>
      </w:r>
      <w:r w:rsidRPr="009A16CE">
        <w:rPr>
          <w:rFonts w:ascii="Arial" w:hAnsi="Arial" w:cs="Arial"/>
          <w:lang w:eastAsia="ru-RU"/>
        </w:rPr>
        <w:t>чу</w:t>
      </w:r>
      <w:r w:rsidR="001A6E2B" w:rsidRPr="009A16CE">
        <w:rPr>
          <w:rFonts w:ascii="Arial" w:hAnsi="Arial" w:cs="Arial"/>
          <w:lang w:eastAsia="ru-RU"/>
        </w:rPr>
        <w:t xml:space="preserve"> в ФСС сведений для оплаты пособий по нетрудоспособности, подготовка документов для возмещения работодателю пособий </w:t>
      </w:r>
      <w:r w:rsidR="006F7996" w:rsidRPr="009A16CE">
        <w:rPr>
          <w:rFonts w:ascii="Arial" w:hAnsi="Arial" w:cs="Arial"/>
          <w:lang w:eastAsia="ru-RU"/>
        </w:rPr>
        <w:t>за счет средств ФСС;</w:t>
      </w:r>
    </w:p>
    <w:p w14:paraId="4AC1589E" w14:textId="77777777" w:rsidR="00940811" w:rsidRPr="009A16CE" w:rsidRDefault="00D11A17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вести обособленный учет</w:t>
      </w:r>
      <w:r w:rsidR="001A6E2B" w:rsidRPr="009A16CE">
        <w:rPr>
          <w:rFonts w:ascii="Arial" w:hAnsi="Arial" w:cs="Arial"/>
          <w:lang w:eastAsia="ru-RU"/>
        </w:rPr>
        <w:t xml:space="preserve"> заработной платы и прочих выплат работников, в отношении которых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FE698B" w:rsidRPr="009A16CE">
        <w:rPr>
          <w:rFonts w:ascii="Arial" w:hAnsi="Arial" w:cs="Arial"/>
          <w:lang w:eastAsia="ru-RU"/>
        </w:rPr>
        <w:t>ом</w:t>
      </w:r>
      <w:r w:rsidR="001A6E2B" w:rsidRPr="009A16CE">
        <w:rPr>
          <w:rFonts w:ascii="Arial" w:hAnsi="Arial" w:cs="Arial"/>
          <w:lang w:eastAsia="ru-RU"/>
        </w:rPr>
        <w:t xml:space="preserve"> выделяются из бюджета субсидии на возмещение затрат по уплате страховых взносов</w:t>
      </w:r>
      <w:r w:rsidR="00940811" w:rsidRPr="009A16CE">
        <w:rPr>
          <w:rFonts w:ascii="Arial" w:hAnsi="Arial" w:cs="Arial"/>
          <w:lang w:eastAsia="ru-RU"/>
        </w:rPr>
        <w:t>;</w:t>
      </w:r>
    </w:p>
    <w:p w14:paraId="76717C2A" w14:textId="77777777" w:rsidR="00940811" w:rsidRPr="009A16CE" w:rsidRDefault="00D11A17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формировать резервы</w:t>
      </w:r>
      <w:r w:rsidR="00940811" w:rsidRPr="009A16CE">
        <w:rPr>
          <w:rFonts w:ascii="Arial" w:hAnsi="Arial" w:cs="Arial"/>
          <w:lang w:eastAsia="ru-RU"/>
        </w:rPr>
        <w:t xml:space="preserve"> по отпускам и на годовое вознаграждение в бухгалтерском и налоговом учете по разным методикам;</w:t>
      </w:r>
    </w:p>
    <w:p w14:paraId="7AB53E22" w14:textId="77777777" w:rsidR="001A6E2B" w:rsidRPr="009A16CE" w:rsidRDefault="00D11A17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составлять</w:t>
      </w:r>
      <w:r w:rsidR="001A6E2B" w:rsidRPr="009A16CE">
        <w:rPr>
          <w:rFonts w:ascii="Arial" w:hAnsi="Arial" w:cs="Arial"/>
          <w:lang w:eastAsia="ru-RU"/>
        </w:rPr>
        <w:t xml:space="preserve"> отчетности </w:t>
      </w:r>
      <w:r w:rsidR="000A78B0" w:rsidRPr="009A16CE">
        <w:rPr>
          <w:rFonts w:ascii="Arial" w:hAnsi="Arial" w:cs="Arial"/>
          <w:lang w:eastAsia="ru-RU"/>
        </w:rPr>
        <w:t xml:space="preserve">6-НДФЛ, РСВ, </w:t>
      </w:r>
      <w:r w:rsidR="00E503E1" w:rsidRPr="009A16CE">
        <w:rPr>
          <w:rFonts w:ascii="Arial" w:hAnsi="Arial" w:cs="Arial"/>
          <w:lang w:eastAsia="ru-RU"/>
        </w:rPr>
        <w:t>ЕФС-1</w:t>
      </w:r>
      <w:r w:rsidRPr="009A16CE">
        <w:rPr>
          <w:rFonts w:ascii="Arial" w:hAnsi="Arial" w:cs="Arial"/>
          <w:lang w:eastAsia="ru-RU"/>
        </w:rPr>
        <w:t xml:space="preserve"> и отправлять </w:t>
      </w:r>
      <w:r w:rsidR="000A78B0" w:rsidRPr="009A16CE">
        <w:rPr>
          <w:rFonts w:ascii="Arial" w:hAnsi="Arial" w:cs="Arial"/>
          <w:lang w:eastAsia="ru-RU"/>
        </w:rPr>
        <w:t>в контролирующие органы</w:t>
      </w:r>
      <w:r w:rsidR="00CF0303" w:rsidRPr="009A16CE">
        <w:rPr>
          <w:rFonts w:ascii="Arial" w:hAnsi="Arial" w:cs="Arial"/>
          <w:lang w:eastAsia="ru-RU"/>
        </w:rPr>
        <w:t xml:space="preserve"> </w:t>
      </w:r>
      <w:r w:rsidR="001A6E2B" w:rsidRPr="009A16CE">
        <w:rPr>
          <w:rFonts w:ascii="Arial" w:hAnsi="Arial" w:cs="Arial"/>
          <w:lang w:eastAsia="ru-RU"/>
        </w:rPr>
        <w:t xml:space="preserve">в сроки, установленные </w:t>
      </w:r>
      <w:r w:rsidR="006525DA" w:rsidRPr="009A16CE">
        <w:rPr>
          <w:rFonts w:ascii="Arial" w:hAnsi="Arial" w:cs="Arial"/>
          <w:lang w:eastAsia="ru-RU"/>
        </w:rPr>
        <w:t>законодательством,</w:t>
      </w:r>
      <w:r w:rsidR="001A6E2B" w:rsidRPr="009A16CE">
        <w:rPr>
          <w:rFonts w:ascii="Arial" w:hAnsi="Arial" w:cs="Arial"/>
          <w:lang w:eastAsia="ru-RU"/>
        </w:rPr>
        <w:t xml:space="preserve"> своевременное формирование заявок на оп</w:t>
      </w:r>
      <w:r w:rsidR="006F7996" w:rsidRPr="009A16CE">
        <w:rPr>
          <w:rFonts w:ascii="Arial" w:hAnsi="Arial" w:cs="Arial"/>
          <w:lang w:eastAsia="ru-RU"/>
        </w:rPr>
        <w:t>лату налогов, страховых взносов;</w:t>
      </w:r>
    </w:p>
    <w:p w14:paraId="161D8754" w14:textId="77777777" w:rsidR="001A6E2B" w:rsidRPr="009A16CE" w:rsidRDefault="00D11A17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сопровождать проверки</w:t>
      </w:r>
      <w:r w:rsidR="001A6E2B" w:rsidRPr="009A16CE">
        <w:rPr>
          <w:rFonts w:ascii="Arial" w:hAnsi="Arial" w:cs="Arial"/>
          <w:lang w:eastAsia="ru-RU"/>
        </w:rPr>
        <w:t xml:space="preserve"> ФСС</w:t>
      </w:r>
      <w:r w:rsidR="009303FD" w:rsidRPr="009A16CE">
        <w:rPr>
          <w:rFonts w:ascii="Arial" w:hAnsi="Arial" w:cs="Arial"/>
          <w:lang w:eastAsia="ru-RU"/>
        </w:rPr>
        <w:t xml:space="preserve"> (в том числе, за </w:t>
      </w:r>
      <w:r w:rsidR="003F4830" w:rsidRPr="009A16CE">
        <w:rPr>
          <w:rFonts w:ascii="Arial" w:hAnsi="Arial" w:cs="Arial"/>
          <w:lang w:eastAsia="ru-RU"/>
        </w:rPr>
        <w:t>прошлые периоды при необходимости</w:t>
      </w:r>
      <w:r w:rsidR="009303FD" w:rsidRPr="009A16CE">
        <w:rPr>
          <w:rFonts w:ascii="Arial" w:hAnsi="Arial" w:cs="Arial"/>
          <w:lang w:eastAsia="ru-RU"/>
        </w:rPr>
        <w:t>)</w:t>
      </w:r>
      <w:r w:rsidR="001A6E2B" w:rsidRPr="009A16CE">
        <w:rPr>
          <w:rFonts w:ascii="Arial" w:hAnsi="Arial" w:cs="Arial"/>
          <w:lang w:eastAsia="ru-RU"/>
        </w:rPr>
        <w:t xml:space="preserve">, </w:t>
      </w:r>
      <w:r w:rsidRPr="009A16CE">
        <w:rPr>
          <w:rFonts w:ascii="Arial" w:hAnsi="Arial" w:cs="Arial"/>
          <w:lang w:eastAsia="ru-RU"/>
        </w:rPr>
        <w:t>заниматься подготовкой</w:t>
      </w:r>
      <w:r w:rsidR="001A6E2B" w:rsidRPr="009A16CE">
        <w:rPr>
          <w:rFonts w:ascii="Arial" w:hAnsi="Arial" w:cs="Arial"/>
          <w:lang w:eastAsia="ru-RU"/>
        </w:rPr>
        <w:t xml:space="preserve"> необходимых документов и</w:t>
      </w:r>
      <w:r w:rsidRPr="009A16CE">
        <w:rPr>
          <w:rFonts w:ascii="Arial" w:hAnsi="Arial" w:cs="Arial"/>
          <w:lang w:eastAsia="ru-RU"/>
        </w:rPr>
        <w:t xml:space="preserve"> ответов на требования, контролировать за своевременное предоставление</w:t>
      </w:r>
      <w:r w:rsidR="001A6E2B" w:rsidRPr="009A16CE">
        <w:rPr>
          <w:rFonts w:ascii="Arial" w:hAnsi="Arial" w:cs="Arial"/>
          <w:lang w:eastAsia="ru-RU"/>
        </w:rPr>
        <w:t xml:space="preserve"> документов и пояснений, необходимых от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6F7996" w:rsidRPr="009A16CE">
        <w:rPr>
          <w:rFonts w:ascii="Arial" w:hAnsi="Arial" w:cs="Arial"/>
          <w:lang w:eastAsia="ru-RU"/>
        </w:rPr>
        <w:t>ов для ответа на требования;</w:t>
      </w:r>
    </w:p>
    <w:p w14:paraId="05DD676D" w14:textId="77777777" w:rsidR="001607DF" w:rsidRPr="009A16CE" w:rsidRDefault="001607DF" w:rsidP="005B2AF9">
      <w:pPr>
        <w:pStyle w:val="NormalRFP"/>
        <w:ind w:left="357" w:firstLine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 рамках предоставления услуги следует учесть следующие специфические требования:</w:t>
      </w:r>
    </w:p>
    <w:p w14:paraId="19D58622" w14:textId="77777777" w:rsidR="001607DF" w:rsidRPr="009A16CE" w:rsidRDefault="00C967C9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</w:t>
      </w:r>
      <w:r w:rsidR="001607DF" w:rsidRPr="009A16CE">
        <w:rPr>
          <w:rFonts w:ascii="Arial" w:hAnsi="Arial" w:cs="Arial"/>
          <w:lang w:eastAsia="ru-RU"/>
        </w:rPr>
        <w:t>асчет капитализации необходимо вести по двум видам: капитализация</w:t>
      </w:r>
      <w:r w:rsidR="004F4DB1" w:rsidRPr="009A16CE">
        <w:rPr>
          <w:rFonts w:ascii="Arial" w:hAnsi="Arial" w:cs="Arial"/>
          <w:lang w:eastAsia="ru-RU"/>
        </w:rPr>
        <w:t xml:space="preserve"> общехозяйственных расходов</w:t>
      </w:r>
      <w:r w:rsidR="00CF0303" w:rsidRPr="009A16CE">
        <w:rPr>
          <w:rFonts w:ascii="Arial" w:hAnsi="Arial" w:cs="Arial"/>
          <w:lang w:eastAsia="ru-RU"/>
        </w:rPr>
        <w:t xml:space="preserve"> </w:t>
      </w:r>
      <w:r w:rsidR="001607DF" w:rsidRPr="009A16CE">
        <w:rPr>
          <w:rFonts w:ascii="Arial" w:hAnsi="Arial" w:cs="Arial"/>
          <w:lang w:eastAsia="ru-RU"/>
        </w:rPr>
        <w:t>и капит</w:t>
      </w:r>
      <w:r w:rsidR="003C184B" w:rsidRPr="009A16CE">
        <w:rPr>
          <w:rFonts w:ascii="Arial" w:hAnsi="Arial" w:cs="Arial"/>
          <w:lang w:eastAsia="ru-RU"/>
        </w:rPr>
        <w:t xml:space="preserve">ализация </w:t>
      </w:r>
      <w:r w:rsidR="004F4DB1" w:rsidRPr="009A16CE">
        <w:rPr>
          <w:rFonts w:ascii="Arial" w:hAnsi="Arial" w:cs="Arial"/>
          <w:lang w:eastAsia="ru-RU"/>
        </w:rPr>
        <w:t xml:space="preserve">затрат по работам выполняемым </w:t>
      </w:r>
      <w:r w:rsidR="003C184B" w:rsidRPr="009A16CE">
        <w:rPr>
          <w:rFonts w:ascii="Arial" w:hAnsi="Arial" w:cs="Arial"/>
          <w:lang w:eastAsia="ru-RU"/>
        </w:rPr>
        <w:t>хозяйственным способом</w:t>
      </w:r>
      <w:r w:rsidR="004F4DB1" w:rsidRPr="009A16CE">
        <w:rPr>
          <w:rFonts w:ascii="Arial" w:hAnsi="Arial" w:cs="Arial"/>
          <w:lang w:eastAsia="ru-RU"/>
        </w:rPr>
        <w:t xml:space="preserve"> с применение</w:t>
      </w:r>
      <w:r w:rsidR="00326211" w:rsidRPr="009A16CE">
        <w:rPr>
          <w:rFonts w:ascii="Arial" w:hAnsi="Arial" w:cs="Arial"/>
          <w:lang w:eastAsia="ru-RU"/>
        </w:rPr>
        <w:t>м разных методик капитализации</w:t>
      </w:r>
      <w:r w:rsidR="003C184B" w:rsidRPr="009A16CE">
        <w:rPr>
          <w:rFonts w:ascii="Arial" w:hAnsi="Arial" w:cs="Arial"/>
          <w:lang w:eastAsia="ru-RU"/>
        </w:rPr>
        <w:t>;</w:t>
      </w:r>
    </w:p>
    <w:p w14:paraId="2F878F68" w14:textId="77777777" w:rsidR="001607DF" w:rsidRPr="009A16CE" w:rsidRDefault="00971BF3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требуется </w:t>
      </w:r>
      <w:r w:rsidR="001607DF" w:rsidRPr="009A16CE">
        <w:rPr>
          <w:rFonts w:ascii="Arial" w:hAnsi="Arial" w:cs="Arial"/>
          <w:lang w:eastAsia="ru-RU"/>
        </w:rPr>
        <w:t xml:space="preserve">осуществлять расчет </w:t>
      </w:r>
      <w:r w:rsidR="004F4DB1" w:rsidRPr="009A16CE">
        <w:rPr>
          <w:rFonts w:ascii="Arial" w:hAnsi="Arial" w:cs="Arial"/>
          <w:lang w:eastAsia="ru-RU"/>
        </w:rPr>
        <w:t xml:space="preserve">размера </w:t>
      </w:r>
      <w:r w:rsidR="001607DF" w:rsidRPr="009A16CE">
        <w:rPr>
          <w:rFonts w:ascii="Arial" w:hAnsi="Arial" w:cs="Arial"/>
          <w:lang w:eastAsia="ru-RU"/>
        </w:rPr>
        <w:t>зар</w:t>
      </w:r>
      <w:r w:rsidR="003C184B" w:rsidRPr="009A16CE">
        <w:rPr>
          <w:rFonts w:ascii="Arial" w:hAnsi="Arial" w:cs="Arial"/>
          <w:lang w:eastAsia="ru-RU"/>
        </w:rPr>
        <w:t>платы</w:t>
      </w:r>
      <w:r w:rsidR="004F4DB1" w:rsidRPr="009A16CE">
        <w:rPr>
          <w:rFonts w:ascii="Arial" w:hAnsi="Arial" w:cs="Arial"/>
          <w:lang w:eastAsia="ru-RU"/>
        </w:rPr>
        <w:t>, относящейся к обслуживанию</w:t>
      </w:r>
      <w:r w:rsidR="00CF0303" w:rsidRPr="009A16CE">
        <w:rPr>
          <w:rFonts w:ascii="Arial" w:hAnsi="Arial" w:cs="Arial"/>
          <w:lang w:eastAsia="ru-RU"/>
        </w:rPr>
        <w:t xml:space="preserve"> </w:t>
      </w:r>
      <w:r w:rsidR="003C184B" w:rsidRPr="009A16CE">
        <w:rPr>
          <w:rFonts w:ascii="Arial" w:hAnsi="Arial" w:cs="Arial"/>
          <w:lang w:eastAsia="ru-RU"/>
        </w:rPr>
        <w:t>бесхозяй</w:t>
      </w:r>
      <w:r w:rsidR="004F4DB1" w:rsidRPr="009A16CE">
        <w:rPr>
          <w:rFonts w:ascii="Arial" w:hAnsi="Arial" w:cs="Arial"/>
          <w:lang w:eastAsia="ru-RU"/>
        </w:rPr>
        <w:t>ного имущества с обособлением ее в учете</w:t>
      </w:r>
      <w:r w:rsidR="003C184B" w:rsidRPr="009A16CE">
        <w:rPr>
          <w:rFonts w:ascii="Arial" w:hAnsi="Arial" w:cs="Arial"/>
          <w:lang w:eastAsia="ru-RU"/>
        </w:rPr>
        <w:t>;</w:t>
      </w:r>
    </w:p>
    <w:p w14:paraId="7E956670" w14:textId="77777777" w:rsidR="001607DF" w:rsidRPr="009A16CE" w:rsidRDefault="00C967C9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</w:t>
      </w:r>
      <w:r w:rsidR="001607DF" w:rsidRPr="009A16CE">
        <w:rPr>
          <w:rFonts w:ascii="Arial" w:hAnsi="Arial" w:cs="Arial"/>
          <w:lang w:eastAsia="ru-RU"/>
        </w:rPr>
        <w:t xml:space="preserve"> случае позднего получения табелей учета рабочего времени от производственных подразделений для расчета капитализации и распределения зарплаты </w:t>
      </w:r>
      <w:r w:rsidR="00971BF3" w:rsidRPr="009A16CE">
        <w:rPr>
          <w:rFonts w:ascii="Arial" w:hAnsi="Arial" w:cs="Arial"/>
          <w:lang w:eastAsia="ru-RU"/>
        </w:rPr>
        <w:t xml:space="preserve">требуется </w:t>
      </w:r>
      <w:r w:rsidR="004F4DB1" w:rsidRPr="009A16CE">
        <w:rPr>
          <w:rFonts w:ascii="Arial" w:hAnsi="Arial" w:cs="Arial"/>
          <w:lang w:eastAsia="ru-RU"/>
        </w:rPr>
        <w:t xml:space="preserve">проводить </w:t>
      </w:r>
      <w:r w:rsidR="001607DF" w:rsidRPr="009A16CE">
        <w:rPr>
          <w:rFonts w:ascii="Arial" w:hAnsi="Arial" w:cs="Arial"/>
          <w:lang w:eastAsia="ru-RU"/>
        </w:rPr>
        <w:t>коррек</w:t>
      </w:r>
      <w:r w:rsidR="003C184B" w:rsidRPr="009A16CE">
        <w:rPr>
          <w:rFonts w:ascii="Arial" w:hAnsi="Arial" w:cs="Arial"/>
          <w:lang w:eastAsia="ru-RU"/>
        </w:rPr>
        <w:t>тировк</w:t>
      </w:r>
      <w:r w:rsidR="004F4DB1" w:rsidRPr="009A16CE">
        <w:rPr>
          <w:rFonts w:ascii="Arial" w:hAnsi="Arial" w:cs="Arial"/>
          <w:lang w:eastAsia="ru-RU"/>
        </w:rPr>
        <w:t>у</w:t>
      </w:r>
      <w:r w:rsidR="003C184B" w:rsidRPr="009A16CE">
        <w:rPr>
          <w:rFonts w:ascii="Arial" w:hAnsi="Arial" w:cs="Arial"/>
          <w:lang w:eastAsia="ru-RU"/>
        </w:rPr>
        <w:t xml:space="preserve"> данных прошлого периода;</w:t>
      </w:r>
    </w:p>
    <w:p w14:paraId="4487D8D7" w14:textId="77777777" w:rsidR="001607DF" w:rsidRPr="009A16CE" w:rsidRDefault="00C967C9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</w:t>
      </w:r>
      <w:r w:rsidR="001607DF" w:rsidRPr="009A16CE">
        <w:rPr>
          <w:rFonts w:ascii="Arial" w:hAnsi="Arial" w:cs="Arial"/>
          <w:lang w:eastAsia="ru-RU"/>
        </w:rPr>
        <w:t xml:space="preserve"> целях ведения раздельного учета в компаниях группы было создано типовое штатное расписание. В обязанности Исполнителя входит согласование типового штатного расписания,</w:t>
      </w:r>
      <w:r w:rsidR="004D7913" w:rsidRPr="009A16CE">
        <w:rPr>
          <w:rFonts w:ascii="Arial" w:hAnsi="Arial" w:cs="Arial"/>
          <w:lang w:eastAsia="ru-RU"/>
        </w:rPr>
        <w:t xml:space="preserve"> которое содержит информацию о счетах учета, номенклатурных группах, статьях затрат, подразделениях для ведения учета в </w:t>
      </w:r>
      <w:r w:rsidR="00402B72" w:rsidRPr="009A16CE">
        <w:rPr>
          <w:rFonts w:ascii="Arial" w:hAnsi="Arial" w:cs="Arial"/>
          <w:lang w:eastAsia="ru-RU"/>
        </w:rPr>
        <w:t>1С:</w:t>
      </w:r>
      <w:r w:rsidR="00BD6FB9" w:rsidRPr="009A16CE">
        <w:rPr>
          <w:rFonts w:ascii="Arial" w:hAnsi="Arial" w:cs="Arial"/>
          <w:lang w:eastAsia="ru-RU"/>
        </w:rPr>
        <w:t xml:space="preserve"> </w:t>
      </w:r>
      <w:r w:rsidR="004D7913" w:rsidRPr="009A16CE">
        <w:rPr>
          <w:rFonts w:ascii="Arial" w:hAnsi="Arial" w:cs="Arial"/>
          <w:lang w:eastAsia="ru-RU"/>
        </w:rPr>
        <w:t xml:space="preserve">УПП и способах отражения зарплаты. Кроме того, Исполнителю необходимо осуществлять контроль за своевременным занесением в систему новых способов отражения зарплаты для новых должностей, своевременным занесением данных в </w:t>
      </w:r>
      <w:r w:rsidR="00402B72" w:rsidRPr="009A16CE">
        <w:rPr>
          <w:rFonts w:ascii="Arial" w:hAnsi="Arial" w:cs="Arial"/>
          <w:lang w:eastAsia="ru-RU"/>
        </w:rPr>
        <w:t>1С:</w:t>
      </w:r>
      <w:r w:rsidR="00BD6FB9" w:rsidRPr="009A16CE">
        <w:rPr>
          <w:rFonts w:ascii="Arial" w:hAnsi="Arial" w:cs="Arial"/>
          <w:lang w:eastAsia="ru-RU"/>
        </w:rPr>
        <w:t xml:space="preserve"> </w:t>
      </w:r>
      <w:r w:rsidR="004D7913" w:rsidRPr="009A16CE">
        <w:rPr>
          <w:rFonts w:ascii="Arial" w:hAnsi="Arial" w:cs="Arial"/>
          <w:lang w:eastAsia="ru-RU"/>
        </w:rPr>
        <w:t xml:space="preserve">ЗУП, трансляцией в </w:t>
      </w:r>
      <w:r w:rsidR="00402B72" w:rsidRPr="009A16CE">
        <w:rPr>
          <w:rFonts w:ascii="Arial" w:hAnsi="Arial" w:cs="Arial"/>
          <w:lang w:eastAsia="ru-RU"/>
        </w:rPr>
        <w:t>1С:</w:t>
      </w:r>
      <w:r w:rsidR="009711FF" w:rsidRPr="009A16CE">
        <w:rPr>
          <w:rFonts w:ascii="Arial" w:hAnsi="Arial" w:cs="Arial"/>
          <w:lang w:eastAsia="ru-RU"/>
        </w:rPr>
        <w:t xml:space="preserve"> </w:t>
      </w:r>
      <w:r w:rsidR="003C184B" w:rsidRPr="009A16CE">
        <w:rPr>
          <w:rFonts w:ascii="Arial" w:hAnsi="Arial" w:cs="Arial"/>
          <w:lang w:eastAsia="ru-RU"/>
        </w:rPr>
        <w:t>УПП;</w:t>
      </w:r>
    </w:p>
    <w:p w14:paraId="2A967737" w14:textId="77777777" w:rsidR="004F4DB1" w:rsidRPr="009A16CE" w:rsidRDefault="00971BF3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требуется </w:t>
      </w:r>
      <w:r w:rsidR="00C967C9" w:rsidRPr="009A16CE">
        <w:rPr>
          <w:rFonts w:ascii="Arial" w:hAnsi="Arial" w:cs="Arial"/>
          <w:lang w:eastAsia="ru-RU"/>
        </w:rPr>
        <w:t>о</w:t>
      </w:r>
      <w:r w:rsidR="004F4DB1" w:rsidRPr="009A16CE">
        <w:rPr>
          <w:rFonts w:ascii="Arial" w:hAnsi="Arial" w:cs="Arial"/>
          <w:lang w:eastAsia="ru-RU"/>
        </w:rPr>
        <w:t xml:space="preserve">существлять учет операций, связанных с начислением заработной платы и прочих выплат, страховых взносов по ним, резервов по отпускам и </w:t>
      </w:r>
      <w:r w:rsidR="00384DFB" w:rsidRPr="009A16CE">
        <w:rPr>
          <w:rFonts w:ascii="Arial" w:hAnsi="Arial" w:cs="Arial"/>
          <w:lang w:eastAsia="ru-RU"/>
        </w:rPr>
        <w:t>вознаграждениям в</w:t>
      </w:r>
      <w:r w:rsidR="004F4DB1" w:rsidRPr="009A16CE">
        <w:rPr>
          <w:rFonts w:ascii="Arial" w:hAnsi="Arial" w:cs="Arial"/>
          <w:lang w:eastAsia="ru-RU"/>
        </w:rPr>
        <w:t xml:space="preserve"> разрезе видов деятельности; </w:t>
      </w:r>
    </w:p>
    <w:p w14:paraId="69683AEA" w14:textId="77777777" w:rsidR="00D23AE9" w:rsidRPr="009A16CE" w:rsidRDefault="00D23AE9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требуется проводить контрольные процедуры согласно списку контрольных процедур по участку учета</w:t>
      </w:r>
    </w:p>
    <w:p w14:paraId="5EA91D37" w14:textId="77777777" w:rsidR="00174B3E" w:rsidRPr="009A16CE" w:rsidRDefault="00971BF3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требуется </w:t>
      </w:r>
      <w:r w:rsidR="00174B3E" w:rsidRPr="009A16CE">
        <w:rPr>
          <w:rFonts w:ascii="Arial" w:hAnsi="Arial" w:cs="Arial"/>
          <w:lang w:eastAsia="ru-RU"/>
        </w:rPr>
        <w:t>ежемесячная корректировка регистров по видам взаиморасчетов с контрагентами и документам расчетов при проведении контрольных процедур при закрытии отчетного периода;</w:t>
      </w:r>
    </w:p>
    <w:p w14:paraId="18D2AAA3" w14:textId="77777777" w:rsidR="00174B3E" w:rsidRPr="009A16CE" w:rsidRDefault="00971BF3" w:rsidP="00883AC2">
      <w:pPr>
        <w:pStyle w:val="NormalRFP"/>
        <w:numPr>
          <w:ilvl w:val="0"/>
          <w:numId w:val="13"/>
        </w:numPr>
        <w:ind w:left="357" w:hanging="357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требуется осуществлять </w:t>
      </w:r>
      <w:r w:rsidR="00174B3E" w:rsidRPr="009A16CE">
        <w:rPr>
          <w:rFonts w:ascii="Arial" w:hAnsi="Arial" w:cs="Arial"/>
          <w:lang w:eastAsia="ru-RU"/>
        </w:rPr>
        <w:t>отражение каждой хозяйственной операции в соответствии с ПБУ 18/02 «Учет расчетов по налогу на прибыль»</w:t>
      </w:r>
      <w:r w:rsidR="006F7996" w:rsidRPr="009A16CE">
        <w:rPr>
          <w:rFonts w:ascii="Arial" w:hAnsi="Arial" w:cs="Arial"/>
          <w:lang w:eastAsia="ru-RU"/>
        </w:rPr>
        <w:t>;</w:t>
      </w:r>
      <w:r w:rsidR="00174B3E" w:rsidRPr="009A16CE">
        <w:rPr>
          <w:rFonts w:ascii="Arial" w:hAnsi="Arial" w:cs="Arial"/>
          <w:lang w:eastAsia="ru-RU"/>
        </w:rPr>
        <w:t xml:space="preserve"> </w:t>
      </w:r>
    </w:p>
    <w:p w14:paraId="64E8F904" w14:textId="77777777" w:rsidR="006F7996" w:rsidRPr="009A16CE" w:rsidRDefault="00971BF3" w:rsidP="00883AC2">
      <w:pPr>
        <w:pStyle w:val="NormalRFP"/>
        <w:numPr>
          <w:ilvl w:val="0"/>
          <w:numId w:val="13"/>
        </w:numPr>
        <w:ind w:left="357" w:hanging="357"/>
        <w:rPr>
          <w:rFonts w:ascii="Arial" w:eastAsia="Times New Roman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требуется </w:t>
      </w:r>
      <w:r w:rsidR="005E4A89" w:rsidRPr="009A16CE">
        <w:rPr>
          <w:rFonts w:ascii="Arial" w:hAnsi="Arial" w:cs="Arial"/>
          <w:lang w:eastAsia="ru-RU"/>
        </w:rPr>
        <w:t>актуализировать регламенты (положения) по порядку учета, относящемуся к настоящему разделу</w:t>
      </w:r>
      <w:r w:rsidR="006F7996" w:rsidRPr="009A16CE">
        <w:rPr>
          <w:rFonts w:ascii="Arial" w:hAnsi="Arial" w:cs="Arial"/>
          <w:lang w:eastAsia="ru-RU"/>
        </w:rPr>
        <w:t>.</w:t>
      </w:r>
    </w:p>
    <w:p w14:paraId="58A60B6F" w14:textId="77777777" w:rsidR="00174B3E" w:rsidRPr="009A16CE" w:rsidRDefault="005E4A89" w:rsidP="006F7996">
      <w:pPr>
        <w:pStyle w:val="NormalRFP"/>
        <w:ind w:left="714" w:firstLine="0"/>
        <w:rPr>
          <w:rFonts w:ascii="Arial" w:eastAsia="Times New Roman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 </w:t>
      </w:r>
    </w:p>
    <w:p w14:paraId="75117A43" w14:textId="77777777" w:rsidR="00384DFB" w:rsidRPr="009A16CE" w:rsidRDefault="00384DFB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Учет расчетов с подотчетными лицами</w:t>
      </w:r>
    </w:p>
    <w:p w14:paraId="3CC14BEF" w14:textId="045AD40E" w:rsidR="00240158" w:rsidRPr="009A16CE" w:rsidRDefault="00384DFB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33854C50" w14:textId="77777777" w:rsidR="00384DFB" w:rsidRPr="009A16CE" w:rsidRDefault="00384DFB" w:rsidP="00883AC2">
      <w:pPr>
        <w:pStyle w:val="NormalRFP"/>
        <w:numPr>
          <w:ilvl w:val="0"/>
          <w:numId w:val="40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Выдача денежных средств под отчет</w:t>
      </w:r>
    </w:p>
    <w:p w14:paraId="1BCD70BB" w14:textId="77777777" w:rsidR="00384DFB" w:rsidRPr="009A16CE" w:rsidRDefault="00384DFB" w:rsidP="00883AC2">
      <w:pPr>
        <w:pStyle w:val="NormalRFP"/>
        <w:numPr>
          <w:ilvl w:val="0"/>
          <w:numId w:val="40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Ввод и обработка авансового отчета</w:t>
      </w:r>
    </w:p>
    <w:p w14:paraId="336A7D57" w14:textId="77777777" w:rsidR="00384DFB" w:rsidRPr="009A16CE" w:rsidRDefault="00384DFB" w:rsidP="00883AC2">
      <w:pPr>
        <w:pStyle w:val="NormalRFP"/>
        <w:numPr>
          <w:ilvl w:val="0"/>
          <w:numId w:val="40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Расчет выплат при увольнении</w:t>
      </w:r>
      <w:r w:rsidR="00FF334B" w:rsidRPr="009A16CE">
        <w:rPr>
          <w:rFonts w:ascii="Arial" w:hAnsi="Arial" w:cs="Arial"/>
          <w:lang w:eastAsia="ru-RU"/>
        </w:rPr>
        <w:t xml:space="preserve"> (в части подготовки информации о задолженности сотрудников)</w:t>
      </w:r>
    </w:p>
    <w:p w14:paraId="1757506B" w14:textId="77777777" w:rsidR="00384DFB" w:rsidRPr="009A16CE" w:rsidRDefault="00384DFB" w:rsidP="00883AC2">
      <w:pPr>
        <w:pStyle w:val="NormalRFP"/>
        <w:numPr>
          <w:ilvl w:val="0"/>
          <w:numId w:val="40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расчетов с подотчетными лицами</w:t>
      </w:r>
    </w:p>
    <w:p w14:paraId="681E2B19" w14:textId="77777777" w:rsidR="00240158" w:rsidRPr="009A16CE" w:rsidRDefault="00240158" w:rsidP="00F74101">
      <w:pPr>
        <w:pStyle w:val="NormalRFP"/>
        <w:ind w:left="1701" w:firstLine="0"/>
        <w:rPr>
          <w:rFonts w:ascii="Arial" w:hAnsi="Arial" w:cs="Arial"/>
          <w:b/>
          <w:i/>
        </w:rPr>
      </w:pPr>
    </w:p>
    <w:p w14:paraId="0BB4DC3C" w14:textId="1171037D" w:rsidR="00384DFB" w:rsidRPr="009A16CE" w:rsidRDefault="00384DFB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3471A896" w14:textId="1F8B18E5" w:rsidR="00222922" w:rsidRPr="009A16CE" w:rsidRDefault="00384DFB" w:rsidP="00F74101">
      <w:pPr>
        <w:pStyle w:val="NormalRFP"/>
        <w:ind w:firstLine="0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F720C5" w:rsidRPr="009A16CE">
        <w:rPr>
          <w:rFonts w:ascii="Arial" w:hAnsi="Arial" w:cs="Arial"/>
        </w:rPr>
        <w:t>Водоканала</w:t>
      </w:r>
      <w:r w:rsidRPr="009A16CE">
        <w:rPr>
          <w:rFonts w:ascii="Arial" w:hAnsi="Arial" w:cs="Arial"/>
        </w:rPr>
        <w:t xml:space="preserve"> РВК</w:t>
      </w:r>
      <w:r w:rsidR="00C967C9" w:rsidRPr="009A16CE">
        <w:rPr>
          <w:rFonts w:ascii="Arial" w:hAnsi="Arial" w:cs="Arial"/>
        </w:rPr>
        <w:t>.</w:t>
      </w:r>
    </w:p>
    <w:p w14:paraId="075D6494" w14:textId="77777777" w:rsidR="00C967C9" w:rsidRPr="009A16CE" w:rsidRDefault="00C967C9" w:rsidP="00E037DB">
      <w:pPr>
        <w:pStyle w:val="NormalRFP"/>
        <w:rPr>
          <w:rFonts w:ascii="Arial" w:eastAsia="Times New Roman" w:hAnsi="Arial" w:cs="Arial"/>
          <w:lang w:eastAsia="ru-RU"/>
        </w:rPr>
      </w:pPr>
    </w:p>
    <w:p w14:paraId="24E82C54" w14:textId="77777777" w:rsidR="004C5F75" w:rsidRPr="009A16CE" w:rsidRDefault="004C5F75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 xml:space="preserve">Учет </w:t>
      </w:r>
      <w:r w:rsidR="00F87DCB" w:rsidRPr="009A16CE">
        <w:rPr>
          <w:rFonts w:ascii="Arial" w:hAnsi="Arial" w:cs="Arial"/>
          <w:color w:val="auto"/>
          <w:szCs w:val="22"/>
        </w:rPr>
        <w:t xml:space="preserve">финансовых и </w:t>
      </w:r>
      <w:r w:rsidRPr="009A16CE">
        <w:rPr>
          <w:rFonts w:ascii="Arial" w:hAnsi="Arial" w:cs="Arial"/>
          <w:color w:val="auto"/>
          <w:szCs w:val="22"/>
        </w:rPr>
        <w:t>банковских операций</w:t>
      </w:r>
    </w:p>
    <w:p w14:paraId="3CA9EAD9" w14:textId="2B85C04E" w:rsidR="00F74101" w:rsidRPr="009A16CE" w:rsidRDefault="004C5F75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BFBE790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Обработка банковской выписки по исходящим платежам</w:t>
      </w:r>
    </w:p>
    <w:p w14:paraId="39EF6DD5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наличных денежных средств</w:t>
      </w:r>
    </w:p>
    <w:p w14:paraId="31555B39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поступления денежных средств (</w:t>
      </w:r>
      <w:proofErr w:type="spellStart"/>
      <w:r w:rsidRPr="009A16CE">
        <w:rPr>
          <w:rFonts w:ascii="Arial" w:hAnsi="Arial" w:cs="Arial"/>
          <w:lang w:eastAsia="ru-RU"/>
        </w:rPr>
        <w:t>квитование</w:t>
      </w:r>
      <w:proofErr w:type="spellEnd"/>
      <w:r w:rsidRPr="009A16CE">
        <w:rPr>
          <w:rFonts w:ascii="Arial" w:hAnsi="Arial" w:cs="Arial"/>
          <w:lang w:eastAsia="ru-RU"/>
        </w:rPr>
        <w:t xml:space="preserve"> полученных и выданных денежных средств)</w:t>
      </w:r>
      <w:r w:rsidR="00F742C5" w:rsidRPr="009A16CE">
        <w:rPr>
          <w:rFonts w:ascii="Arial" w:hAnsi="Arial" w:cs="Arial"/>
          <w:lang w:eastAsia="ru-RU"/>
        </w:rPr>
        <w:t xml:space="preserve"> (в части </w:t>
      </w:r>
      <w:proofErr w:type="spellStart"/>
      <w:r w:rsidR="00F742C5" w:rsidRPr="009A16CE">
        <w:rPr>
          <w:rFonts w:ascii="Arial" w:hAnsi="Arial" w:cs="Arial"/>
          <w:lang w:eastAsia="ru-RU"/>
        </w:rPr>
        <w:t>квитования</w:t>
      </w:r>
      <w:proofErr w:type="spellEnd"/>
      <w:r w:rsidR="00F742C5" w:rsidRPr="009A16CE">
        <w:rPr>
          <w:rFonts w:ascii="Arial" w:hAnsi="Arial" w:cs="Arial"/>
          <w:lang w:eastAsia="ru-RU"/>
        </w:rPr>
        <w:t xml:space="preserve"> по агрегированным договорам)</w:t>
      </w:r>
    </w:p>
    <w:p w14:paraId="32996131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Обработка банковской выписки по входящим поступлениям</w:t>
      </w:r>
    </w:p>
    <w:p w14:paraId="41325337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субсидий, целевого финансирования с поступлением денежных средств</w:t>
      </w:r>
    </w:p>
    <w:p w14:paraId="42AF4A95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субсидий, целевого финансирования без поступления денежных средств</w:t>
      </w:r>
    </w:p>
    <w:p w14:paraId="59CD1BA8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инкассации денежных средств</w:t>
      </w:r>
    </w:p>
    <w:p w14:paraId="2CAADA98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финансовых вложений и займов выданных</w:t>
      </w:r>
    </w:p>
    <w:p w14:paraId="3190B58A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кредитов и займов полученных</w:t>
      </w:r>
    </w:p>
    <w:p w14:paraId="17912B14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операций с капиталом</w:t>
      </w:r>
    </w:p>
    <w:p w14:paraId="372E5DBB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банковских счетов, денежных средств и финансовых вложений</w:t>
      </w:r>
    </w:p>
    <w:p w14:paraId="08CEA302" w14:textId="77777777" w:rsidR="00EB4CD4" w:rsidRPr="009A16CE" w:rsidRDefault="00EB4CD4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возвратов и корректировок долга</w:t>
      </w:r>
      <w:r w:rsidR="00F742C5" w:rsidRPr="009A16CE">
        <w:rPr>
          <w:rFonts w:ascii="Arial" w:hAnsi="Arial" w:cs="Arial"/>
          <w:lang w:eastAsia="ru-RU"/>
        </w:rPr>
        <w:t xml:space="preserve"> (в части отражения в учете платежных поручений и подготовки отчета о проведенных за день операциях)</w:t>
      </w:r>
    </w:p>
    <w:p w14:paraId="7A502F8E" w14:textId="77777777" w:rsidR="006E06D1" w:rsidRPr="009A16CE" w:rsidRDefault="006E06D1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Закрытие периода по участку учета финансовых и банковских операций</w:t>
      </w:r>
    </w:p>
    <w:p w14:paraId="713D64C0" w14:textId="77777777" w:rsidR="00665566" w:rsidRPr="009A16CE" w:rsidRDefault="00665566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F742C5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5B4F17DA" w14:textId="77777777" w:rsidR="00665566" w:rsidRPr="009A16CE" w:rsidRDefault="00665566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статистической отчетности, закрепленной за Исполнителем</w:t>
      </w:r>
      <w:r w:rsidR="00F742C5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0452FB03" w14:textId="4727561D" w:rsidR="00665566" w:rsidRPr="009A16CE" w:rsidRDefault="00665566" w:rsidP="00883AC2">
      <w:pPr>
        <w:pStyle w:val="NormalRFP"/>
        <w:numPr>
          <w:ilvl w:val="0"/>
          <w:numId w:val="4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справочников контрагентов и договоров</w:t>
      </w:r>
      <w:r w:rsidR="00F742C5" w:rsidRPr="009A16CE">
        <w:rPr>
          <w:rFonts w:ascii="Arial" w:hAnsi="Arial" w:cs="Arial"/>
          <w:lang w:eastAsia="ru-RU"/>
        </w:rPr>
        <w:t xml:space="preserve"> (в части заведения доходных договоров, контрагентов по платежам, по которым нет данных в системе)</w:t>
      </w:r>
    </w:p>
    <w:p w14:paraId="7E745C61" w14:textId="5D42DF5D" w:rsidR="004C5F75" w:rsidRPr="009A16CE" w:rsidRDefault="004C5F75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7FE2790F" w14:textId="71B395A4" w:rsidR="00B12EE7" w:rsidRPr="009A16CE" w:rsidRDefault="001A6E2B" w:rsidP="00C967C9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C43B73" w:rsidRPr="009A16CE">
        <w:rPr>
          <w:rFonts w:ascii="Arial" w:hAnsi="Arial" w:cs="Arial"/>
        </w:rPr>
        <w:t>Водоканала РВК</w:t>
      </w:r>
      <w:r w:rsidR="003D5575" w:rsidRPr="009A16CE">
        <w:rPr>
          <w:rFonts w:ascii="Arial" w:hAnsi="Arial" w:cs="Arial"/>
        </w:rPr>
        <w:t xml:space="preserve">, 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3D5575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618E6CD8" w14:textId="77777777" w:rsidR="006E036A" w:rsidRPr="009A16CE" w:rsidRDefault="006E036A" w:rsidP="00883AC2">
      <w:pPr>
        <w:pStyle w:val="NormalRFP"/>
        <w:numPr>
          <w:ilvl w:val="0"/>
          <w:numId w:val="4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вести учет поступивших и оплаченных платежей в разрезе статей ДДС, источников финансирования, проектов, видов деятельности; распределять платежи, поступившие в рамках судебных разбирательств на погашение основного долга, госпошлины, штрафов, пени;</w:t>
      </w:r>
    </w:p>
    <w:p w14:paraId="2FF291C2" w14:textId="77777777" w:rsidR="00D23AE9" w:rsidRPr="009A16CE" w:rsidRDefault="00D23AE9" w:rsidP="00883AC2">
      <w:pPr>
        <w:pStyle w:val="NormalRFP"/>
        <w:numPr>
          <w:ilvl w:val="0"/>
          <w:numId w:val="4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участку учета</w:t>
      </w:r>
    </w:p>
    <w:p w14:paraId="07CE798D" w14:textId="77777777" w:rsidR="00174B3E" w:rsidRPr="009A16CE" w:rsidRDefault="006E036A" w:rsidP="00883AC2">
      <w:pPr>
        <w:pStyle w:val="NormalRFP"/>
        <w:numPr>
          <w:ilvl w:val="0"/>
          <w:numId w:val="4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lastRenderedPageBreak/>
        <w:t xml:space="preserve">осуществлять </w:t>
      </w:r>
      <w:r w:rsidR="00174B3E" w:rsidRPr="009A16CE">
        <w:rPr>
          <w:rFonts w:ascii="Arial" w:hAnsi="Arial" w:cs="Arial"/>
        </w:rPr>
        <w:t>ежемесячн</w:t>
      </w:r>
      <w:r w:rsidRPr="009A16CE">
        <w:rPr>
          <w:rFonts w:ascii="Arial" w:hAnsi="Arial" w:cs="Arial"/>
        </w:rPr>
        <w:t>ую</w:t>
      </w:r>
      <w:r w:rsidR="00174B3E" w:rsidRPr="009A16CE">
        <w:rPr>
          <w:rFonts w:ascii="Arial" w:hAnsi="Arial" w:cs="Arial"/>
        </w:rPr>
        <w:t xml:space="preserve"> корректировк</w:t>
      </w:r>
      <w:r w:rsidRPr="009A16CE">
        <w:rPr>
          <w:rFonts w:ascii="Arial" w:hAnsi="Arial" w:cs="Arial"/>
        </w:rPr>
        <w:t>у</w:t>
      </w:r>
      <w:r w:rsidR="00174B3E" w:rsidRPr="009A16CE">
        <w:rPr>
          <w:rFonts w:ascii="Arial" w:hAnsi="Arial" w:cs="Arial"/>
        </w:rPr>
        <w:t xml:space="preserve"> регистров по видам взаиморасчетов с контрагентами и документам расчетов при проведении контрольных процедур при закрытии отчетного периода;</w:t>
      </w:r>
    </w:p>
    <w:p w14:paraId="1719C0EF" w14:textId="77777777" w:rsidR="005E4A89" w:rsidRPr="009A16CE" w:rsidRDefault="006E036A" w:rsidP="00883AC2">
      <w:pPr>
        <w:pStyle w:val="NormalRFP"/>
        <w:numPr>
          <w:ilvl w:val="0"/>
          <w:numId w:val="4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осуществлять </w:t>
      </w:r>
      <w:r w:rsidR="00174B3E" w:rsidRPr="009A16CE">
        <w:rPr>
          <w:rFonts w:ascii="Arial" w:hAnsi="Arial" w:cs="Arial"/>
        </w:rPr>
        <w:t>отражение каждой хозяйственной операции в соответствии с ПБУ 18/02 «Учет расчетов по налогу на прибыль»</w:t>
      </w:r>
      <w:r w:rsidR="006F7996" w:rsidRPr="009A16CE">
        <w:rPr>
          <w:rFonts w:ascii="Arial" w:hAnsi="Arial" w:cs="Arial"/>
        </w:rPr>
        <w:t>;</w:t>
      </w:r>
      <w:r w:rsidR="00174B3E" w:rsidRPr="009A16CE">
        <w:rPr>
          <w:rFonts w:ascii="Arial" w:hAnsi="Arial" w:cs="Arial"/>
        </w:rPr>
        <w:t xml:space="preserve"> </w:t>
      </w:r>
    </w:p>
    <w:p w14:paraId="520B58D4" w14:textId="77777777" w:rsidR="00E62CDC" w:rsidRPr="009A16CE" w:rsidRDefault="005E4A89" w:rsidP="00883AC2">
      <w:pPr>
        <w:pStyle w:val="NormalRFP"/>
        <w:numPr>
          <w:ilvl w:val="0"/>
          <w:numId w:val="4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>актуализировать регламенты (положения) по порядку учета, относящемуся к настоящему разделу</w:t>
      </w:r>
      <w:r w:rsidR="006F7996" w:rsidRPr="009A16CE">
        <w:rPr>
          <w:rFonts w:ascii="Arial" w:hAnsi="Arial" w:cs="Arial"/>
        </w:rPr>
        <w:t>.</w:t>
      </w:r>
      <w:r w:rsidRPr="009A16CE">
        <w:rPr>
          <w:rFonts w:ascii="Arial" w:hAnsi="Arial" w:cs="Arial"/>
          <w:lang w:eastAsia="ru-RU"/>
        </w:rPr>
        <w:t xml:space="preserve"> </w:t>
      </w:r>
    </w:p>
    <w:p w14:paraId="185BAC36" w14:textId="77777777" w:rsidR="00222922" w:rsidRPr="009A16CE" w:rsidRDefault="00222922" w:rsidP="00E037DB">
      <w:pPr>
        <w:pStyle w:val="a3"/>
        <w:spacing w:before="120" w:line="240" w:lineRule="auto"/>
        <w:ind w:left="357"/>
        <w:jc w:val="both"/>
        <w:rPr>
          <w:rFonts w:ascii="Arial" w:hAnsi="Arial" w:cs="Arial"/>
          <w:lang w:eastAsia="ru-RU"/>
        </w:rPr>
      </w:pPr>
    </w:p>
    <w:p w14:paraId="0FEA5C60" w14:textId="77777777" w:rsidR="001839D3" w:rsidRPr="009A16CE" w:rsidRDefault="001839D3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Закрытие периода и формирование отчетности</w:t>
      </w:r>
    </w:p>
    <w:p w14:paraId="2CE690AA" w14:textId="6021DA73" w:rsidR="001839D3" w:rsidRPr="009A16CE" w:rsidRDefault="001839D3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24488FAB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процента ежемесячных отчислений в резервы по отпускам и вознаграждениям</w:t>
      </w:r>
      <w:r w:rsidR="00FF334B" w:rsidRPr="009A16CE">
        <w:rPr>
          <w:rFonts w:ascii="Arial" w:hAnsi="Arial" w:cs="Arial"/>
          <w:lang w:eastAsia="ru-RU"/>
        </w:rPr>
        <w:t xml:space="preserve"> (в части расчетов и утверждения документов)</w:t>
      </w:r>
    </w:p>
    <w:p w14:paraId="0EBC58A8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фактической себестоимости и формирование финансового результата</w:t>
      </w:r>
    </w:p>
    <w:p w14:paraId="6AA1EE16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прочих резервов и начислений, вкл. резервы по судебным делам</w:t>
      </w:r>
    </w:p>
    <w:p w14:paraId="61379FA7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резерва по обесцениванию финансовых вложений (вклад в уставный капитал других организаций)</w:t>
      </w:r>
    </w:p>
    <w:p w14:paraId="2DF4A575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Расчеты с учредителями и акционерами</w:t>
      </w:r>
    </w:p>
    <w:p w14:paraId="1D7C408A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бухгалтерской отчетности</w:t>
      </w:r>
    </w:p>
    <w:p w14:paraId="42C4A91A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аудиторских проверок по РСБУ</w:t>
      </w:r>
    </w:p>
    <w:p w14:paraId="0D98226A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данных для МСФО отчетности</w:t>
      </w:r>
      <w:r w:rsidR="00F742C5" w:rsidRPr="009A16CE">
        <w:rPr>
          <w:rFonts w:ascii="Arial" w:hAnsi="Arial" w:cs="Arial"/>
          <w:lang w:eastAsia="ru-RU"/>
        </w:rPr>
        <w:t xml:space="preserve"> (в части сбора, подготовки и трансляции данных из РСБУ в МСФО)</w:t>
      </w:r>
    </w:p>
    <w:p w14:paraId="206CF96D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Сопровождение аудиторских проверок по МСФО</w:t>
      </w:r>
    </w:p>
    <w:p w14:paraId="0FA997ED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статистической отчетности, закрепленной за Исполнителем</w:t>
      </w:r>
      <w:r w:rsidR="00F742C5" w:rsidRPr="009A16CE">
        <w:rPr>
          <w:rFonts w:ascii="Arial" w:hAnsi="Arial" w:cs="Arial"/>
          <w:lang w:eastAsia="ru-RU"/>
        </w:rPr>
        <w:t xml:space="preserve"> (в части подготовки форм, закрепленных за участком учета)</w:t>
      </w:r>
    </w:p>
    <w:p w14:paraId="783623F4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и формирование отчетности по водному налогу и плате за водопользование (за исключением платы в фиксированных размерах)</w:t>
      </w:r>
    </w:p>
    <w:p w14:paraId="500E4512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Учет платы за водопользование водным объектом (при фиксированных платежах)</w:t>
      </w:r>
    </w:p>
    <w:p w14:paraId="4E7CA013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налога на имущество и формирование отчетности по налогу на имущество</w:t>
      </w:r>
      <w:r w:rsidR="00F742C5" w:rsidRPr="009A16CE">
        <w:rPr>
          <w:rFonts w:ascii="Arial" w:hAnsi="Arial" w:cs="Arial"/>
          <w:lang w:eastAsia="ru-RU"/>
        </w:rPr>
        <w:t xml:space="preserve"> (в части расчета и отражения в учете налога на имущество, подготовки декларации)</w:t>
      </w:r>
    </w:p>
    <w:p w14:paraId="1E15DF42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и формирование отчетности по земельному налогу</w:t>
      </w:r>
    </w:p>
    <w:p w14:paraId="48229F19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и формирование отчетности по транспортному налогу</w:t>
      </w:r>
    </w:p>
    <w:p w14:paraId="733E5DCB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прочих налогов и формирование отчетности по прочим налогам</w:t>
      </w:r>
    </w:p>
    <w:p w14:paraId="3AA11B2C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Расчет налога на прибыль и формирование отчетности по налогу на прибыль </w:t>
      </w:r>
    </w:p>
    <w:p w14:paraId="519C4C83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НДС и формирование отчетности по НДС, книги покупок и книги продаж</w:t>
      </w:r>
      <w:r w:rsidR="007C5C46" w:rsidRPr="009A16CE">
        <w:rPr>
          <w:rFonts w:ascii="Arial" w:hAnsi="Arial" w:cs="Arial"/>
          <w:lang w:eastAsia="ru-RU"/>
        </w:rPr>
        <w:t xml:space="preserve"> (в части сбора данных по другим участкам учета и подготовки декларации по НДС)</w:t>
      </w:r>
    </w:p>
    <w:p w14:paraId="74301C26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отчетности за негативное воздействие на окружающую среду</w:t>
      </w:r>
    </w:p>
    <w:p w14:paraId="74B4C07B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заявок на оплату по налогам и сборам</w:t>
      </w:r>
    </w:p>
    <w:p w14:paraId="5549376D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Взаимодействие с налоговыми органами, сопровождение налоговых проверок, проверок </w:t>
      </w:r>
      <w:r w:rsidR="00E503E1" w:rsidRPr="009A16CE">
        <w:rPr>
          <w:rFonts w:ascii="Arial" w:hAnsi="Arial" w:cs="Arial"/>
          <w:lang w:eastAsia="ru-RU"/>
        </w:rPr>
        <w:t>СФР</w:t>
      </w:r>
      <w:r w:rsidR="00BF4760" w:rsidRPr="009A16CE">
        <w:rPr>
          <w:rFonts w:ascii="Arial" w:hAnsi="Arial" w:cs="Arial"/>
          <w:lang w:eastAsia="ru-RU"/>
        </w:rPr>
        <w:t xml:space="preserve"> (в части предоставления по запросу информации по участку учета)</w:t>
      </w:r>
    </w:p>
    <w:p w14:paraId="74E03D77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Сверка с налоговыми органами</w:t>
      </w:r>
    </w:p>
    <w:p w14:paraId="59A2FB82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Подача уточненных налоговых деклараций</w:t>
      </w:r>
      <w:r w:rsidR="00BF4760" w:rsidRPr="009A16CE">
        <w:rPr>
          <w:rFonts w:ascii="Arial" w:hAnsi="Arial" w:cs="Arial"/>
          <w:lang w:eastAsia="ru-RU"/>
        </w:rPr>
        <w:t xml:space="preserve"> (в части корректировок, перерасчетов по налогам и подготовки уточненной декларации)</w:t>
      </w:r>
    </w:p>
    <w:p w14:paraId="5C979F0A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Зачет и возврат по налогам и сборам из ИФНС, без госпошлины</w:t>
      </w:r>
    </w:p>
    <w:p w14:paraId="3FBD234A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Обработка результатов налоговой проверки</w:t>
      </w:r>
    </w:p>
    <w:p w14:paraId="55FFB3DC" w14:textId="77777777" w:rsidR="006E06D1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Обработка результатов решения по апелляционной жалобе </w:t>
      </w:r>
    </w:p>
    <w:p w14:paraId="4DA3E0ED" w14:textId="77777777" w:rsidR="001839D3" w:rsidRPr="009A16CE" w:rsidRDefault="006E06D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Обработка запросов контролирующих органов, за исключением запросов налоговых органов, </w:t>
      </w:r>
      <w:r w:rsidR="00E503E1" w:rsidRPr="009A16CE">
        <w:rPr>
          <w:rFonts w:ascii="Arial" w:hAnsi="Arial" w:cs="Arial"/>
          <w:lang w:eastAsia="ru-RU"/>
        </w:rPr>
        <w:t>СФР</w:t>
      </w:r>
    </w:p>
    <w:p w14:paraId="22F8D46B" w14:textId="77777777" w:rsidR="00DF7861" w:rsidRPr="009A16CE" w:rsidRDefault="00DF7861" w:rsidP="00883AC2">
      <w:pPr>
        <w:pStyle w:val="NormalRFP"/>
        <w:numPr>
          <w:ilvl w:val="0"/>
          <w:numId w:val="4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</w:t>
      </w:r>
      <w:r w:rsidR="00D91B3A" w:rsidRPr="009A16CE">
        <w:rPr>
          <w:rFonts w:ascii="Arial" w:hAnsi="Arial" w:cs="Arial"/>
          <w:lang w:eastAsia="ru-RU"/>
        </w:rPr>
        <w:t>я</w:t>
      </w:r>
      <w:r w:rsidRPr="009A16CE">
        <w:rPr>
          <w:rFonts w:ascii="Arial" w:hAnsi="Arial" w:cs="Arial"/>
          <w:lang w:eastAsia="ru-RU"/>
        </w:rPr>
        <w:t xml:space="preserve"> прочих активов и обязательств</w:t>
      </w:r>
    </w:p>
    <w:p w14:paraId="3EF9CB10" w14:textId="6025AFB8" w:rsidR="001839D3" w:rsidRPr="009A16CE" w:rsidRDefault="001839D3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0FEFF583" w14:textId="650750EE" w:rsidR="00894C9E" w:rsidRPr="009A16CE" w:rsidRDefault="001A6E2B" w:rsidP="00894C9E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следует применять учетную политику </w:t>
      </w:r>
      <w:r w:rsidR="00F720C5" w:rsidRPr="009A16CE">
        <w:rPr>
          <w:rFonts w:ascii="Arial" w:hAnsi="Arial" w:cs="Arial"/>
        </w:rPr>
        <w:t>Водоканала</w:t>
      </w:r>
      <w:r w:rsidRPr="009A16CE">
        <w:rPr>
          <w:rFonts w:ascii="Arial" w:hAnsi="Arial" w:cs="Arial"/>
        </w:rPr>
        <w:t xml:space="preserve"> РВК, </w:t>
      </w:r>
      <w:r w:rsidR="00894C9E" w:rsidRPr="009A16CE">
        <w:rPr>
          <w:rFonts w:ascii="Arial" w:hAnsi="Arial" w:cs="Arial"/>
        </w:rPr>
        <w:t xml:space="preserve">а также учитывать, что </w:t>
      </w:r>
      <w:r w:rsidR="00923AEA" w:rsidRPr="009A16CE">
        <w:rPr>
          <w:rFonts w:ascii="Arial" w:hAnsi="Arial" w:cs="Arial"/>
        </w:rPr>
        <w:t>Исполнитель</w:t>
      </w:r>
      <w:r w:rsidR="00894C9E" w:rsidRPr="009A16CE">
        <w:rPr>
          <w:rFonts w:ascii="Arial" w:hAnsi="Arial" w:cs="Arial"/>
        </w:rPr>
        <w:t xml:space="preserve"> помимо типовых действий по бухгалтерскому учету должен:</w:t>
      </w:r>
    </w:p>
    <w:p w14:paraId="03AA6E1F" w14:textId="77777777" w:rsidR="00E577D4" w:rsidRPr="009A16CE" w:rsidRDefault="00894C9E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осуществлять </w:t>
      </w:r>
      <w:r w:rsidR="00E577D4" w:rsidRPr="009A16CE">
        <w:rPr>
          <w:rFonts w:ascii="Arial" w:hAnsi="Arial" w:cs="Arial"/>
        </w:rPr>
        <w:t>формирование в бухгалтерском учете резерв</w:t>
      </w:r>
      <w:r w:rsidR="001A53D4" w:rsidRPr="009A16CE">
        <w:rPr>
          <w:rFonts w:ascii="Arial" w:hAnsi="Arial" w:cs="Arial"/>
        </w:rPr>
        <w:t>ы</w:t>
      </w:r>
      <w:r w:rsidR="00E577D4" w:rsidRPr="009A16CE">
        <w:rPr>
          <w:rFonts w:ascii="Arial" w:hAnsi="Arial" w:cs="Arial"/>
        </w:rPr>
        <w:t xml:space="preserve"> по оценочным обязательствам на случай неблагоприятного ожидания исхода судебных разбирательств;</w:t>
      </w:r>
    </w:p>
    <w:p w14:paraId="3C4F5256" w14:textId="77777777" w:rsidR="009B4F42" w:rsidRPr="009A16CE" w:rsidRDefault="00894C9E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формировать </w:t>
      </w:r>
      <w:r w:rsidR="009B4F42" w:rsidRPr="009A16CE">
        <w:rPr>
          <w:rFonts w:ascii="Arial" w:hAnsi="Arial" w:cs="Arial"/>
        </w:rPr>
        <w:t>бухгалтерск</w:t>
      </w:r>
      <w:r w:rsidRPr="009A16CE">
        <w:rPr>
          <w:rFonts w:ascii="Arial" w:hAnsi="Arial" w:cs="Arial"/>
        </w:rPr>
        <w:t>ую</w:t>
      </w:r>
      <w:r w:rsidR="009B4F42" w:rsidRPr="009A16CE">
        <w:rPr>
          <w:rFonts w:ascii="Arial" w:hAnsi="Arial" w:cs="Arial"/>
        </w:rPr>
        <w:t xml:space="preserve"> отчетность ежемесячно не позднее 7-го рабочего дня, следующего за отчетным</w:t>
      </w:r>
      <w:r w:rsidR="008A0239" w:rsidRPr="009A16CE">
        <w:rPr>
          <w:rFonts w:ascii="Arial" w:hAnsi="Arial" w:cs="Arial"/>
        </w:rPr>
        <w:t>. Состав ежемесячной отчетности: бухгалтерский баланс, отчет о финансовых результатах сводный и в разрезе видов деятельности. Состав ежеквартальной отчетности: бухгалтерский баланс, отчет о финансовых результатах сводный и в разрезе видов деятельности</w:t>
      </w:r>
      <w:r w:rsidR="00CF7FD1" w:rsidRPr="009A16CE">
        <w:rPr>
          <w:rFonts w:ascii="Arial" w:hAnsi="Arial" w:cs="Arial"/>
        </w:rPr>
        <w:t xml:space="preserve"> (тарифных и нетарифных)</w:t>
      </w:r>
      <w:r w:rsidR="001A53D4" w:rsidRPr="009A16CE">
        <w:rPr>
          <w:rFonts w:ascii="Arial" w:hAnsi="Arial" w:cs="Arial"/>
        </w:rPr>
        <w:t>. В срок до 15 рабочего дня, следующего за отчетным формировать</w:t>
      </w:r>
      <w:r w:rsidR="008A0239" w:rsidRPr="009A16CE">
        <w:rPr>
          <w:rFonts w:ascii="Arial" w:hAnsi="Arial" w:cs="Arial"/>
        </w:rPr>
        <w:t xml:space="preserve"> отчет о движении денежных средств</w:t>
      </w:r>
      <w:r w:rsidR="006C7FAF" w:rsidRPr="009A16CE">
        <w:rPr>
          <w:rFonts w:ascii="Arial" w:hAnsi="Arial" w:cs="Arial"/>
        </w:rPr>
        <w:t xml:space="preserve"> по каждому обслуживаемому предприятию</w:t>
      </w:r>
      <w:r w:rsidR="008A0239" w:rsidRPr="009A16CE">
        <w:rPr>
          <w:rFonts w:ascii="Arial" w:hAnsi="Arial" w:cs="Arial"/>
        </w:rPr>
        <w:t>;</w:t>
      </w:r>
    </w:p>
    <w:p w14:paraId="4A167420" w14:textId="77777777" w:rsidR="0051008B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формировать годовую бухгалтерскую отчетность</w:t>
      </w:r>
      <w:r w:rsidR="0051008B" w:rsidRPr="009A16CE">
        <w:rPr>
          <w:rFonts w:ascii="Arial" w:hAnsi="Arial" w:cs="Arial"/>
        </w:rPr>
        <w:t xml:space="preserve"> и пояснительную записку (на базе отчетов из системы) </w:t>
      </w:r>
      <w:r w:rsidR="009B4F42" w:rsidRPr="009A16CE">
        <w:rPr>
          <w:rFonts w:ascii="Arial" w:hAnsi="Arial" w:cs="Arial"/>
        </w:rPr>
        <w:t xml:space="preserve">не позднее </w:t>
      </w:r>
      <w:r w:rsidR="009211CA" w:rsidRPr="009A16CE">
        <w:rPr>
          <w:rFonts w:ascii="Arial" w:hAnsi="Arial" w:cs="Arial"/>
        </w:rPr>
        <w:t>8</w:t>
      </w:r>
      <w:r w:rsidR="009B4F42" w:rsidRPr="009A16CE">
        <w:rPr>
          <w:rFonts w:ascii="Arial" w:hAnsi="Arial" w:cs="Arial"/>
        </w:rPr>
        <w:t xml:space="preserve">-го рабочего дня, следующего за окончанием отчетного года. </w:t>
      </w:r>
      <w:r w:rsidR="008A0239" w:rsidRPr="009A16CE">
        <w:rPr>
          <w:rFonts w:ascii="Arial" w:hAnsi="Arial" w:cs="Arial"/>
        </w:rPr>
        <w:t xml:space="preserve">В составе годовой отчетности </w:t>
      </w:r>
      <w:r w:rsidR="001A53D4" w:rsidRPr="009A16CE">
        <w:rPr>
          <w:rFonts w:ascii="Arial" w:hAnsi="Arial" w:cs="Arial"/>
        </w:rPr>
        <w:t>составляется баланс, отчет о финансовых результатах. П</w:t>
      </w:r>
      <w:r w:rsidR="008A0239" w:rsidRPr="009A16CE">
        <w:rPr>
          <w:rFonts w:ascii="Arial" w:hAnsi="Arial" w:cs="Arial"/>
        </w:rPr>
        <w:t>олный комплект форм, требуемых в соответствии с законодательством</w:t>
      </w:r>
      <w:r w:rsidR="001A53D4" w:rsidRPr="009A16CE">
        <w:rPr>
          <w:rFonts w:ascii="Arial" w:hAnsi="Arial" w:cs="Arial"/>
        </w:rPr>
        <w:t>, формируется не позднее 31 января года, следующего за отчетным</w:t>
      </w:r>
      <w:r w:rsidR="006F7996" w:rsidRPr="009A16CE">
        <w:rPr>
          <w:rFonts w:ascii="Arial" w:hAnsi="Arial" w:cs="Arial"/>
        </w:rPr>
        <w:t>;</w:t>
      </w:r>
    </w:p>
    <w:p w14:paraId="5A71C305" w14:textId="77777777" w:rsidR="001839D3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транслировать проводки</w:t>
      </w:r>
      <w:r w:rsidR="009B4F42" w:rsidRPr="009A16CE">
        <w:rPr>
          <w:rFonts w:ascii="Arial" w:hAnsi="Arial" w:cs="Arial"/>
        </w:rPr>
        <w:t xml:space="preserve"> бухгалтерского учета, сформированных на счетах РСБУ на счета МСФО, ежемесячно не позднее 8-го рабочего дня месяца, следующего за отчетным</w:t>
      </w:r>
      <w:r w:rsidR="001A53D4" w:rsidRPr="009A16CE">
        <w:rPr>
          <w:rFonts w:ascii="Arial" w:hAnsi="Arial" w:cs="Arial"/>
        </w:rPr>
        <w:t>/ по итогам года</w:t>
      </w:r>
      <w:r w:rsidR="007A2D5F" w:rsidRPr="009A16CE">
        <w:rPr>
          <w:rFonts w:ascii="Arial" w:hAnsi="Arial" w:cs="Arial"/>
        </w:rPr>
        <w:t xml:space="preserve"> -</w:t>
      </w:r>
      <w:r w:rsidR="001A53D4" w:rsidRPr="009A16CE">
        <w:rPr>
          <w:rFonts w:ascii="Arial" w:hAnsi="Arial" w:cs="Arial"/>
        </w:rPr>
        <w:t xml:space="preserve"> не позднее</w:t>
      </w:r>
      <w:r w:rsidR="007A2D5F" w:rsidRPr="009A16CE">
        <w:rPr>
          <w:rFonts w:ascii="Arial" w:hAnsi="Arial" w:cs="Arial"/>
        </w:rPr>
        <w:t xml:space="preserve"> </w:t>
      </w:r>
      <w:r w:rsidR="009211CA" w:rsidRPr="009A16CE">
        <w:rPr>
          <w:rFonts w:ascii="Arial" w:hAnsi="Arial" w:cs="Arial"/>
        </w:rPr>
        <w:t>9</w:t>
      </w:r>
      <w:r w:rsidR="001A53D4" w:rsidRPr="009A16CE">
        <w:rPr>
          <w:rFonts w:ascii="Arial" w:hAnsi="Arial" w:cs="Arial"/>
        </w:rPr>
        <w:t>-го рабочего дня месяца, следующего за отчетным</w:t>
      </w:r>
      <w:r w:rsidR="008A0239" w:rsidRPr="009A16CE">
        <w:rPr>
          <w:rFonts w:ascii="Arial" w:hAnsi="Arial" w:cs="Arial"/>
        </w:rPr>
        <w:t>;</w:t>
      </w:r>
    </w:p>
    <w:p w14:paraId="59537706" w14:textId="77777777" w:rsidR="009B4F42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отчетные формы</w:t>
      </w:r>
      <w:r w:rsidR="009B4F42" w:rsidRPr="009A16CE">
        <w:rPr>
          <w:rFonts w:ascii="Arial" w:hAnsi="Arial" w:cs="Arial"/>
        </w:rPr>
        <w:t xml:space="preserve"> для целей составления отчетности по МСФО ежеквартально не позднее 10-го рабочего дня, следующего за окончанием отчетного квартала</w:t>
      </w:r>
      <w:r w:rsidR="008A0239" w:rsidRPr="009A16CE">
        <w:rPr>
          <w:rFonts w:ascii="Arial" w:hAnsi="Arial" w:cs="Arial"/>
        </w:rPr>
        <w:t>;</w:t>
      </w:r>
    </w:p>
    <w:p w14:paraId="720A03B5" w14:textId="77777777" w:rsidR="009B4F42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отчетные формы</w:t>
      </w:r>
      <w:r w:rsidR="009B4F42" w:rsidRPr="009A16CE">
        <w:rPr>
          <w:rFonts w:ascii="Arial" w:hAnsi="Arial" w:cs="Arial"/>
        </w:rPr>
        <w:t xml:space="preserve"> для кредит</w:t>
      </w:r>
      <w:r w:rsidRPr="009A16CE">
        <w:rPr>
          <w:rFonts w:ascii="Arial" w:hAnsi="Arial" w:cs="Arial"/>
        </w:rPr>
        <w:t>ных организаций, предусмотренные</w:t>
      </w:r>
      <w:r w:rsidR="009B4F42" w:rsidRPr="009A16CE">
        <w:rPr>
          <w:rFonts w:ascii="Arial" w:hAnsi="Arial" w:cs="Arial"/>
        </w:rPr>
        <w:t xml:space="preserve"> кредитными соглашениями, ежеквартально не позднее 15-го рабочего дня, следующего за окончанием отчетного квартала</w:t>
      </w:r>
      <w:r w:rsidR="008A0239" w:rsidRPr="009A16CE">
        <w:rPr>
          <w:rFonts w:ascii="Arial" w:hAnsi="Arial" w:cs="Arial"/>
        </w:rPr>
        <w:t>;</w:t>
      </w:r>
    </w:p>
    <w:p w14:paraId="053D317E" w14:textId="77777777" w:rsidR="006C7FA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ежемесячную отчетность</w:t>
      </w:r>
      <w:r w:rsidR="006C7FAF" w:rsidRPr="009A16CE">
        <w:rPr>
          <w:rFonts w:ascii="Arial" w:hAnsi="Arial" w:cs="Arial"/>
        </w:rPr>
        <w:t xml:space="preserve"> по ДЗ и КЗ;</w:t>
      </w:r>
    </w:p>
    <w:p w14:paraId="17A05045" w14:textId="77777777" w:rsidR="006C7FA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ежеквартальную отчетность</w:t>
      </w:r>
      <w:r w:rsidR="006C7FAF" w:rsidRPr="009A16CE">
        <w:rPr>
          <w:rFonts w:ascii="Arial" w:hAnsi="Arial" w:cs="Arial"/>
        </w:rPr>
        <w:t xml:space="preserve"> по задолженности со стороны контрагентов-банкротов или неплательщиков;</w:t>
      </w:r>
    </w:p>
    <w:p w14:paraId="7C3421F5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статистическую отчетность и отправлять</w:t>
      </w:r>
      <w:r w:rsidR="00BF0BBF" w:rsidRPr="009A16CE">
        <w:rPr>
          <w:rFonts w:ascii="Arial" w:hAnsi="Arial" w:cs="Arial"/>
        </w:rPr>
        <w:t xml:space="preserve"> в органы статистики в</w:t>
      </w:r>
      <w:r w:rsidR="0052156D" w:rsidRPr="009A16CE">
        <w:rPr>
          <w:rFonts w:ascii="Arial" w:hAnsi="Arial" w:cs="Arial"/>
        </w:rPr>
        <w:t xml:space="preserve"> сроки, установленные Росстатом</w:t>
      </w:r>
      <w:r w:rsidR="008A0239" w:rsidRPr="009A16CE">
        <w:rPr>
          <w:rFonts w:ascii="Arial" w:hAnsi="Arial" w:cs="Arial"/>
        </w:rPr>
        <w:t>;</w:t>
      </w:r>
    </w:p>
    <w:p w14:paraId="7707AB5D" w14:textId="77777777" w:rsidR="006C7FA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осуществлять </w:t>
      </w:r>
      <w:r w:rsidR="006C7FAF" w:rsidRPr="009A16CE">
        <w:rPr>
          <w:rFonts w:ascii="Arial" w:hAnsi="Arial" w:cs="Arial"/>
        </w:rPr>
        <w:t xml:space="preserve">мониторинг актуализации форм статистической отчетности, за которые ответственен </w:t>
      </w:r>
      <w:r w:rsidR="00923AEA" w:rsidRPr="009A16CE">
        <w:rPr>
          <w:rFonts w:ascii="Arial" w:hAnsi="Arial" w:cs="Arial"/>
        </w:rPr>
        <w:t>Исполнитель</w:t>
      </w:r>
      <w:r w:rsidR="006C7FAF" w:rsidRPr="009A16CE">
        <w:rPr>
          <w:rFonts w:ascii="Arial" w:hAnsi="Arial" w:cs="Arial"/>
        </w:rPr>
        <w:t>;</w:t>
      </w:r>
    </w:p>
    <w:p w14:paraId="7C45F642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составлять налоговую отчетность и отправлять</w:t>
      </w:r>
      <w:r w:rsidR="00BF0BBF" w:rsidRPr="009A16CE">
        <w:rPr>
          <w:rFonts w:ascii="Arial" w:hAnsi="Arial" w:cs="Arial"/>
        </w:rPr>
        <w:t xml:space="preserve"> в налоговый орган в сроки, установленные НК РФ, </w:t>
      </w:r>
      <w:r w:rsidR="009303FD" w:rsidRPr="009A16CE">
        <w:rPr>
          <w:rFonts w:ascii="Arial" w:hAnsi="Arial" w:cs="Arial"/>
        </w:rPr>
        <w:t xml:space="preserve">осуществлять </w:t>
      </w:r>
      <w:r w:rsidR="00BF0BBF" w:rsidRPr="009A16CE">
        <w:rPr>
          <w:rFonts w:ascii="Arial" w:hAnsi="Arial" w:cs="Arial"/>
        </w:rPr>
        <w:t>своевременное формирование заявок на оплату налогов, в том числе в ра</w:t>
      </w:r>
      <w:r w:rsidR="0052156D" w:rsidRPr="009A16CE">
        <w:rPr>
          <w:rFonts w:ascii="Arial" w:hAnsi="Arial" w:cs="Arial"/>
        </w:rPr>
        <w:t>зрезе источников финансирования</w:t>
      </w:r>
      <w:r w:rsidR="008A0239" w:rsidRPr="009A16CE">
        <w:rPr>
          <w:rFonts w:ascii="Arial" w:hAnsi="Arial" w:cs="Arial"/>
        </w:rPr>
        <w:t>;</w:t>
      </w:r>
    </w:p>
    <w:p w14:paraId="23053C56" w14:textId="77777777" w:rsidR="0041190B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lastRenderedPageBreak/>
        <w:t>формировать уточненную налоговую отчетность</w:t>
      </w:r>
      <w:r w:rsidR="0041190B" w:rsidRPr="009A16CE">
        <w:rPr>
          <w:rFonts w:ascii="Arial" w:hAnsi="Arial" w:cs="Arial"/>
        </w:rPr>
        <w:t xml:space="preserve"> по всем налогам не реже 2 раз в год в плановом порядке, и при каждом требовании ИФНС, в случае расхождений,</w:t>
      </w:r>
      <w:r w:rsidR="0052156D" w:rsidRPr="009A16CE">
        <w:rPr>
          <w:rFonts w:ascii="Arial" w:hAnsi="Arial" w:cs="Arial"/>
        </w:rPr>
        <w:t xml:space="preserve"> выявленных при КНП</w:t>
      </w:r>
      <w:r w:rsidR="008A0239" w:rsidRPr="009A16CE">
        <w:rPr>
          <w:rFonts w:ascii="Arial" w:hAnsi="Arial" w:cs="Arial"/>
        </w:rPr>
        <w:t>;</w:t>
      </w:r>
    </w:p>
    <w:p w14:paraId="1AE87A8C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осуществлять подготовку</w:t>
      </w:r>
      <w:r w:rsidR="00BF0BBF" w:rsidRPr="009A16CE">
        <w:rPr>
          <w:rFonts w:ascii="Arial" w:hAnsi="Arial" w:cs="Arial"/>
        </w:rPr>
        <w:t xml:space="preserve"> документации для выбора аудитора на очередной отчетный год в рамках маркетингового исследования, проведение анализа предложений, полученных от аудиторских компаний, вынесение вопроса о выборе аудитора на р</w:t>
      </w:r>
      <w:r w:rsidR="0052156D" w:rsidRPr="009A16CE">
        <w:rPr>
          <w:rFonts w:ascii="Arial" w:hAnsi="Arial" w:cs="Arial"/>
        </w:rPr>
        <w:t>ассмотрение Тендерного комитета</w:t>
      </w:r>
      <w:r w:rsidR="008A0239" w:rsidRPr="009A16CE">
        <w:rPr>
          <w:rFonts w:ascii="Arial" w:hAnsi="Arial" w:cs="Arial"/>
        </w:rPr>
        <w:t>;</w:t>
      </w:r>
    </w:p>
    <w:p w14:paraId="63B21563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осуществлять </w:t>
      </w:r>
      <w:r w:rsidR="00BF0BBF" w:rsidRPr="009A16CE">
        <w:rPr>
          <w:rFonts w:ascii="Arial" w:hAnsi="Arial" w:cs="Arial"/>
        </w:rPr>
        <w:t xml:space="preserve">сопровождение аудита по РСБУ (2 раза в год), предоставление необходимых документов и пояснений аудиторам, контроль за своевременным предоставлением документов и пояснений, необходимых от </w:t>
      </w:r>
      <w:r w:rsidR="00923AEA" w:rsidRPr="009A16CE">
        <w:rPr>
          <w:rFonts w:ascii="Arial" w:hAnsi="Arial" w:cs="Arial"/>
        </w:rPr>
        <w:t>Заказчик</w:t>
      </w:r>
      <w:r w:rsidR="00FE698B" w:rsidRPr="009A16CE">
        <w:rPr>
          <w:rFonts w:ascii="Arial" w:hAnsi="Arial" w:cs="Arial"/>
        </w:rPr>
        <w:t>а</w:t>
      </w:r>
      <w:r w:rsidR="00BF0BBF" w:rsidRPr="009A16CE">
        <w:rPr>
          <w:rFonts w:ascii="Arial" w:hAnsi="Arial" w:cs="Arial"/>
        </w:rPr>
        <w:t>, контроль за получением ауди</w:t>
      </w:r>
      <w:r w:rsidR="0052156D" w:rsidRPr="009A16CE">
        <w:rPr>
          <w:rFonts w:ascii="Arial" w:hAnsi="Arial" w:cs="Arial"/>
        </w:rPr>
        <w:t>торских заключений без оговорок</w:t>
      </w:r>
      <w:r w:rsidR="008A0239" w:rsidRPr="009A16CE">
        <w:rPr>
          <w:rFonts w:ascii="Arial" w:hAnsi="Arial" w:cs="Arial"/>
        </w:rPr>
        <w:t>;</w:t>
      </w:r>
    </w:p>
    <w:p w14:paraId="41EB7093" w14:textId="77777777" w:rsidR="00881821" w:rsidRPr="009A16CE" w:rsidRDefault="00881821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получать аудиторские заключения по итогам проверки РСБУ не позднее 15 марта года, следующего за отчетным;</w:t>
      </w:r>
    </w:p>
    <w:p w14:paraId="004A89AE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предоставлять документы и пояснения</w:t>
      </w:r>
      <w:r w:rsidR="00BF0BBF" w:rsidRPr="009A16CE">
        <w:rPr>
          <w:rFonts w:ascii="Arial" w:hAnsi="Arial" w:cs="Arial"/>
        </w:rPr>
        <w:t xml:space="preserve"> в рамках аудита по МСФО (2 раза в год),</w:t>
      </w:r>
      <w:r w:rsidRPr="009A16CE">
        <w:rPr>
          <w:rFonts w:ascii="Arial" w:hAnsi="Arial" w:cs="Arial"/>
        </w:rPr>
        <w:t xml:space="preserve"> осуществлять</w:t>
      </w:r>
      <w:r w:rsidR="00BF0BBF" w:rsidRPr="009A16CE">
        <w:rPr>
          <w:rFonts w:ascii="Arial" w:hAnsi="Arial" w:cs="Arial"/>
        </w:rPr>
        <w:t xml:space="preserve"> контроль за своевременным предоставлением документов и пояснений,</w:t>
      </w:r>
      <w:r w:rsidR="0052156D" w:rsidRPr="009A16CE">
        <w:rPr>
          <w:rFonts w:ascii="Arial" w:hAnsi="Arial" w:cs="Arial"/>
        </w:rPr>
        <w:t xml:space="preserve"> необходимых от </w:t>
      </w:r>
      <w:r w:rsidR="00923AEA" w:rsidRPr="009A16CE">
        <w:rPr>
          <w:rFonts w:ascii="Arial" w:hAnsi="Arial" w:cs="Arial"/>
        </w:rPr>
        <w:t>Заказчик</w:t>
      </w:r>
      <w:r w:rsidR="00FE698B" w:rsidRPr="009A16CE">
        <w:rPr>
          <w:rFonts w:ascii="Arial" w:hAnsi="Arial" w:cs="Arial"/>
        </w:rPr>
        <w:t>а</w:t>
      </w:r>
      <w:r w:rsidR="008A0239" w:rsidRPr="009A16CE">
        <w:rPr>
          <w:rFonts w:ascii="Arial" w:hAnsi="Arial" w:cs="Arial"/>
        </w:rPr>
        <w:t>;</w:t>
      </w:r>
    </w:p>
    <w:p w14:paraId="46907642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осуществлять </w:t>
      </w:r>
      <w:r w:rsidR="00BF0BBF" w:rsidRPr="009A16CE">
        <w:rPr>
          <w:rFonts w:ascii="Arial" w:hAnsi="Arial" w:cs="Arial"/>
        </w:rPr>
        <w:t>сопровождение выездных и камеральны</w:t>
      </w:r>
      <w:r w:rsidRPr="009A16CE">
        <w:rPr>
          <w:rFonts w:ascii="Arial" w:hAnsi="Arial" w:cs="Arial"/>
        </w:rPr>
        <w:t>х налоговых проверок</w:t>
      </w:r>
      <w:r w:rsidR="003F4830" w:rsidRPr="009A16CE">
        <w:rPr>
          <w:rFonts w:ascii="Arial" w:hAnsi="Arial" w:cs="Arial"/>
        </w:rPr>
        <w:t xml:space="preserve"> (в том числе, за прошлые периоды при необходимости)</w:t>
      </w:r>
      <w:r w:rsidRPr="009A16CE">
        <w:rPr>
          <w:rFonts w:ascii="Arial" w:hAnsi="Arial" w:cs="Arial"/>
        </w:rPr>
        <w:t>, подготовку</w:t>
      </w:r>
      <w:r w:rsidR="00BF0BBF" w:rsidRPr="009A16CE">
        <w:rPr>
          <w:rFonts w:ascii="Arial" w:hAnsi="Arial" w:cs="Arial"/>
        </w:rPr>
        <w:t xml:space="preserve"> необходимых документов и ответов на требования, контроль за своевременным предоставлением документов и пояснений, необходимых от </w:t>
      </w:r>
      <w:r w:rsidR="00923AEA" w:rsidRPr="009A16CE">
        <w:rPr>
          <w:rFonts w:ascii="Arial" w:hAnsi="Arial" w:cs="Arial"/>
        </w:rPr>
        <w:t>Заказчик</w:t>
      </w:r>
      <w:r w:rsidR="00FE698B" w:rsidRPr="009A16CE">
        <w:rPr>
          <w:rFonts w:ascii="Arial" w:hAnsi="Arial" w:cs="Arial"/>
        </w:rPr>
        <w:t>а</w:t>
      </w:r>
      <w:r w:rsidR="00BF0BBF" w:rsidRPr="009A16CE">
        <w:rPr>
          <w:rFonts w:ascii="Arial" w:hAnsi="Arial" w:cs="Arial"/>
        </w:rPr>
        <w:t xml:space="preserve"> для от</w:t>
      </w:r>
      <w:r w:rsidR="0052156D" w:rsidRPr="009A16CE">
        <w:rPr>
          <w:rFonts w:ascii="Arial" w:hAnsi="Arial" w:cs="Arial"/>
        </w:rPr>
        <w:t>вета на требования</w:t>
      </w:r>
      <w:r w:rsidR="008A0239" w:rsidRPr="009A16CE">
        <w:rPr>
          <w:rFonts w:ascii="Arial" w:hAnsi="Arial" w:cs="Arial"/>
        </w:rPr>
        <w:t>;</w:t>
      </w:r>
    </w:p>
    <w:p w14:paraId="2F159599" w14:textId="77777777" w:rsidR="00BF0BBF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предоставлять документы и пояснения </w:t>
      </w:r>
      <w:r w:rsidR="00BF0BBF" w:rsidRPr="009A16CE">
        <w:rPr>
          <w:rFonts w:ascii="Arial" w:hAnsi="Arial" w:cs="Arial"/>
        </w:rPr>
        <w:t>при проверках прочих контролирующих органов (Контрольно-счетная палата, прокуратура, органы регулирования тарифов, рабочие комиссии, созданные муниципальными органами и иные)</w:t>
      </w:r>
      <w:r w:rsidR="008A0239" w:rsidRPr="009A16CE">
        <w:rPr>
          <w:rFonts w:ascii="Arial" w:hAnsi="Arial" w:cs="Arial"/>
        </w:rPr>
        <w:t>;</w:t>
      </w:r>
    </w:p>
    <w:p w14:paraId="6A18EBB7" w14:textId="77777777" w:rsidR="00736FDA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участвовать в ежеквартальных</w:t>
      </w:r>
      <w:r w:rsidR="008A0239" w:rsidRPr="009A16CE">
        <w:rPr>
          <w:rFonts w:ascii="Arial" w:hAnsi="Arial" w:cs="Arial"/>
        </w:rPr>
        <w:t xml:space="preserve"> тарифно-балансовых комиссиях с целью рассмотрения качества бухгалтерского учета для целей отчетности органам регулирования тарифов</w:t>
      </w:r>
      <w:r w:rsidR="00736FDA" w:rsidRPr="009A16CE">
        <w:rPr>
          <w:rFonts w:ascii="Arial" w:hAnsi="Arial" w:cs="Arial"/>
        </w:rPr>
        <w:t>;</w:t>
      </w:r>
    </w:p>
    <w:p w14:paraId="5917C337" w14:textId="77777777" w:rsidR="008A0239" w:rsidRPr="009A16CE" w:rsidRDefault="00971BF3" w:rsidP="00883AC2">
      <w:pPr>
        <w:pStyle w:val="NormalRFP"/>
        <w:numPr>
          <w:ilvl w:val="0"/>
          <w:numId w:val="4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проводить </w:t>
      </w:r>
      <w:r w:rsidR="00736FDA" w:rsidRPr="009A16CE">
        <w:rPr>
          <w:rFonts w:ascii="Arial" w:hAnsi="Arial" w:cs="Arial"/>
        </w:rPr>
        <w:t>анализ налоговых и бухгалтерских рисков по заключаемым договорам при их согласовании и направление рекомендаций по их исключению.</w:t>
      </w:r>
    </w:p>
    <w:p w14:paraId="7FA8F8DB" w14:textId="77777777" w:rsidR="00CE4877" w:rsidRPr="009A16CE" w:rsidRDefault="00B80ADA" w:rsidP="00971BF3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Также в рамках расчета себестоимости и формирования финансового результата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</w:t>
      </w:r>
      <w:r w:rsidR="00550A03" w:rsidRPr="009A16CE">
        <w:rPr>
          <w:rFonts w:ascii="Arial" w:hAnsi="Arial" w:cs="Arial"/>
        </w:rPr>
        <w:t>должен</w:t>
      </w:r>
      <w:r w:rsidR="00CE4877" w:rsidRPr="009A16CE">
        <w:rPr>
          <w:rFonts w:ascii="Arial" w:hAnsi="Arial" w:cs="Arial"/>
        </w:rPr>
        <w:t>:</w:t>
      </w:r>
    </w:p>
    <w:p w14:paraId="105FEEA2" w14:textId="77777777" w:rsidR="00D23AE9" w:rsidRPr="009A16CE" w:rsidRDefault="00D23AE9" w:rsidP="00883AC2">
      <w:pPr>
        <w:pStyle w:val="NormalRFP"/>
        <w:numPr>
          <w:ilvl w:val="0"/>
          <w:numId w:val="4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участку учета</w:t>
      </w:r>
    </w:p>
    <w:p w14:paraId="4B52871B" w14:textId="77777777" w:rsidR="00CE4877" w:rsidRPr="009A16CE" w:rsidRDefault="00B80ADA" w:rsidP="00883AC2">
      <w:pPr>
        <w:pStyle w:val="NormalRFP"/>
        <w:numPr>
          <w:ilvl w:val="0"/>
          <w:numId w:val="45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осуществлят</w:t>
      </w:r>
      <w:r w:rsidR="00550A03" w:rsidRPr="009A16CE">
        <w:rPr>
          <w:rFonts w:ascii="Arial" w:hAnsi="Arial" w:cs="Arial"/>
        </w:rPr>
        <w:t>ь</w:t>
      </w:r>
      <w:r w:rsidRPr="009A16CE">
        <w:rPr>
          <w:rFonts w:ascii="Arial" w:hAnsi="Arial" w:cs="Arial"/>
        </w:rPr>
        <w:t xml:space="preserve"> несколько итераций по проверке и корректировке данных до полного </w:t>
      </w:r>
      <w:r w:rsidR="00CE4877" w:rsidRPr="009A16CE">
        <w:rPr>
          <w:rFonts w:ascii="Arial" w:hAnsi="Arial" w:cs="Arial"/>
        </w:rPr>
        <w:t>устранения расхождений;</w:t>
      </w:r>
    </w:p>
    <w:p w14:paraId="3815F0E0" w14:textId="77777777" w:rsidR="00B80ADA" w:rsidRPr="009A16CE" w:rsidRDefault="00CE4877" w:rsidP="00883AC2">
      <w:pPr>
        <w:pStyle w:val="NormalRFP"/>
        <w:numPr>
          <w:ilvl w:val="0"/>
          <w:numId w:val="45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в</w:t>
      </w:r>
      <w:r w:rsidR="00B80ADA" w:rsidRPr="009A16CE">
        <w:rPr>
          <w:rFonts w:ascii="Arial" w:hAnsi="Arial" w:cs="Arial"/>
        </w:rPr>
        <w:t xml:space="preserve"> связи со спецификой деятельности Заказчика обрабатыва</w:t>
      </w:r>
      <w:r w:rsidR="00550A03" w:rsidRPr="009A16CE">
        <w:rPr>
          <w:rFonts w:ascii="Arial" w:hAnsi="Arial" w:cs="Arial"/>
        </w:rPr>
        <w:t>ть</w:t>
      </w:r>
      <w:r w:rsidR="00B80ADA" w:rsidRPr="009A16CE">
        <w:rPr>
          <w:rFonts w:ascii="Arial" w:hAnsi="Arial" w:cs="Arial"/>
        </w:rPr>
        <w:t xml:space="preserve"> такие отчеты как: отчет производства за смену, документ для капитализации, отчет о работе автотранспортного</w:t>
      </w:r>
      <w:r w:rsidRPr="009A16CE">
        <w:rPr>
          <w:rFonts w:ascii="Arial" w:hAnsi="Arial" w:cs="Arial"/>
        </w:rPr>
        <w:t xml:space="preserve"> цеха на объектах строительства;</w:t>
      </w:r>
    </w:p>
    <w:p w14:paraId="3CC68197" w14:textId="77777777" w:rsidR="00CE4877" w:rsidRPr="009A16CE" w:rsidRDefault="00CE4877" w:rsidP="00883AC2">
      <w:pPr>
        <w:pStyle w:val="NormalRFP"/>
        <w:numPr>
          <w:ilvl w:val="0"/>
          <w:numId w:val="45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отдельно осуществля</w:t>
      </w:r>
      <w:r w:rsidR="00550A03" w:rsidRPr="009A16CE">
        <w:rPr>
          <w:rFonts w:ascii="Arial" w:hAnsi="Arial" w:cs="Arial"/>
        </w:rPr>
        <w:t>ть</w:t>
      </w:r>
      <w:r w:rsidRPr="009A16CE">
        <w:rPr>
          <w:rFonts w:ascii="Arial" w:hAnsi="Arial" w:cs="Arial"/>
        </w:rPr>
        <w:t xml:space="preserve"> закрытие себестоимости, распределение расходов на счетах налогового учета;</w:t>
      </w:r>
    </w:p>
    <w:p w14:paraId="26664AE2" w14:textId="77777777" w:rsidR="00CE4877" w:rsidRPr="009A16CE" w:rsidRDefault="00CE4877" w:rsidP="00883AC2">
      <w:pPr>
        <w:pStyle w:val="NormalRFP"/>
        <w:numPr>
          <w:ilvl w:val="0"/>
          <w:numId w:val="4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>для ряда номенклатурных групп вручную производит</w:t>
      </w:r>
      <w:r w:rsidR="00550A03" w:rsidRPr="009A16CE">
        <w:rPr>
          <w:rFonts w:ascii="Arial" w:hAnsi="Arial" w:cs="Arial"/>
        </w:rPr>
        <w:t>ь</w:t>
      </w:r>
      <w:r w:rsidRPr="009A16CE">
        <w:rPr>
          <w:rFonts w:ascii="Arial" w:hAnsi="Arial" w:cs="Arial"/>
        </w:rPr>
        <w:t xml:space="preserve"> закрытие счетов при появлении выручки.</w:t>
      </w:r>
    </w:p>
    <w:p w14:paraId="3D538F73" w14:textId="77777777" w:rsidR="00DF6BAF" w:rsidRPr="009A16CE" w:rsidRDefault="00DF6BAF" w:rsidP="00B315B6">
      <w:pPr>
        <w:pStyle w:val="NormalRFP"/>
        <w:rPr>
          <w:rFonts w:ascii="Arial" w:hAnsi="Arial" w:cs="Arial"/>
          <w:lang w:eastAsia="ru-RU"/>
        </w:rPr>
      </w:pPr>
    </w:p>
    <w:p w14:paraId="49B31654" w14:textId="77777777" w:rsidR="00E577D4" w:rsidRPr="009A16CE" w:rsidRDefault="00E577D4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Ведение методологии бухгалтерского и налогового учета и методологическая поддержка</w:t>
      </w:r>
    </w:p>
    <w:p w14:paraId="766C6F67" w14:textId="77777777" w:rsidR="00E577D4" w:rsidRPr="009A16CE" w:rsidRDefault="00E577D4" w:rsidP="00883AC2">
      <w:pPr>
        <w:pStyle w:val="NormalRFP"/>
        <w:numPr>
          <w:ilvl w:val="0"/>
          <w:numId w:val="6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38FAA8EC" w14:textId="77777777" w:rsidR="00BD6FB9" w:rsidRPr="009A16CE" w:rsidRDefault="00BD6FB9" w:rsidP="00883AC2">
      <w:pPr>
        <w:pStyle w:val="NormalRFP"/>
        <w:numPr>
          <w:ilvl w:val="0"/>
          <w:numId w:val="4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Консультационная поддержка участников учетных процессов </w:t>
      </w:r>
    </w:p>
    <w:p w14:paraId="032F2BCC" w14:textId="77777777" w:rsidR="00BD6FB9" w:rsidRPr="009A16CE" w:rsidRDefault="00BD6FB9" w:rsidP="00883AC2">
      <w:pPr>
        <w:pStyle w:val="NormalRFP"/>
        <w:numPr>
          <w:ilvl w:val="0"/>
          <w:numId w:val="4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методологии бухгалтерского и налогового учета</w:t>
      </w:r>
    </w:p>
    <w:p w14:paraId="43AFDE37" w14:textId="77777777" w:rsidR="00BD6FB9" w:rsidRPr="009A16CE" w:rsidRDefault="00BD6FB9" w:rsidP="00883AC2">
      <w:pPr>
        <w:pStyle w:val="NormalRFP"/>
        <w:numPr>
          <w:ilvl w:val="0"/>
          <w:numId w:val="4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Разработка технических заданий на доработки, тестирование улучшений</w:t>
      </w:r>
    </w:p>
    <w:p w14:paraId="4CECCB29" w14:textId="77777777" w:rsidR="00E577D4" w:rsidRPr="009A16CE" w:rsidRDefault="00BD6FB9" w:rsidP="00883AC2">
      <w:pPr>
        <w:pStyle w:val="NormalRFP"/>
        <w:numPr>
          <w:ilvl w:val="0"/>
          <w:numId w:val="4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НСИ (кроме контрагентов и договоров)</w:t>
      </w:r>
    </w:p>
    <w:p w14:paraId="333AB2F2" w14:textId="77777777" w:rsidR="00BD6FB9" w:rsidRPr="009A16CE" w:rsidRDefault="00BD6FB9" w:rsidP="00883AC2">
      <w:pPr>
        <w:pStyle w:val="NormalRFP"/>
        <w:numPr>
          <w:ilvl w:val="0"/>
          <w:numId w:val="6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6DEFB997" w14:textId="77777777" w:rsidR="00E577D4" w:rsidRPr="009A16CE" w:rsidRDefault="00E577D4" w:rsidP="00336A9E">
      <w:pPr>
        <w:pStyle w:val="NormalRFP"/>
        <w:spacing w:after="60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оказывает следующий сервис:</w:t>
      </w:r>
    </w:p>
    <w:p w14:paraId="20AFC13B" w14:textId="1964940E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р</w:t>
      </w:r>
      <w:r w:rsidR="00E577D4" w:rsidRPr="009A16CE">
        <w:rPr>
          <w:rFonts w:ascii="Arial" w:hAnsi="Arial" w:cs="Arial"/>
        </w:rPr>
        <w:t>азработка учетной политики по бух</w:t>
      </w:r>
      <w:r w:rsidR="0026518C" w:rsidRPr="009A16CE">
        <w:rPr>
          <w:rFonts w:ascii="Arial" w:hAnsi="Arial" w:cs="Arial"/>
        </w:rPr>
        <w:t xml:space="preserve">галтерскому учету для </w:t>
      </w:r>
      <w:r w:rsidR="00B772E8" w:rsidRPr="009A16CE">
        <w:rPr>
          <w:rFonts w:ascii="Arial" w:hAnsi="Arial" w:cs="Arial"/>
        </w:rPr>
        <w:t>Водоканал</w:t>
      </w:r>
      <w:r w:rsidR="00F720C5" w:rsidRPr="009A16CE">
        <w:rPr>
          <w:rFonts w:ascii="Arial" w:hAnsi="Arial" w:cs="Arial"/>
        </w:rPr>
        <w:t>а</w:t>
      </w:r>
      <w:r w:rsidR="00B772E8" w:rsidRPr="009A16CE">
        <w:rPr>
          <w:rFonts w:ascii="Arial" w:hAnsi="Arial" w:cs="Arial"/>
        </w:rPr>
        <w:t xml:space="preserve"> </w:t>
      </w:r>
      <w:r w:rsidR="00E577D4" w:rsidRPr="009A16CE">
        <w:rPr>
          <w:rFonts w:ascii="Arial" w:hAnsi="Arial" w:cs="Arial"/>
        </w:rPr>
        <w:t xml:space="preserve">РВК, полное методологическое сопровождение вопросов бухгалтерского учета силами Исполнителя, проведение работ по унификации учета </w:t>
      </w:r>
      <w:r w:rsidR="00F720C5" w:rsidRPr="009A16CE">
        <w:rPr>
          <w:rFonts w:ascii="Arial" w:hAnsi="Arial" w:cs="Arial"/>
        </w:rPr>
        <w:t>Водоканала РВК</w:t>
      </w:r>
      <w:r w:rsidR="00E577D4" w:rsidRPr="009A16CE">
        <w:rPr>
          <w:rFonts w:ascii="Arial" w:hAnsi="Arial" w:cs="Arial"/>
        </w:rPr>
        <w:t>, согласование любого изме</w:t>
      </w:r>
      <w:r w:rsidR="006F7996" w:rsidRPr="009A16CE">
        <w:rPr>
          <w:rFonts w:ascii="Arial" w:hAnsi="Arial" w:cs="Arial"/>
        </w:rPr>
        <w:t xml:space="preserve">нения в учете с </w:t>
      </w:r>
      <w:r w:rsidR="00FA017A" w:rsidRPr="009A16CE">
        <w:rPr>
          <w:rFonts w:ascii="Arial" w:hAnsi="Arial" w:cs="Arial"/>
        </w:rPr>
        <w:t>Водоканалом</w:t>
      </w:r>
      <w:r w:rsidR="00FA017A" w:rsidRPr="009A16CE">
        <w:rPr>
          <w:rFonts w:ascii="Arial" w:hAnsi="Arial" w:cs="Arial"/>
          <w:lang w:eastAsia="ru-RU"/>
        </w:rPr>
        <w:t xml:space="preserve"> РВК</w:t>
      </w:r>
      <w:r w:rsidR="006F7996" w:rsidRPr="009A16CE">
        <w:rPr>
          <w:rFonts w:ascii="Arial" w:hAnsi="Arial" w:cs="Arial"/>
        </w:rPr>
        <w:t>;</w:t>
      </w:r>
    </w:p>
    <w:p w14:paraId="35FFFA2C" w14:textId="7B9B5276" w:rsidR="00C85324" w:rsidRPr="009A16CE" w:rsidRDefault="00FA017A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участвует в разработке и согласовании </w:t>
      </w:r>
      <w:r w:rsidR="00C967C9" w:rsidRPr="009A16CE">
        <w:rPr>
          <w:rFonts w:ascii="Arial" w:hAnsi="Arial" w:cs="Arial"/>
        </w:rPr>
        <w:t>у</w:t>
      </w:r>
      <w:r w:rsidR="00E577D4" w:rsidRPr="009A16CE">
        <w:rPr>
          <w:rFonts w:ascii="Arial" w:hAnsi="Arial" w:cs="Arial"/>
        </w:rPr>
        <w:t>четн</w:t>
      </w:r>
      <w:r w:rsidR="00C85324" w:rsidRPr="009A16CE">
        <w:rPr>
          <w:rFonts w:ascii="Arial" w:hAnsi="Arial" w:cs="Arial"/>
        </w:rPr>
        <w:t>ой</w:t>
      </w:r>
      <w:r w:rsidR="00E577D4" w:rsidRPr="009A16CE">
        <w:rPr>
          <w:rFonts w:ascii="Arial" w:hAnsi="Arial" w:cs="Arial"/>
        </w:rPr>
        <w:t xml:space="preserve"> </w:t>
      </w:r>
      <w:r w:rsidR="00C4002D" w:rsidRPr="009A16CE">
        <w:rPr>
          <w:rFonts w:ascii="Arial" w:hAnsi="Arial" w:cs="Arial"/>
        </w:rPr>
        <w:t xml:space="preserve">политики </w:t>
      </w:r>
      <w:r w:rsidR="00E577D4" w:rsidRPr="009A16CE">
        <w:rPr>
          <w:rFonts w:ascii="Arial" w:hAnsi="Arial" w:cs="Arial"/>
        </w:rPr>
        <w:t>по налоговому учету</w:t>
      </w:r>
      <w:r w:rsidRPr="009A16CE">
        <w:rPr>
          <w:rFonts w:ascii="Arial" w:hAnsi="Arial" w:cs="Arial"/>
        </w:rPr>
        <w:t>,</w:t>
      </w:r>
      <w:r w:rsidR="00C4002D" w:rsidRPr="009A16CE">
        <w:rPr>
          <w:rFonts w:ascii="Arial" w:hAnsi="Arial" w:cs="Arial"/>
        </w:rPr>
        <w:t xml:space="preserve"> </w:t>
      </w:r>
      <w:r w:rsidR="00E577D4" w:rsidRPr="009A16CE">
        <w:rPr>
          <w:rFonts w:ascii="Arial" w:hAnsi="Arial" w:cs="Arial"/>
        </w:rPr>
        <w:t>разрабатывае</w:t>
      </w:r>
      <w:r w:rsidRPr="009A16CE">
        <w:rPr>
          <w:rFonts w:ascii="Arial" w:hAnsi="Arial" w:cs="Arial"/>
        </w:rPr>
        <w:t>мой</w:t>
      </w:r>
      <w:r w:rsidR="00E577D4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>Заказчиком</w:t>
      </w:r>
      <w:r w:rsidR="00C4002D" w:rsidRPr="009A16CE">
        <w:rPr>
          <w:rFonts w:ascii="Arial" w:hAnsi="Arial" w:cs="Arial"/>
        </w:rPr>
        <w:t>;</w:t>
      </w:r>
    </w:p>
    <w:p w14:paraId="1194B327" w14:textId="3D35CD34" w:rsidR="00E577D4" w:rsidRPr="009A16CE" w:rsidRDefault="00C85324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рассмотрение и согласование </w:t>
      </w:r>
      <w:r w:rsidR="00E577D4" w:rsidRPr="009A16CE">
        <w:rPr>
          <w:rFonts w:ascii="Arial" w:hAnsi="Arial" w:cs="Arial"/>
        </w:rPr>
        <w:t>сложны</w:t>
      </w:r>
      <w:r w:rsidRPr="009A16CE">
        <w:rPr>
          <w:rFonts w:ascii="Arial" w:hAnsi="Arial" w:cs="Arial"/>
        </w:rPr>
        <w:t>х</w:t>
      </w:r>
      <w:r w:rsidR="00E577D4" w:rsidRPr="009A16CE">
        <w:rPr>
          <w:rFonts w:ascii="Arial" w:hAnsi="Arial" w:cs="Arial"/>
        </w:rPr>
        <w:t xml:space="preserve"> методологически</w:t>
      </w:r>
      <w:r w:rsidRPr="009A16CE">
        <w:rPr>
          <w:rFonts w:ascii="Arial" w:hAnsi="Arial" w:cs="Arial"/>
        </w:rPr>
        <w:t>х</w:t>
      </w:r>
      <w:r w:rsidR="00E577D4" w:rsidRPr="009A16CE">
        <w:rPr>
          <w:rFonts w:ascii="Arial" w:hAnsi="Arial" w:cs="Arial"/>
        </w:rPr>
        <w:t xml:space="preserve"> вопрос</w:t>
      </w:r>
      <w:r w:rsidRPr="009A16CE">
        <w:rPr>
          <w:rFonts w:ascii="Arial" w:hAnsi="Arial" w:cs="Arial"/>
        </w:rPr>
        <w:t>ов</w:t>
      </w:r>
      <w:r w:rsidR="00E577D4" w:rsidRPr="009A16CE">
        <w:rPr>
          <w:rFonts w:ascii="Arial" w:hAnsi="Arial" w:cs="Arial"/>
        </w:rPr>
        <w:t xml:space="preserve"> налогового </w:t>
      </w:r>
      <w:r w:rsidR="00C4002D" w:rsidRPr="009A16CE">
        <w:rPr>
          <w:rFonts w:ascii="Arial" w:hAnsi="Arial" w:cs="Arial"/>
        </w:rPr>
        <w:t>учета совместно</w:t>
      </w:r>
      <w:r w:rsidRPr="009A16CE">
        <w:rPr>
          <w:rFonts w:ascii="Arial" w:hAnsi="Arial" w:cs="Arial"/>
        </w:rPr>
        <w:t xml:space="preserve"> </w:t>
      </w:r>
      <w:r w:rsidR="00C4002D" w:rsidRPr="009A16CE">
        <w:rPr>
          <w:rFonts w:ascii="Arial" w:hAnsi="Arial" w:cs="Arial"/>
        </w:rPr>
        <w:t>с руководителем</w:t>
      </w:r>
      <w:r w:rsidR="00E577D4" w:rsidRPr="009A16CE">
        <w:rPr>
          <w:rFonts w:ascii="Arial" w:hAnsi="Arial" w:cs="Arial"/>
        </w:rPr>
        <w:t xml:space="preserve"> направлен</w:t>
      </w:r>
      <w:r w:rsidR="006F7996" w:rsidRPr="009A16CE">
        <w:rPr>
          <w:rFonts w:ascii="Arial" w:hAnsi="Arial" w:cs="Arial"/>
        </w:rPr>
        <w:t>ия налогов</w:t>
      </w:r>
      <w:r w:rsidR="00FA017A" w:rsidRPr="009A16CE">
        <w:rPr>
          <w:rFonts w:ascii="Arial" w:hAnsi="Arial" w:cs="Arial"/>
        </w:rPr>
        <w:t xml:space="preserve"> Заказчика</w:t>
      </w:r>
      <w:r w:rsidR="006F7996" w:rsidRPr="009A16CE">
        <w:rPr>
          <w:rFonts w:ascii="Arial" w:hAnsi="Arial" w:cs="Arial"/>
        </w:rPr>
        <w:t>;</w:t>
      </w:r>
    </w:p>
    <w:p w14:paraId="10A993EC" w14:textId="77777777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</w:t>
      </w:r>
      <w:r w:rsidR="00E577D4" w:rsidRPr="009A16CE">
        <w:rPr>
          <w:rFonts w:ascii="Arial" w:hAnsi="Arial" w:cs="Arial"/>
        </w:rPr>
        <w:t xml:space="preserve">казание методологической помощи подразделениям </w:t>
      </w:r>
      <w:r w:rsidR="00923AEA" w:rsidRPr="009A16CE">
        <w:rPr>
          <w:rFonts w:ascii="Arial" w:hAnsi="Arial" w:cs="Arial"/>
        </w:rPr>
        <w:t>Заказчик</w:t>
      </w:r>
      <w:r w:rsidR="00E577D4" w:rsidRPr="009A16CE">
        <w:rPr>
          <w:rFonts w:ascii="Arial" w:hAnsi="Arial" w:cs="Arial"/>
        </w:rPr>
        <w:t xml:space="preserve">а по вопросам, связанным с бухгалтерским </w:t>
      </w:r>
      <w:r w:rsidR="006F7996" w:rsidRPr="009A16CE">
        <w:rPr>
          <w:rFonts w:ascii="Arial" w:hAnsi="Arial" w:cs="Arial"/>
        </w:rPr>
        <w:t>учетом;</w:t>
      </w:r>
    </w:p>
    <w:p w14:paraId="549C736A" w14:textId="77777777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р</w:t>
      </w:r>
      <w:r w:rsidR="00E577D4" w:rsidRPr="009A16CE">
        <w:rPr>
          <w:rFonts w:ascii="Arial" w:hAnsi="Arial" w:cs="Arial"/>
        </w:rPr>
        <w:t xml:space="preserve">азработка новых способов учета при изменении технологических процессов </w:t>
      </w:r>
      <w:r w:rsidR="00923AEA" w:rsidRPr="009A16CE">
        <w:rPr>
          <w:rFonts w:ascii="Arial" w:hAnsi="Arial" w:cs="Arial"/>
        </w:rPr>
        <w:t>Заказчик</w:t>
      </w:r>
      <w:r w:rsidR="00E577D4" w:rsidRPr="009A16CE">
        <w:rPr>
          <w:rFonts w:ascii="Arial" w:hAnsi="Arial" w:cs="Arial"/>
        </w:rPr>
        <w:t>а.</w:t>
      </w:r>
    </w:p>
    <w:p w14:paraId="11048992" w14:textId="77777777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</w:t>
      </w:r>
      <w:r w:rsidR="00E577D4" w:rsidRPr="009A16CE">
        <w:rPr>
          <w:rFonts w:ascii="Arial" w:hAnsi="Arial" w:cs="Arial"/>
        </w:rPr>
        <w:t>одготовка разъяснений по изменениям, связанным с новыми способами учета, ли</w:t>
      </w:r>
      <w:r w:rsidR="006F7996" w:rsidRPr="009A16CE">
        <w:rPr>
          <w:rFonts w:ascii="Arial" w:hAnsi="Arial" w:cs="Arial"/>
        </w:rPr>
        <w:t>бо изменениями законодательства;</w:t>
      </w:r>
      <w:r w:rsidR="00E577D4" w:rsidRPr="009A16CE">
        <w:rPr>
          <w:rFonts w:ascii="Arial" w:hAnsi="Arial" w:cs="Arial"/>
        </w:rPr>
        <w:t xml:space="preserve"> </w:t>
      </w:r>
    </w:p>
    <w:p w14:paraId="761E5444" w14:textId="77777777" w:rsidR="00CF7FD1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</w:t>
      </w:r>
      <w:r w:rsidR="00CF7FD1" w:rsidRPr="009A16CE">
        <w:rPr>
          <w:rFonts w:ascii="Arial" w:hAnsi="Arial" w:cs="Arial"/>
        </w:rPr>
        <w:t xml:space="preserve">роведение обучения сотрудников </w:t>
      </w:r>
      <w:r w:rsidR="00923AEA" w:rsidRPr="009A16CE">
        <w:rPr>
          <w:rFonts w:ascii="Arial" w:hAnsi="Arial" w:cs="Arial"/>
        </w:rPr>
        <w:t>Заказчик</w:t>
      </w:r>
      <w:r w:rsidR="00CF7FD1" w:rsidRPr="009A16CE">
        <w:rPr>
          <w:rFonts w:ascii="Arial" w:hAnsi="Arial" w:cs="Arial"/>
        </w:rPr>
        <w:t>а согласно изменениям учетной политики.</w:t>
      </w:r>
    </w:p>
    <w:p w14:paraId="0493B7AF" w14:textId="77777777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</w:t>
      </w:r>
      <w:r w:rsidR="00E577D4" w:rsidRPr="009A16CE">
        <w:rPr>
          <w:rFonts w:ascii="Arial" w:hAnsi="Arial" w:cs="Arial"/>
        </w:rPr>
        <w:t>олучение разъяснений по сложным вопросам налогообложения с</w:t>
      </w:r>
      <w:r w:rsidR="006F7996" w:rsidRPr="009A16CE">
        <w:rPr>
          <w:rFonts w:ascii="Arial" w:hAnsi="Arial" w:cs="Arial"/>
        </w:rPr>
        <w:t>о стороны ООО УК «РОСВОДОКАНАЛ»;</w:t>
      </w:r>
    </w:p>
    <w:p w14:paraId="31FA552B" w14:textId="77777777" w:rsidR="00E577D4" w:rsidRPr="009A16CE" w:rsidRDefault="00C967C9" w:rsidP="00883AC2">
      <w:pPr>
        <w:pStyle w:val="NormalRFP"/>
        <w:numPr>
          <w:ilvl w:val="0"/>
          <w:numId w:val="4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</w:t>
      </w:r>
      <w:r w:rsidR="00E577D4" w:rsidRPr="009A16CE">
        <w:rPr>
          <w:rFonts w:ascii="Arial" w:hAnsi="Arial" w:cs="Arial"/>
        </w:rPr>
        <w:t>опровождение централизованной НСИ (справочники</w:t>
      </w:r>
      <w:r w:rsidR="00283E80" w:rsidRPr="009A16CE">
        <w:rPr>
          <w:rFonts w:ascii="Arial" w:hAnsi="Arial" w:cs="Arial"/>
        </w:rPr>
        <w:t>, 27 шт.</w:t>
      </w:r>
      <w:r w:rsidR="00E577D4" w:rsidRPr="009A16CE">
        <w:rPr>
          <w:rFonts w:ascii="Arial" w:hAnsi="Arial" w:cs="Arial"/>
        </w:rPr>
        <w:t>) в программе 1С УПП 8.3, включая рассмотрение заявок на изменение, проведение согласований изменений с рабочей группой, внесение самих изменений</w:t>
      </w:r>
      <w:r w:rsidR="006F7996" w:rsidRPr="009A16CE">
        <w:rPr>
          <w:rFonts w:ascii="Arial" w:hAnsi="Arial" w:cs="Arial"/>
        </w:rPr>
        <w:t xml:space="preserve"> в централизованные справочники.</w:t>
      </w:r>
    </w:p>
    <w:p w14:paraId="6BA22CFB" w14:textId="77777777" w:rsidR="00222922" w:rsidRPr="009A16CE" w:rsidRDefault="00222922" w:rsidP="00E62CDC">
      <w:pPr>
        <w:pStyle w:val="NormalRFP"/>
        <w:ind w:left="1429" w:firstLine="0"/>
        <w:rPr>
          <w:rFonts w:ascii="Arial" w:hAnsi="Arial" w:cs="Arial"/>
          <w:lang w:eastAsia="ru-RU"/>
        </w:rPr>
      </w:pPr>
    </w:p>
    <w:p w14:paraId="47A49BA2" w14:textId="65691E88" w:rsidR="00F2506B" w:rsidRPr="009A16CE" w:rsidRDefault="00F2506B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Управление эффективностью и качеством</w:t>
      </w:r>
    </w:p>
    <w:p w14:paraId="10F378D6" w14:textId="77777777" w:rsidR="00BD6FB9" w:rsidRPr="009A16CE" w:rsidRDefault="00BD6FB9" w:rsidP="00883AC2">
      <w:pPr>
        <w:pStyle w:val="NormalRFP"/>
        <w:keepNext/>
        <w:numPr>
          <w:ilvl w:val="0"/>
          <w:numId w:val="10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76F5B31" w14:textId="77777777" w:rsidR="00BD6FB9" w:rsidRPr="009A16CE" w:rsidRDefault="00BD6FB9" w:rsidP="00883AC2">
      <w:pPr>
        <w:pStyle w:val="NormalRFP"/>
        <w:keepNext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Инициация внесений изменений в бизнес-процессы</w:t>
      </w:r>
    </w:p>
    <w:p w14:paraId="360A6282" w14:textId="77777777" w:rsidR="00BD6FB9" w:rsidRPr="009A16CE" w:rsidRDefault="00BD6FB9" w:rsidP="00883AC2">
      <w:pPr>
        <w:pStyle w:val="NormalRFP"/>
        <w:numPr>
          <w:ilvl w:val="0"/>
          <w:numId w:val="10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4771EACB" w14:textId="77777777" w:rsidR="00086A3B" w:rsidRPr="009A16CE" w:rsidRDefault="00086A3B" w:rsidP="00086A3B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оказывает следующий сервис:</w:t>
      </w:r>
    </w:p>
    <w:p w14:paraId="59315360" w14:textId="77777777" w:rsidR="00086A3B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р</w:t>
      </w:r>
      <w:r w:rsidR="00086A3B" w:rsidRPr="009A16CE">
        <w:rPr>
          <w:rFonts w:ascii="Arial" w:hAnsi="Arial" w:cs="Arial"/>
        </w:rPr>
        <w:t>егулярно</w:t>
      </w:r>
      <w:r w:rsidR="00B315B6" w:rsidRPr="009A16CE">
        <w:rPr>
          <w:rFonts w:ascii="Arial" w:hAnsi="Arial" w:cs="Arial"/>
        </w:rPr>
        <w:t>е предоставление отчетов</w:t>
      </w:r>
      <w:r w:rsidR="00086A3B" w:rsidRPr="009A16CE">
        <w:rPr>
          <w:rFonts w:ascii="Arial" w:hAnsi="Arial" w:cs="Arial"/>
        </w:rPr>
        <w:t xml:space="preserve"> о качестве выполнения услуг, объеме выполненн</w:t>
      </w:r>
      <w:r w:rsidR="00E10A50" w:rsidRPr="009A16CE">
        <w:rPr>
          <w:rFonts w:ascii="Arial" w:hAnsi="Arial" w:cs="Arial"/>
        </w:rPr>
        <w:t>ых услуг</w:t>
      </w:r>
      <w:r w:rsidR="002249F9" w:rsidRPr="009A16CE">
        <w:rPr>
          <w:rFonts w:ascii="Arial" w:hAnsi="Arial" w:cs="Arial"/>
        </w:rPr>
        <w:t xml:space="preserve"> на основании данных из учетных систем</w:t>
      </w:r>
      <w:r w:rsidR="00E10A50" w:rsidRPr="009A16CE">
        <w:rPr>
          <w:rFonts w:ascii="Arial" w:hAnsi="Arial" w:cs="Arial"/>
        </w:rPr>
        <w:t>, изменениях нормативов;</w:t>
      </w:r>
    </w:p>
    <w:p w14:paraId="54585E8B" w14:textId="77777777" w:rsidR="00086A3B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</w:t>
      </w:r>
      <w:r w:rsidR="00086A3B" w:rsidRPr="009A16CE">
        <w:rPr>
          <w:rFonts w:ascii="Arial" w:hAnsi="Arial" w:cs="Arial"/>
        </w:rPr>
        <w:t>беспечение выполнения показателей уровня сервиса (SLA)</w:t>
      </w:r>
      <w:r w:rsidR="00E10A50" w:rsidRPr="009A16CE">
        <w:rPr>
          <w:rFonts w:ascii="Arial" w:hAnsi="Arial" w:cs="Arial"/>
        </w:rPr>
        <w:t>;</w:t>
      </w:r>
    </w:p>
    <w:p w14:paraId="5D2FDE13" w14:textId="329A5D0B" w:rsidR="00086A3B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</w:t>
      </w:r>
      <w:r w:rsidR="00086A3B" w:rsidRPr="009A16CE">
        <w:rPr>
          <w:rFonts w:ascii="Arial" w:hAnsi="Arial" w:cs="Arial"/>
        </w:rPr>
        <w:t xml:space="preserve">опровождение миграции </w:t>
      </w:r>
      <w:r w:rsidR="000D21D5" w:rsidRPr="009A16CE">
        <w:rPr>
          <w:rFonts w:ascii="Arial" w:hAnsi="Arial" w:cs="Arial"/>
        </w:rPr>
        <w:t>Водоканал</w:t>
      </w:r>
      <w:r w:rsidR="00A7643F" w:rsidRPr="009A16CE">
        <w:rPr>
          <w:rFonts w:ascii="Arial" w:hAnsi="Arial" w:cs="Arial"/>
        </w:rPr>
        <w:t>а</w:t>
      </w:r>
      <w:r w:rsidR="000D21D5" w:rsidRPr="009A16CE">
        <w:rPr>
          <w:rFonts w:ascii="Arial" w:hAnsi="Arial" w:cs="Arial"/>
        </w:rPr>
        <w:t xml:space="preserve"> РВК</w:t>
      </w:r>
      <w:r w:rsidR="00086A3B" w:rsidRPr="009A16CE">
        <w:rPr>
          <w:rFonts w:ascii="Arial" w:hAnsi="Arial" w:cs="Arial"/>
        </w:rPr>
        <w:t xml:space="preserve"> на обслуживание (обследование процессов, связанных с бухгалтерским учетом, выявление отличий от процессов, применяемых в РВК, подготовка плана мероприятий по внедрению изменений</w:t>
      </w:r>
      <w:r w:rsidR="00A7643F" w:rsidRPr="009A16CE">
        <w:rPr>
          <w:rFonts w:ascii="Arial" w:hAnsi="Arial" w:cs="Arial"/>
        </w:rPr>
        <w:t xml:space="preserve"> (далее – план)</w:t>
      </w:r>
      <w:r w:rsidR="00086A3B" w:rsidRPr="009A16CE">
        <w:rPr>
          <w:rFonts w:ascii="Arial" w:hAnsi="Arial" w:cs="Arial"/>
        </w:rPr>
        <w:t xml:space="preserve">, контроль исполнения плана, проведение обучений сотрудников </w:t>
      </w:r>
      <w:r w:rsidR="00A7643F" w:rsidRPr="009A16CE">
        <w:rPr>
          <w:rFonts w:ascii="Arial" w:hAnsi="Arial" w:cs="Arial"/>
        </w:rPr>
        <w:t>Водоканала РВК</w:t>
      </w:r>
      <w:r w:rsidR="00086A3B" w:rsidRPr="009A16CE">
        <w:rPr>
          <w:rFonts w:ascii="Arial" w:hAnsi="Arial" w:cs="Arial"/>
        </w:rPr>
        <w:t>, консультирование и поддер</w:t>
      </w:r>
      <w:r w:rsidR="00E10A50" w:rsidRPr="009A16CE">
        <w:rPr>
          <w:rFonts w:ascii="Arial" w:hAnsi="Arial" w:cs="Arial"/>
        </w:rPr>
        <w:t>жка в ходе стабилизации работы);</w:t>
      </w:r>
    </w:p>
    <w:p w14:paraId="1067681B" w14:textId="067E6159" w:rsidR="00086A3B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в</w:t>
      </w:r>
      <w:r w:rsidR="00086A3B" w:rsidRPr="009A16CE">
        <w:rPr>
          <w:rFonts w:ascii="Arial" w:hAnsi="Arial" w:cs="Arial"/>
        </w:rPr>
        <w:t xml:space="preserve">ыстраивание эффективного взаимодействия с </w:t>
      </w:r>
      <w:r w:rsidR="00923AEA" w:rsidRPr="009A16CE">
        <w:rPr>
          <w:rFonts w:ascii="Arial" w:hAnsi="Arial" w:cs="Arial"/>
        </w:rPr>
        <w:t>Заказчик</w:t>
      </w:r>
      <w:r w:rsidR="00A7643F" w:rsidRPr="009A16CE">
        <w:rPr>
          <w:rFonts w:ascii="Arial" w:hAnsi="Arial" w:cs="Arial"/>
        </w:rPr>
        <w:t>ом</w:t>
      </w:r>
      <w:r w:rsidR="00086A3B" w:rsidRPr="009A16CE">
        <w:rPr>
          <w:rFonts w:ascii="Arial" w:hAnsi="Arial" w:cs="Arial"/>
        </w:rPr>
        <w:t xml:space="preserve">, обучение </w:t>
      </w:r>
      <w:r w:rsidR="00923AEA" w:rsidRPr="009A16CE">
        <w:rPr>
          <w:rFonts w:ascii="Arial" w:hAnsi="Arial" w:cs="Arial"/>
        </w:rPr>
        <w:t>Заказчик</w:t>
      </w:r>
      <w:r w:rsidR="00A7643F" w:rsidRPr="009A16CE">
        <w:rPr>
          <w:rFonts w:ascii="Arial" w:hAnsi="Arial" w:cs="Arial"/>
        </w:rPr>
        <w:t>а</w:t>
      </w:r>
      <w:r w:rsidR="00086A3B" w:rsidRPr="009A16CE">
        <w:rPr>
          <w:rFonts w:ascii="Arial" w:hAnsi="Arial" w:cs="Arial"/>
        </w:rPr>
        <w:t xml:space="preserve"> взаимодействию, методологии, изменениям в законодательстве, бизнес-процессах и пр.</w:t>
      </w:r>
      <w:r w:rsidR="00E10A50" w:rsidRPr="009A16CE">
        <w:rPr>
          <w:rFonts w:ascii="Arial" w:hAnsi="Arial" w:cs="Arial"/>
        </w:rPr>
        <w:t>;</w:t>
      </w:r>
    </w:p>
    <w:p w14:paraId="6A11882E" w14:textId="140DAB9F" w:rsidR="003E75E8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а</w:t>
      </w:r>
      <w:r w:rsidR="0026518C" w:rsidRPr="009A16CE">
        <w:rPr>
          <w:rFonts w:ascii="Arial" w:hAnsi="Arial" w:cs="Arial"/>
        </w:rPr>
        <w:t>ктуализация карт бизнес-процессов</w:t>
      </w:r>
      <w:r w:rsidR="00245A43" w:rsidRPr="009A16CE">
        <w:rPr>
          <w:rFonts w:ascii="Arial" w:hAnsi="Arial" w:cs="Arial"/>
        </w:rPr>
        <w:t xml:space="preserve"> и</w:t>
      </w:r>
      <w:r w:rsidR="0026518C" w:rsidRPr="009A16CE">
        <w:rPr>
          <w:rFonts w:ascii="Arial" w:hAnsi="Arial" w:cs="Arial"/>
        </w:rPr>
        <w:t xml:space="preserve"> регламента документооборота</w:t>
      </w:r>
      <w:r w:rsidR="00245A43" w:rsidRPr="009A16CE">
        <w:rPr>
          <w:rFonts w:ascii="Arial" w:hAnsi="Arial" w:cs="Arial"/>
        </w:rPr>
        <w:t>, пересмотр/дополнение контрольных процедур</w:t>
      </w:r>
      <w:r w:rsidR="0026518C" w:rsidRPr="009A16CE">
        <w:rPr>
          <w:rFonts w:ascii="Arial" w:hAnsi="Arial" w:cs="Arial"/>
        </w:rPr>
        <w:t>, разработка новых бизнес-процессов, согласование любо</w:t>
      </w:r>
      <w:r w:rsidR="00E10A50" w:rsidRPr="009A16CE">
        <w:rPr>
          <w:rFonts w:ascii="Arial" w:hAnsi="Arial" w:cs="Arial"/>
        </w:rPr>
        <w:t xml:space="preserve">го изменения с </w:t>
      </w:r>
      <w:r w:rsidR="00A7643F" w:rsidRPr="009A16CE">
        <w:rPr>
          <w:rFonts w:ascii="Arial" w:hAnsi="Arial" w:cs="Arial"/>
        </w:rPr>
        <w:t>Водоканалом РВК</w:t>
      </w:r>
      <w:r w:rsidR="00E10A50" w:rsidRPr="009A16CE">
        <w:rPr>
          <w:rFonts w:ascii="Arial" w:hAnsi="Arial" w:cs="Arial"/>
        </w:rPr>
        <w:t>;</w:t>
      </w:r>
    </w:p>
    <w:p w14:paraId="3DA24BA4" w14:textId="77777777" w:rsidR="00E10A50" w:rsidRPr="009A16CE" w:rsidRDefault="00C967C9" w:rsidP="00883AC2">
      <w:pPr>
        <w:pStyle w:val="NormalRFP"/>
        <w:numPr>
          <w:ilvl w:val="0"/>
          <w:numId w:val="4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lastRenderedPageBreak/>
        <w:t>л</w:t>
      </w:r>
      <w:r w:rsidR="00E10A50" w:rsidRPr="009A16CE">
        <w:rPr>
          <w:rFonts w:ascii="Arial" w:hAnsi="Arial" w:cs="Arial"/>
        </w:rPr>
        <w:t>идирование и участие в проектах по повышению эффективности бизнес-процессов и снижению трудозатрат с применением инструмен</w:t>
      </w:r>
      <w:r w:rsidR="006F7996" w:rsidRPr="009A16CE">
        <w:rPr>
          <w:rFonts w:ascii="Arial" w:hAnsi="Arial" w:cs="Arial"/>
        </w:rPr>
        <w:t>тов автоматизации и роботизации;</w:t>
      </w:r>
    </w:p>
    <w:p w14:paraId="1DCFB12D" w14:textId="14F0B9F9" w:rsidR="00144550" w:rsidRPr="009A16CE" w:rsidRDefault="00C967C9" w:rsidP="00883AC2">
      <w:pPr>
        <w:pStyle w:val="Heading2RFP"/>
        <w:numPr>
          <w:ilvl w:val="0"/>
          <w:numId w:val="39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szCs w:val="22"/>
        </w:rPr>
        <w:t>у</w:t>
      </w:r>
      <w:r w:rsidR="005E4A89" w:rsidRPr="009A16CE">
        <w:rPr>
          <w:rFonts w:ascii="Arial" w:hAnsi="Arial" w:cs="Arial"/>
          <w:szCs w:val="22"/>
        </w:rPr>
        <w:t xml:space="preserve">частие </w:t>
      </w:r>
      <w:r w:rsidR="00A7643F" w:rsidRPr="009A16CE">
        <w:rPr>
          <w:rFonts w:ascii="Arial" w:hAnsi="Arial" w:cs="Arial"/>
          <w:szCs w:val="22"/>
        </w:rPr>
        <w:t>И</w:t>
      </w:r>
      <w:r w:rsidR="005E4A89" w:rsidRPr="009A16CE">
        <w:rPr>
          <w:rFonts w:ascii="Arial" w:hAnsi="Arial" w:cs="Arial"/>
          <w:szCs w:val="22"/>
        </w:rPr>
        <w:t>сполнителя в кросс-функциональных ИТ-</w:t>
      </w:r>
      <w:r w:rsidR="008C6DEF" w:rsidRPr="009A16CE">
        <w:rPr>
          <w:rFonts w:ascii="Arial" w:hAnsi="Arial" w:cs="Arial"/>
          <w:szCs w:val="22"/>
        </w:rPr>
        <w:t>проектах РВК</w:t>
      </w:r>
      <w:r w:rsidR="005E4A89" w:rsidRPr="009A16CE">
        <w:rPr>
          <w:rFonts w:ascii="Arial" w:hAnsi="Arial" w:cs="Arial"/>
          <w:szCs w:val="22"/>
        </w:rPr>
        <w:t>, связанных напрямую или косвенно с бухгалтерским и налоговым учетом, формирование</w:t>
      </w:r>
      <w:r w:rsidR="007B33AE" w:rsidRPr="009A16CE">
        <w:rPr>
          <w:rFonts w:ascii="Arial" w:hAnsi="Arial" w:cs="Arial"/>
          <w:szCs w:val="22"/>
        </w:rPr>
        <w:t>м</w:t>
      </w:r>
      <w:r w:rsidR="005E4A89" w:rsidRPr="009A16CE">
        <w:rPr>
          <w:rFonts w:ascii="Arial" w:hAnsi="Arial" w:cs="Arial"/>
          <w:szCs w:val="22"/>
        </w:rPr>
        <w:t xml:space="preserve"> бизнес-требований, </w:t>
      </w:r>
      <w:r w:rsidR="00144550" w:rsidRPr="009A16CE">
        <w:rPr>
          <w:rFonts w:ascii="Arial" w:hAnsi="Arial" w:cs="Arial"/>
          <w:color w:val="auto"/>
          <w:szCs w:val="22"/>
        </w:rPr>
        <w:t>Вспомогательные процессы</w:t>
      </w:r>
    </w:p>
    <w:p w14:paraId="0843C4CE" w14:textId="3D8B8FB4" w:rsidR="007E0672" w:rsidRPr="009A16CE" w:rsidRDefault="00144550" w:rsidP="00883AC2">
      <w:pPr>
        <w:pStyle w:val="NormalRFP"/>
        <w:numPr>
          <w:ilvl w:val="0"/>
          <w:numId w:val="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212331EE" w14:textId="77777777" w:rsidR="00BD6FB9" w:rsidRPr="009A16CE" w:rsidRDefault="00BD6FB9" w:rsidP="00883AC2">
      <w:pPr>
        <w:pStyle w:val="NormalRFP"/>
        <w:numPr>
          <w:ilvl w:val="0"/>
          <w:numId w:val="4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Согласование договоров (доходных и расходных, приказов, регламентов)</w:t>
      </w:r>
    </w:p>
    <w:p w14:paraId="5E3F37D3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 договоров с самозанятыми и порядок взаимодействия</w:t>
      </w:r>
      <w:r w:rsidR="00C9284D" w:rsidRPr="009A16CE">
        <w:rPr>
          <w:rFonts w:ascii="Arial" w:hAnsi="Arial" w:cs="Arial"/>
          <w:lang w:eastAsia="ru-RU"/>
        </w:rPr>
        <w:t xml:space="preserve"> (в части согласования)</w:t>
      </w:r>
    </w:p>
    <w:p w14:paraId="3A4D749E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Получение тех. </w:t>
      </w:r>
      <w:r w:rsidR="00047870" w:rsidRPr="009A16CE">
        <w:rPr>
          <w:rFonts w:ascii="Arial" w:hAnsi="Arial" w:cs="Arial"/>
          <w:lang w:eastAsia="ru-RU"/>
        </w:rPr>
        <w:t>поддержки</w:t>
      </w:r>
    </w:p>
    <w:p w14:paraId="487F9881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Взаимодействие с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326211" w:rsidRPr="009A16CE">
        <w:rPr>
          <w:rFonts w:ascii="Arial" w:hAnsi="Arial" w:cs="Arial"/>
          <w:lang w:eastAsia="ru-RU"/>
        </w:rPr>
        <w:t>ом</w:t>
      </w:r>
      <w:r w:rsidRPr="009A16CE">
        <w:rPr>
          <w:rFonts w:ascii="Arial" w:hAnsi="Arial" w:cs="Arial"/>
          <w:lang w:eastAsia="ru-RU"/>
        </w:rPr>
        <w:t xml:space="preserve"> (Подготовка данных по запросам и прочее взаимодействие)</w:t>
      </w:r>
    </w:p>
    <w:p w14:paraId="620A7529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Составление управленческой отчетности по исполнению инвестиционных программ</w:t>
      </w:r>
    </w:p>
    <w:p w14:paraId="463DA01A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Составление управленческой отчетности по инвестиционной программе по запросам</w:t>
      </w:r>
    </w:p>
    <w:p w14:paraId="4533E91A" w14:textId="77777777" w:rsidR="00BD6FB9" w:rsidRPr="009A16CE" w:rsidRDefault="00BD6FB9" w:rsidP="00883AC2">
      <w:pPr>
        <w:pStyle w:val="NormalRFP"/>
        <w:numPr>
          <w:ilvl w:val="0"/>
          <w:numId w:val="11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lang w:eastAsia="ru-RU"/>
        </w:rPr>
        <w:t>Формирование отчетности об исполнении производственной программы</w:t>
      </w:r>
      <w:r w:rsidR="00C9284D" w:rsidRPr="009A16CE">
        <w:rPr>
          <w:rFonts w:ascii="Arial" w:hAnsi="Arial" w:cs="Arial"/>
          <w:lang w:eastAsia="ru-RU"/>
        </w:rPr>
        <w:t xml:space="preserve"> (в части подготовки и согласования отчета «Анализ затрат по проектам»)</w:t>
      </w:r>
    </w:p>
    <w:p w14:paraId="7382543F" w14:textId="77777777" w:rsidR="00144550" w:rsidRPr="009A16CE" w:rsidRDefault="00144550" w:rsidP="00883AC2">
      <w:pPr>
        <w:pStyle w:val="NormalRFP"/>
        <w:numPr>
          <w:ilvl w:val="0"/>
          <w:numId w:val="11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lang w:eastAsia="ru-RU"/>
        </w:rPr>
        <w:t>Прием, обработка и хранение документации</w:t>
      </w:r>
    </w:p>
    <w:p w14:paraId="69E6F1DD" w14:textId="77777777" w:rsidR="00144550" w:rsidRPr="009A16CE" w:rsidRDefault="00144550" w:rsidP="00883AC2">
      <w:pPr>
        <w:pStyle w:val="NormalRFP"/>
        <w:numPr>
          <w:ilvl w:val="0"/>
          <w:numId w:val="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5BD9AA96" w14:textId="77777777" w:rsidR="00B41474" w:rsidRPr="009A16CE" w:rsidRDefault="00B41474" w:rsidP="00B315B6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 зону ответственности Исполнителя входит:</w:t>
      </w:r>
    </w:p>
    <w:p w14:paraId="48722DA2" w14:textId="77777777" w:rsidR="00B41474" w:rsidRPr="009A16CE" w:rsidRDefault="00C967C9" w:rsidP="00883AC2">
      <w:pPr>
        <w:pStyle w:val="NormalRFP"/>
        <w:numPr>
          <w:ilvl w:val="0"/>
          <w:numId w:val="5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</w:t>
      </w:r>
      <w:r w:rsidR="00B41474" w:rsidRPr="009A16CE">
        <w:rPr>
          <w:rFonts w:ascii="Arial" w:hAnsi="Arial" w:cs="Arial"/>
        </w:rPr>
        <w:t xml:space="preserve">рганизация работы фронт-офиса </w:t>
      </w:r>
      <w:r w:rsidR="0026518C" w:rsidRPr="009A16CE">
        <w:rPr>
          <w:rFonts w:ascii="Arial" w:hAnsi="Arial" w:cs="Arial"/>
        </w:rPr>
        <w:t xml:space="preserve">в каждом регионе присутствия обслуживаемых предприятий </w:t>
      </w:r>
      <w:r w:rsidR="00B41474" w:rsidRPr="009A16CE">
        <w:rPr>
          <w:rFonts w:ascii="Arial" w:hAnsi="Arial" w:cs="Arial"/>
        </w:rPr>
        <w:t xml:space="preserve">для приема и хранения первичных документов, а также выполнения ряда других задач в каждом регионе присутствия обслуживаемых предприятий. Работник фронт-офиса должен </w:t>
      </w:r>
      <w:r w:rsidR="006F7996" w:rsidRPr="009A16CE">
        <w:rPr>
          <w:rFonts w:ascii="Arial" w:hAnsi="Arial" w:cs="Arial"/>
        </w:rPr>
        <w:t>являться работником Исполнителя;</w:t>
      </w:r>
    </w:p>
    <w:p w14:paraId="5F4D8454" w14:textId="77777777" w:rsidR="00086A3B" w:rsidRPr="009A16CE" w:rsidRDefault="00C967C9" w:rsidP="00883AC2">
      <w:pPr>
        <w:pStyle w:val="NormalRFP"/>
        <w:numPr>
          <w:ilvl w:val="0"/>
          <w:numId w:val="5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</w:t>
      </w:r>
      <w:r w:rsidR="00086A3B" w:rsidRPr="009A16CE">
        <w:rPr>
          <w:rFonts w:ascii="Arial" w:hAnsi="Arial" w:cs="Arial"/>
        </w:rPr>
        <w:t>рием и передача Исполнителю на обработку первичных документов как бумажных, так и электронных осуществляется по описи, формируемой в программном продукте 1С УПП, регистрация принимаемых опи</w:t>
      </w:r>
      <w:r w:rsidR="0026518C" w:rsidRPr="009A16CE">
        <w:rPr>
          <w:rFonts w:ascii="Arial" w:hAnsi="Arial" w:cs="Arial"/>
        </w:rPr>
        <w:t>сей и документов осуществляется</w:t>
      </w:r>
      <w:r w:rsidR="00086A3B" w:rsidRPr="009A16CE">
        <w:rPr>
          <w:rFonts w:ascii="Arial" w:hAnsi="Arial" w:cs="Arial"/>
        </w:rPr>
        <w:t xml:space="preserve"> сотрудниками фронт-офисов в программном продукте 1С Документооборот (далее – с</w:t>
      </w:r>
      <w:r w:rsidR="006F7996" w:rsidRPr="009A16CE">
        <w:rPr>
          <w:rFonts w:ascii="Arial" w:hAnsi="Arial" w:cs="Arial"/>
        </w:rPr>
        <w:t>истема электронного архива/СЭА);</w:t>
      </w:r>
    </w:p>
    <w:p w14:paraId="3BDA7A9C" w14:textId="77777777" w:rsidR="00CF7FD1" w:rsidRPr="009A16CE" w:rsidRDefault="00C967C9" w:rsidP="00883AC2">
      <w:pPr>
        <w:pStyle w:val="NormalRFP"/>
        <w:numPr>
          <w:ilvl w:val="0"/>
          <w:numId w:val="5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</w:t>
      </w:r>
      <w:r w:rsidR="00CF7FD1" w:rsidRPr="009A16CE">
        <w:rPr>
          <w:rFonts w:ascii="Arial" w:hAnsi="Arial" w:cs="Arial"/>
        </w:rPr>
        <w:t>рганизация архива первичных документов (для всех документов кроме кадровых) на стороне Исполнителя в регионе присутствия обслуживаемых предприятий. По истечении срока хранения документа (5 лет) осуществляется передача</w:t>
      </w:r>
      <w:r w:rsidR="006F7996" w:rsidRPr="009A16CE">
        <w:rPr>
          <w:rFonts w:ascii="Arial" w:hAnsi="Arial" w:cs="Arial"/>
        </w:rPr>
        <w:t xml:space="preserve"> документов на хранение </w:t>
      </w:r>
      <w:r w:rsidR="00923AEA" w:rsidRPr="009A16CE">
        <w:rPr>
          <w:rFonts w:ascii="Arial" w:hAnsi="Arial" w:cs="Arial"/>
        </w:rPr>
        <w:t>Заказчик</w:t>
      </w:r>
      <w:r w:rsidR="006F7996" w:rsidRPr="009A16CE">
        <w:rPr>
          <w:rFonts w:ascii="Arial" w:hAnsi="Arial" w:cs="Arial"/>
        </w:rPr>
        <w:t>у;</w:t>
      </w:r>
    </w:p>
    <w:p w14:paraId="479E8252" w14:textId="77777777" w:rsidR="00EE332A" w:rsidRPr="009A16CE" w:rsidRDefault="00EE332A" w:rsidP="00883AC2">
      <w:pPr>
        <w:pStyle w:val="NormalRFP"/>
        <w:numPr>
          <w:ilvl w:val="0"/>
          <w:numId w:val="5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части безопасности: организация, оказывающая услуги по ведению бухгалтерского учета, </w:t>
      </w:r>
      <w:r w:rsidR="00226CC9" w:rsidRPr="009A16CE">
        <w:rPr>
          <w:rFonts w:ascii="Arial" w:hAnsi="Arial" w:cs="Arial"/>
        </w:rPr>
        <w:t>не</w:t>
      </w:r>
      <w:r w:rsidRPr="009A16CE">
        <w:rPr>
          <w:rFonts w:ascii="Arial" w:hAnsi="Arial" w:cs="Arial"/>
        </w:rPr>
        <w:t xml:space="preserve"> является объектом критической информационной инфраструктуры, потому специфические требования по охране и обеспечению пожарной безопасности фронт-офисов отсутствуют. Выполнение стандартных требований безопасности закреплено за Исполнителем</w:t>
      </w:r>
    </w:p>
    <w:p w14:paraId="26FA60DA" w14:textId="77777777" w:rsidR="00086A3B" w:rsidRPr="009A16CE" w:rsidRDefault="00C967C9" w:rsidP="00883AC2">
      <w:pPr>
        <w:pStyle w:val="NormalRFP"/>
        <w:numPr>
          <w:ilvl w:val="0"/>
          <w:numId w:val="50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>ф</w:t>
      </w:r>
      <w:r w:rsidR="00086A3B" w:rsidRPr="009A16CE">
        <w:rPr>
          <w:rFonts w:ascii="Arial" w:hAnsi="Arial" w:cs="Arial"/>
        </w:rPr>
        <w:t>ункционал по методологическому сопровождению организации процессов передачи документов и зад</w:t>
      </w:r>
      <w:r w:rsidR="0026518C" w:rsidRPr="009A16CE">
        <w:rPr>
          <w:rFonts w:ascii="Arial" w:hAnsi="Arial" w:cs="Arial"/>
        </w:rPr>
        <w:t xml:space="preserve">ач во всех указанных системах, </w:t>
      </w:r>
      <w:r w:rsidR="00086A3B" w:rsidRPr="009A16CE">
        <w:rPr>
          <w:rFonts w:ascii="Arial" w:hAnsi="Arial" w:cs="Arial"/>
        </w:rPr>
        <w:t>постановке задач по необходимым доработкам и контролю за доработками находится в зоне ответственности Исполнителя.</w:t>
      </w:r>
    </w:p>
    <w:p w14:paraId="6E625599" w14:textId="77777777" w:rsidR="00F27C89" w:rsidRPr="009A16CE" w:rsidRDefault="00F27C89" w:rsidP="00F2256E">
      <w:pPr>
        <w:pStyle w:val="NormalRFP"/>
        <w:ind w:left="714" w:firstLine="0"/>
        <w:rPr>
          <w:rFonts w:ascii="Arial" w:hAnsi="Arial" w:cs="Arial"/>
          <w:lang w:eastAsia="ru-RU"/>
        </w:rPr>
      </w:pPr>
    </w:p>
    <w:p w14:paraId="4D7AB695" w14:textId="77777777" w:rsidR="006C1042" w:rsidRPr="009A16CE" w:rsidRDefault="006C1042" w:rsidP="006C1042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>Раздел 4. Требования к оказанию услуг по казначейскому сопровождению</w:t>
      </w:r>
    </w:p>
    <w:p w14:paraId="77BB5076" w14:textId="77777777" w:rsidR="006C1042" w:rsidRPr="009A16CE" w:rsidRDefault="006C1042" w:rsidP="006C1042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Общие требования к оказанию услуг </w:t>
      </w:r>
      <w:r w:rsidR="00A72F69" w:rsidRPr="009A16CE">
        <w:rPr>
          <w:rFonts w:ascii="Arial" w:hAnsi="Arial" w:cs="Arial"/>
          <w:lang w:eastAsia="ru-RU"/>
        </w:rPr>
        <w:t>по казначейскому сопровождению</w:t>
      </w:r>
      <w:r w:rsidRPr="009A16CE">
        <w:rPr>
          <w:rFonts w:ascii="Arial" w:hAnsi="Arial" w:cs="Arial"/>
          <w:lang w:eastAsia="ru-RU"/>
        </w:rPr>
        <w:t>:</w:t>
      </w:r>
    </w:p>
    <w:p w14:paraId="680AB301" w14:textId="77777777" w:rsidR="009075B5" w:rsidRPr="009A16CE" w:rsidRDefault="00BF4CB9" w:rsidP="007E0672">
      <w:pPr>
        <w:pStyle w:val="NormalRFP"/>
        <w:ind w:firstLine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1.</w:t>
      </w:r>
      <w:r w:rsidRPr="009A16CE">
        <w:rPr>
          <w:rFonts w:ascii="Arial" w:hAnsi="Arial" w:cs="Arial"/>
          <w:lang w:eastAsia="ru-RU"/>
        </w:rPr>
        <w:tab/>
        <w:t xml:space="preserve">Организация </w:t>
      </w:r>
      <w:r w:rsidR="00CA1C9F" w:rsidRPr="009A16CE">
        <w:rPr>
          <w:rFonts w:ascii="Arial" w:hAnsi="Arial" w:cs="Arial"/>
          <w:lang w:eastAsia="ru-RU"/>
        </w:rPr>
        <w:t>казначейских процессов</w:t>
      </w:r>
      <w:r w:rsidRPr="009A16CE">
        <w:rPr>
          <w:rFonts w:ascii="Arial" w:hAnsi="Arial" w:cs="Arial"/>
          <w:lang w:eastAsia="ru-RU"/>
        </w:rPr>
        <w:t xml:space="preserve"> </w:t>
      </w:r>
      <w:r w:rsidR="00CA1C9F" w:rsidRPr="009A16CE">
        <w:rPr>
          <w:rFonts w:ascii="Arial" w:hAnsi="Arial" w:cs="Arial"/>
          <w:lang w:eastAsia="ru-RU"/>
        </w:rPr>
        <w:t>осуществляется в программе 1</w:t>
      </w:r>
      <w:proofErr w:type="gramStart"/>
      <w:r w:rsidR="00CA1C9F" w:rsidRPr="009A16CE">
        <w:rPr>
          <w:rFonts w:ascii="Arial" w:hAnsi="Arial" w:cs="Arial"/>
          <w:lang w:eastAsia="ru-RU"/>
        </w:rPr>
        <w:t>С:</w:t>
      </w:r>
      <w:r w:rsidR="00CA1C9F" w:rsidRPr="009A16CE">
        <w:rPr>
          <w:rFonts w:ascii="Arial" w:hAnsi="Arial" w:cs="Arial"/>
          <w:lang w:val="en-US" w:eastAsia="ru-RU"/>
        </w:rPr>
        <w:t>ERP</w:t>
      </w:r>
      <w:proofErr w:type="gramEnd"/>
      <w:r w:rsidR="009075B5" w:rsidRPr="009A16CE">
        <w:rPr>
          <w:rFonts w:ascii="Arial" w:hAnsi="Arial" w:cs="Arial"/>
          <w:lang w:eastAsia="ru-RU"/>
        </w:rPr>
        <w:t xml:space="preserve"> в разрезе центров финансовой ответственности, видов деятельности, источников финансирования и статей ДДС</w:t>
      </w:r>
      <w:r w:rsidR="00581BBD" w:rsidRPr="009A16CE">
        <w:rPr>
          <w:rFonts w:ascii="Arial" w:hAnsi="Arial" w:cs="Arial"/>
          <w:lang w:eastAsia="ru-RU"/>
        </w:rPr>
        <w:t>.</w:t>
      </w:r>
    </w:p>
    <w:p w14:paraId="7D821C2E" w14:textId="27DAA7ED" w:rsidR="00BF4CB9" w:rsidRPr="009A16CE" w:rsidRDefault="009075B5" w:rsidP="007E0672">
      <w:pPr>
        <w:pStyle w:val="NormalRFP"/>
        <w:ind w:firstLine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2</w:t>
      </w:r>
      <w:r w:rsidR="00BF4CB9" w:rsidRPr="009A16CE">
        <w:rPr>
          <w:rFonts w:ascii="Arial" w:hAnsi="Arial" w:cs="Arial"/>
          <w:lang w:eastAsia="ru-RU"/>
        </w:rPr>
        <w:t>.</w:t>
      </w:r>
      <w:r w:rsidR="00BF4CB9" w:rsidRPr="009A16CE">
        <w:rPr>
          <w:rFonts w:ascii="Arial" w:hAnsi="Arial" w:cs="Arial"/>
          <w:lang w:eastAsia="ru-RU"/>
        </w:rPr>
        <w:tab/>
        <w:t>Выполнение обязанностей, закрепленных в картах бизнес-процессов (</w:t>
      </w:r>
      <w:r w:rsidR="00F845EF" w:rsidRPr="009A16CE">
        <w:rPr>
          <w:rFonts w:ascii="Arial" w:hAnsi="Arial" w:cs="Arial"/>
          <w:lang w:eastAsia="ru-RU"/>
        </w:rPr>
        <w:t>28</w:t>
      </w:r>
      <w:r w:rsidR="00BF4CB9" w:rsidRPr="009A16CE">
        <w:rPr>
          <w:rFonts w:ascii="Arial" w:hAnsi="Arial" w:cs="Arial"/>
          <w:lang w:eastAsia="ru-RU"/>
        </w:rPr>
        <w:t xml:space="preserve"> шт.) и регламенте документооборота между </w:t>
      </w:r>
      <w:r w:rsidR="0092159A" w:rsidRPr="009A16CE">
        <w:rPr>
          <w:rFonts w:ascii="Arial" w:hAnsi="Arial" w:cs="Arial"/>
          <w:lang w:eastAsia="ru-RU"/>
        </w:rPr>
        <w:t xml:space="preserve">Водоканалом РВК </w:t>
      </w:r>
      <w:r w:rsidR="00BF4CB9" w:rsidRPr="009A16CE">
        <w:rPr>
          <w:rFonts w:ascii="Arial" w:hAnsi="Arial" w:cs="Arial"/>
          <w:lang w:eastAsia="ru-RU"/>
        </w:rPr>
        <w:t>и Исполнителем.</w:t>
      </w:r>
    </w:p>
    <w:p w14:paraId="0380035B" w14:textId="77777777" w:rsidR="0093678F" w:rsidRPr="009A16CE" w:rsidRDefault="009075B5" w:rsidP="00BF4CB9">
      <w:pPr>
        <w:pStyle w:val="NormalRFP"/>
        <w:ind w:left="714" w:firstLine="0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        </w:t>
      </w:r>
    </w:p>
    <w:p w14:paraId="610D6A3C" w14:textId="77777777" w:rsidR="004C11B5" w:rsidRPr="009A16CE" w:rsidRDefault="004C11B5" w:rsidP="00BF4CB9">
      <w:pPr>
        <w:pStyle w:val="NormalRFP"/>
        <w:ind w:left="714" w:firstLine="0"/>
        <w:rPr>
          <w:rFonts w:ascii="Arial" w:hAnsi="Arial" w:cs="Arial"/>
          <w:lang w:eastAsia="ru-RU"/>
        </w:rPr>
      </w:pPr>
    </w:p>
    <w:p w14:paraId="5AB17821" w14:textId="77777777" w:rsidR="00A72F69" w:rsidRPr="009A16CE" w:rsidRDefault="0093678F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 xml:space="preserve"> Сопровождение процессов по блоку Банковская выписка</w:t>
      </w:r>
    </w:p>
    <w:p w14:paraId="655A7F40" w14:textId="57C34EBC" w:rsidR="00A72F69" w:rsidRPr="009A16CE" w:rsidRDefault="00A72F69" w:rsidP="00883AC2">
      <w:pPr>
        <w:pStyle w:val="NormalRFP"/>
        <w:numPr>
          <w:ilvl w:val="1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5BD09E5A" w14:textId="77777777" w:rsidR="00A72F69" w:rsidRPr="009A16CE" w:rsidRDefault="0093678F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Получение банковских выписок в системах Банк-</w:t>
      </w:r>
      <w:r w:rsidR="007B6F4B" w:rsidRPr="009A16CE">
        <w:rPr>
          <w:rFonts w:ascii="Arial" w:hAnsi="Arial" w:cs="Arial"/>
          <w:lang w:eastAsia="ru-RU"/>
        </w:rPr>
        <w:t xml:space="preserve">клиент </w:t>
      </w:r>
    </w:p>
    <w:p w14:paraId="6D57D64F" w14:textId="77777777" w:rsidR="00A72F69" w:rsidRPr="009A16CE" w:rsidRDefault="001C6987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Загрузка банковских выписок в учетные системы</w:t>
      </w:r>
      <w:r w:rsidR="0007146E" w:rsidRPr="009A16CE">
        <w:rPr>
          <w:rFonts w:ascii="Arial" w:hAnsi="Arial" w:cs="Arial"/>
          <w:lang w:eastAsia="ru-RU"/>
        </w:rPr>
        <w:t>, контроль загрузки</w:t>
      </w:r>
    </w:p>
    <w:p w14:paraId="5DC578F4" w14:textId="7905DF1C" w:rsidR="000A3593" w:rsidRPr="009A16CE" w:rsidRDefault="000A3593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Размещение банковских выписок на хранение на ресурсе </w:t>
      </w:r>
      <w:r w:rsidR="0092159A" w:rsidRPr="009A16CE">
        <w:rPr>
          <w:rFonts w:ascii="Arial" w:hAnsi="Arial" w:cs="Arial"/>
          <w:lang w:eastAsia="ru-RU"/>
        </w:rPr>
        <w:t xml:space="preserve">Водоканала РВК </w:t>
      </w:r>
    </w:p>
    <w:p w14:paraId="7BBE03FA" w14:textId="37A6F0D6" w:rsidR="0007146E" w:rsidRPr="009A16CE" w:rsidRDefault="0007146E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Отправка банковских выписок по запросам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="0009051E" w:rsidRPr="009A16CE">
        <w:rPr>
          <w:rFonts w:ascii="Arial" w:hAnsi="Arial" w:cs="Arial"/>
          <w:lang w:eastAsia="ru-RU"/>
        </w:rPr>
        <w:t>, в том числе промежуточных</w:t>
      </w:r>
    </w:p>
    <w:p w14:paraId="43AB77C5" w14:textId="77777777" w:rsidR="000A3593" w:rsidRPr="009A16CE" w:rsidRDefault="000A3593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Анализ банковских выписок на предмет возврата ранее исполненных платежей</w:t>
      </w:r>
    </w:p>
    <w:p w14:paraId="241E946A" w14:textId="77777777" w:rsidR="004B34ED" w:rsidRPr="009A16CE" w:rsidRDefault="004B34ED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Анализ банковских выписок на предмет входящих платежей от нерезидентов</w:t>
      </w:r>
    </w:p>
    <w:p w14:paraId="443063CD" w14:textId="77777777" w:rsidR="0007146E" w:rsidRPr="009A16CE" w:rsidRDefault="0007146E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Анализ банковских выписок на предмет неутвержденных списаний со счета (кроме РКО)</w:t>
      </w:r>
    </w:p>
    <w:p w14:paraId="0F717948" w14:textId="249F0B90" w:rsidR="00B25C8F" w:rsidRPr="009A16CE" w:rsidRDefault="004B34ED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Уведомление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о возврате ранее исполненных платежей</w:t>
      </w:r>
      <w:r w:rsidR="0007146E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входящих платежах от нерезидентов</w:t>
      </w:r>
      <w:r w:rsidR="0007146E" w:rsidRPr="009A16CE">
        <w:rPr>
          <w:rFonts w:ascii="Arial" w:hAnsi="Arial" w:cs="Arial"/>
          <w:lang w:eastAsia="ru-RU"/>
        </w:rPr>
        <w:t xml:space="preserve"> и неутвержденных списаний со счета (кроме РКО)</w:t>
      </w:r>
    </w:p>
    <w:p w14:paraId="0F466F6A" w14:textId="734C09D2" w:rsidR="00B25C8F" w:rsidRPr="009A16CE" w:rsidRDefault="00B25C8F" w:rsidP="00883AC2">
      <w:pPr>
        <w:pStyle w:val="NormalRFP"/>
        <w:numPr>
          <w:ilvl w:val="0"/>
          <w:numId w:val="5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Уведомление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о предъявленных </w:t>
      </w:r>
      <w:r w:rsidR="00923AEA" w:rsidRPr="009A16CE">
        <w:rPr>
          <w:rFonts w:ascii="Arial" w:hAnsi="Arial" w:cs="Arial"/>
          <w:lang w:eastAsia="ru-RU"/>
        </w:rPr>
        <w:t>Исполнитель</w:t>
      </w:r>
      <w:r w:rsidRPr="009A16CE">
        <w:rPr>
          <w:rFonts w:ascii="Arial" w:hAnsi="Arial" w:cs="Arial"/>
          <w:lang w:eastAsia="ru-RU"/>
        </w:rPr>
        <w:t>ных листах к расчетным счетам, картотеке/блокировках по счету</w:t>
      </w:r>
      <w:r w:rsidR="00581BBD" w:rsidRPr="009A16CE">
        <w:rPr>
          <w:rFonts w:ascii="Arial" w:hAnsi="Arial" w:cs="Arial"/>
          <w:lang w:eastAsia="ru-RU"/>
        </w:rPr>
        <w:t>.</w:t>
      </w:r>
    </w:p>
    <w:p w14:paraId="1C2CE816" w14:textId="77777777" w:rsidR="0007146E" w:rsidRPr="009A16CE" w:rsidRDefault="0007146E" w:rsidP="007B6F4B">
      <w:pPr>
        <w:pStyle w:val="NormalRFP"/>
        <w:ind w:left="709" w:hanging="425"/>
        <w:rPr>
          <w:rFonts w:ascii="Arial" w:hAnsi="Arial" w:cs="Arial"/>
          <w:lang w:eastAsia="ru-RU"/>
        </w:rPr>
      </w:pPr>
    </w:p>
    <w:p w14:paraId="01D05EC6" w14:textId="362C2793" w:rsidR="00A72F69" w:rsidRPr="009A16CE" w:rsidRDefault="00A72F69" w:rsidP="00883AC2">
      <w:pPr>
        <w:pStyle w:val="a3"/>
        <w:numPr>
          <w:ilvl w:val="1"/>
          <w:numId w:val="3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31D0900C" w14:textId="77777777" w:rsidR="00A72F69" w:rsidRPr="009A16CE" w:rsidRDefault="00A72F69" w:rsidP="00A72F69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</w:t>
      </w:r>
      <w:r w:rsidR="001372D1" w:rsidRPr="009A16CE">
        <w:rPr>
          <w:rFonts w:ascii="Arial" w:hAnsi="Arial" w:cs="Arial"/>
        </w:rPr>
        <w:t xml:space="preserve">помимо типового функционала </w:t>
      </w:r>
      <w:r w:rsidRPr="009A16CE">
        <w:rPr>
          <w:rFonts w:ascii="Arial" w:hAnsi="Arial" w:cs="Arial"/>
        </w:rPr>
        <w:t>должен:</w:t>
      </w:r>
    </w:p>
    <w:p w14:paraId="2932E618" w14:textId="77777777" w:rsidR="00A72F69" w:rsidRPr="009A16CE" w:rsidRDefault="00A72F69" w:rsidP="00883AC2">
      <w:pPr>
        <w:pStyle w:val="NormalRFP"/>
        <w:numPr>
          <w:ilvl w:val="0"/>
          <w:numId w:val="5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проводить контрольные процедуры согласно списку контрольных процедур по </w:t>
      </w:r>
      <w:r w:rsidR="001372D1" w:rsidRPr="009A16CE">
        <w:rPr>
          <w:rFonts w:ascii="Arial" w:hAnsi="Arial" w:cs="Arial"/>
          <w:lang w:eastAsia="ru-RU"/>
        </w:rPr>
        <w:t>функциональному блоку</w:t>
      </w:r>
    </w:p>
    <w:p w14:paraId="20B1E702" w14:textId="77777777" w:rsidR="001372D1" w:rsidRPr="009A16CE" w:rsidRDefault="001372D1" w:rsidP="00883AC2">
      <w:pPr>
        <w:pStyle w:val="NormalRFP"/>
        <w:numPr>
          <w:ilvl w:val="0"/>
          <w:numId w:val="5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обеспечивать работоспособность систем Банк-</w:t>
      </w:r>
      <w:r w:rsidR="007B6F4B" w:rsidRPr="009A16CE">
        <w:rPr>
          <w:rFonts w:ascii="Arial" w:hAnsi="Arial" w:cs="Arial"/>
          <w:lang w:eastAsia="ru-RU"/>
        </w:rPr>
        <w:t>клиент</w:t>
      </w:r>
    </w:p>
    <w:p w14:paraId="63F80BB8" w14:textId="7338EA7C" w:rsidR="001372D1" w:rsidRPr="009A16CE" w:rsidRDefault="001372D1" w:rsidP="00883AC2">
      <w:pPr>
        <w:pStyle w:val="NormalRFP"/>
        <w:numPr>
          <w:ilvl w:val="0"/>
          <w:numId w:val="5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обеспечивать доступ </w:t>
      </w:r>
      <w:r w:rsidR="0092159A" w:rsidRPr="009A16CE">
        <w:rPr>
          <w:rFonts w:ascii="Arial" w:hAnsi="Arial" w:cs="Arial"/>
          <w:lang w:eastAsia="ru-RU"/>
        </w:rPr>
        <w:t>Водоканалу РВК</w:t>
      </w:r>
      <w:r w:rsidRPr="009A16CE">
        <w:rPr>
          <w:rFonts w:ascii="Arial" w:hAnsi="Arial" w:cs="Arial"/>
          <w:lang w:eastAsia="ru-RU"/>
        </w:rPr>
        <w:t xml:space="preserve"> к ресурсам с размещенной информацией</w:t>
      </w:r>
    </w:p>
    <w:p w14:paraId="3DE6836F" w14:textId="77777777" w:rsidR="001372D1" w:rsidRPr="009A16CE" w:rsidRDefault="001372D1" w:rsidP="00883AC2">
      <w:pPr>
        <w:pStyle w:val="NormalRFP"/>
        <w:numPr>
          <w:ilvl w:val="0"/>
          <w:numId w:val="5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взаимодействовать с обслуживающими банками по вопросам </w:t>
      </w:r>
      <w:r w:rsidR="00697B82" w:rsidRPr="009A16CE">
        <w:rPr>
          <w:rFonts w:ascii="Arial" w:hAnsi="Arial" w:cs="Arial"/>
          <w:lang w:eastAsia="ru-RU"/>
        </w:rPr>
        <w:t xml:space="preserve">банковских </w:t>
      </w:r>
      <w:r w:rsidRPr="009A16CE">
        <w:rPr>
          <w:rFonts w:ascii="Arial" w:hAnsi="Arial" w:cs="Arial"/>
          <w:lang w:eastAsia="ru-RU"/>
        </w:rPr>
        <w:t xml:space="preserve">выписок, </w:t>
      </w:r>
      <w:r w:rsidR="00697B82" w:rsidRPr="009A16CE">
        <w:rPr>
          <w:rFonts w:ascii="Arial" w:hAnsi="Arial" w:cs="Arial"/>
          <w:lang w:eastAsia="ru-RU"/>
        </w:rPr>
        <w:t xml:space="preserve">поступлений, </w:t>
      </w:r>
      <w:r w:rsidRPr="009A16CE">
        <w:rPr>
          <w:rFonts w:ascii="Arial" w:hAnsi="Arial" w:cs="Arial"/>
          <w:lang w:eastAsia="ru-RU"/>
        </w:rPr>
        <w:t xml:space="preserve">списаний, работоспособности </w:t>
      </w:r>
      <w:r w:rsidR="007B6F4B" w:rsidRPr="009A16CE">
        <w:rPr>
          <w:rFonts w:ascii="Arial" w:hAnsi="Arial" w:cs="Arial"/>
          <w:lang w:eastAsia="ru-RU"/>
        </w:rPr>
        <w:t>Б</w:t>
      </w:r>
      <w:r w:rsidRPr="009A16CE">
        <w:rPr>
          <w:rFonts w:ascii="Arial" w:hAnsi="Arial" w:cs="Arial"/>
          <w:lang w:eastAsia="ru-RU"/>
        </w:rPr>
        <w:t>анк-</w:t>
      </w:r>
      <w:r w:rsidR="007B6F4B" w:rsidRPr="009A16CE">
        <w:rPr>
          <w:rFonts w:ascii="Arial" w:hAnsi="Arial" w:cs="Arial"/>
          <w:lang w:eastAsia="ru-RU"/>
        </w:rPr>
        <w:t>клиента</w:t>
      </w:r>
    </w:p>
    <w:p w14:paraId="4F4D2140" w14:textId="77777777" w:rsidR="007B6F4B" w:rsidRPr="009A16CE" w:rsidRDefault="00A72F69" w:rsidP="00883AC2">
      <w:pPr>
        <w:pStyle w:val="NormalRFP"/>
        <w:numPr>
          <w:ilvl w:val="0"/>
          <w:numId w:val="5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актуализировать регламенты</w:t>
      </w:r>
      <w:r w:rsidR="001372D1" w:rsidRPr="009A16CE">
        <w:rPr>
          <w:rFonts w:ascii="Arial" w:hAnsi="Arial" w:cs="Arial"/>
        </w:rPr>
        <w:t xml:space="preserve">, </w:t>
      </w:r>
      <w:r w:rsidR="003023E0" w:rsidRPr="009A16CE">
        <w:rPr>
          <w:rFonts w:ascii="Arial" w:hAnsi="Arial" w:cs="Arial"/>
        </w:rPr>
        <w:t xml:space="preserve">матрицы, </w:t>
      </w:r>
      <w:r w:rsidR="001372D1" w:rsidRPr="009A16CE">
        <w:rPr>
          <w:rFonts w:ascii="Arial" w:hAnsi="Arial" w:cs="Arial"/>
        </w:rPr>
        <w:t>инструкции, карты процессов</w:t>
      </w:r>
      <w:r w:rsidRPr="009A16CE">
        <w:rPr>
          <w:rFonts w:ascii="Arial" w:hAnsi="Arial" w:cs="Arial"/>
        </w:rPr>
        <w:t xml:space="preserve"> </w:t>
      </w:r>
      <w:r w:rsidR="00822E63" w:rsidRPr="009A16CE">
        <w:rPr>
          <w:rFonts w:ascii="Arial" w:hAnsi="Arial" w:cs="Arial"/>
          <w:lang w:eastAsia="ru-RU"/>
        </w:rPr>
        <w:t>по функциональному блоку</w:t>
      </w:r>
    </w:p>
    <w:p w14:paraId="5D016B9D" w14:textId="36CEF334" w:rsidR="00A72F69" w:rsidRPr="009A16CE" w:rsidRDefault="00F339CF" w:rsidP="00883AC2">
      <w:pPr>
        <w:pStyle w:val="NormalRFP"/>
        <w:numPr>
          <w:ilvl w:val="0"/>
          <w:numId w:val="5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обеспечивать размещение, отправку и хранение </w:t>
      </w:r>
      <w:r w:rsidR="00697B82" w:rsidRPr="009A16CE">
        <w:rPr>
          <w:rFonts w:ascii="Arial" w:hAnsi="Arial" w:cs="Arial"/>
        </w:rPr>
        <w:t xml:space="preserve">банковских </w:t>
      </w:r>
      <w:r w:rsidRPr="009A16CE">
        <w:rPr>
          <w:rFonts w:ascii="Arial" w:hAnsi="Arial" w:cs="Arial"/>
        </w:rPr>
        <w:t>выписок</w:t>
      </w:r>
      <w:r w:rsidR="00A72F69" w:rsidRPr="009A16CE">
        <w:rPr>
          <w:rFonts w:ascii="Arial" w:hAnsi="Arial" w:cs="Arial"/>
          <w:lang w:eastAsia="ru-RU"/>
        </w:rPr>
        <w:t xml:space="preserve"> </w:t>
      </w:r>
      <w:r w:rsidR="00B841D0" w:rsidRPr="009A16CE">
        <w:rPr>
          <w:rFonts w:ascii="Arial" w:hAnsi="Arial" w:cs="Arial"/>
          <w:lang w:eastAsia="ru-RU"/>
        </w:rPr>
        <w:t>в</w:t>
      </w:r>
      <w:r w:rsidRPr="009A16CE">
        <w:rPr>
          <w:rFonts w:ascii="Arial" w:hAnsi="Arial" w:cs="Arial"/>
          <w:lang w:eastAsia="ru-RU"/>
        </w:rPr>
        <w:t xml:space="preserve"> 8-00 утра по часовому поясу </w:t>
      </w:r>
      <w:r w:rsidR="0092159A" w:rsidRPr="009A16CE">
        <w:rPr>
          <w:rFonts w:ascii="Arial" w:hAnsi="Arial" w:cs="Arial"/>
          <w:lang w:eastAsia="ru-RU"/>
        </w:rPr>
        <w:t>Водоканала РВК</w:t>
      </w:r>
    </w:p>
    <w:p w14:paraId="1A8A5E4C" w14:textId="77777777" w:rsidR="00470217" w:rsidRPr="009A16CE" w:rsidRDefault="00470217" w:rsidP="007B6F4B">
      <w:pPr>
        <w:pStyle w:val="NormalRFP"/>
        <w:rPr>
          <w:rFonts w:ascii="Arial" w:hAnsi="Arial" w:cs="Arial"/>
          <w:lang w:eastAsia="ru-RU"/>
        </w:rPr>
      </w:pPr>
    </w:p>
    <w:p w14:paraId="4950518A" w14:textId="77777777" w:rsidR="00470217" w:rsidRPr="009A16CE" w:rsidRDefault="00470217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Заявка на расходование денежных средств</w:t>
      </w:r>
    </w:p>
    <w:p w14:paraId="2955035C" w14:textId="77777777" w:rsidR="00470217" w:rsidRPr="009A16CE" w:rsidRDefault="00470217" w:rsidP="00883AC2">
      <w:pPr>
        <w:pStyle w:val="NormalRFP"/>
        <w:numPr>
          <w:ilvl w:val="0"/>
          <w:numId w:val="1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7465BA7B" w14:textId="77777777" w:rsidR="008C6DEF" w:rsidRPr="009A16CE" w:rsidRDefault="0035497E" w:rsidP="00883AC2">
      <w:pPr>
        <w:pStyle w:val="NormalRFP"/>
        <w:numPr>
          <w:ilvl w:val="0"/>
          <w:numId w:val="5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</w:t>
      </w:r>
      <w:r w:rsidR="00EC6E7C" w:rsidRPr="009A16CE">
        <w:rPr>
          <w:rFonts w:ascii="Arial" w:hAnsi="Arial" w:cs="Arial"/>
          <w:lang w:eastAsia="ru-RU"/>
        </w:rPr>
        <w:t>огласование заявок</w:t>
      </w:r>
      <w:r w:rsidR="00AF4EF5" w:rsidRPr="009A16CE">
        <w:rPr>
          <w:rFonts w:ascii="Arial" w:hAnsi="Arial" w:cs="Arial"/>
          <w:lang w:eastAsia="ru-RU"/>
        </w:rPr>
        <w:t xml:space="preserve"> </w:t>
      </w:r>
      <w:r w:rsidR="00EC6E7C" w:rsidRPr="009A16CE">
        <w:rPr>
          <w:rFonts w:ascii="Arial" w:hAnsi="Arial" w:cs="Arial"/>
        </w:rPr>
        <w:t>на расходование денежных средств</w:t>
      </w:r>
      <w:r w:rsidR="00EC6E7C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и проведение контрольных мероприятий</w:t>
      </w:r>
      <w:r w:rsidR="00AE3CA7" w:rsidRPr="009A16CE">
        <w:rPr>
          <w:rFonts w:ascii="Arial" w:hAnsi="Arial" w:cs="Arial"/>
          <w:lang w:eastAsia="ru-RU"/>
        </w:rPr>
        <w:t xml:space="preserve"> в части условий и сроков оплаты, полноты представленных документов, </w:t>
      </w:r>
      <w:r w:rsidR="00581BBD" w:rsidRPr="009A16CE">
        <w:rPr>
          <w:rFonts w:ascii="Arial" w:hAnsi="Arial" w:cs="Arial"/>
          <w:lang w:eastAsia="ru-RU"/>
        </w:rPr>
        <w:t xml:space="preserve">платежных </w:t>
      </w:r>
      <w:r w:rsidR="00AE3CA7" w:rsidRPr="009A16CE">
        <w:rPr>
          <w:rFonts w:ascii="Arial" w:hAnsi="Arial" w:cs="Arial"/>
          <w:lang w:eastAsia="ru-RU"/>
        </w:rPr>
        <w:t>реквизитов, наличия дебиторской задолженности</w:t>
      </w:r>
      <w:r w:rsidR="00581BBD" w:rsidRPr="009A16CE">
        <w:rPr>
          <w:rFonts w:ascii="Arial" w:hAnsi="Arial" w:cs="Arial"/>
          <w:lang w:eastAsia="ru-RU"/>
        </w:rPr>
        <w:t>, обеспечительных условий</w:t>
      </w:r>
      <w:r w:rsidRPr="009A16CE">
        <w:rPr>
          <w:rFonts w:ascii="Arial" w:hAnsi="Arial" w:cs="Arial"/>
          <w:lang w:eastAsia="ru-RU"/>
        </w:rPr>
        <w:t xml:space="preserve"> </w:t>
      </w:r>
      <w:r w:rsidR="00AE3CA7" w:rsidRPr="009A16CE">
        <w:rPr>
          <w:rFonts w:ascii="Arial" w:hAnsi="Arial" w:cs="Arial"/>
          <w:lang w:eastAsia="ru-RU"/>
        </w:rPr>
        <w:t>в соответствии с</w:t>
      </w:r>
      <w:r w:rsidR="00EC6E7C" w:rsidRPr="009A16CE">
        <w:rPr>
          <w:rFonts w:ascii="Arial" w:hAnsi="Arial" w:cs="Arial"/>
          <w:lang w:eastAsia="ru-RU"/>
        </w:rPr>
        <w:t xml:space="preserve"> платежн</w:t>
      </w:r>
      <w:r w:rsidR="00AE3CA7" w:rsidRPr="009A16CE">
        <w:rPr>
          <w:rFonts w:ascii="Arial" w:hAnsi="Arial" w:cs="Arial"/>
          <w:lang w:eastAsia="ru-RU"/>
        </w:rPr>
        <w:t>ым</w:t>
      </w:r>
      <w:r w:rsidR="00EC6E7C" w:rsidRPr="009A16CE">
        <w:rPr>
          <w:rFonts w:ascii="Arial" w:hAnsi="Arial" w:cs="Arial"/>
          <w:lang w:eastAsia="ru-RU"/>
        </w:rPr>
        <w:t xml:space="preserve"> регламент</w:t>
      </w:r>
      <w:r w:rsidR="00AE3CA7" w:rsidRPr="009A16CE">
        <w:rPr>
          <w:rFonts w:ascii="Arial" w:hAnsi="Arial" w:cs="Arial"/>
          <w:lang w:eastAsia="ru-RU"/>
        </w:rPr>
        <w:t xml:space="preserve">ом </w:t>
      </w:r>
      <w:r w:rsidR="00021B67" w:rsidRPr="009A16CE">
        <w:rPr>
          <w:rFonts w:ascii="Arial" w:hAnsi="Arial" w:cs="Arial"/>
          <w:lang w:eastAsia="ru-RU"/>
        </w:rPr>
        <w:t>Водоканала РВК</w:t>
      </w:r>
    </w:p>
    <w:p w14:paraId="59FB2462" w14:textId="0087CA3A" w:rsidR="00AE3CA7" w:rsidRPr="009A16CE" w:rsidRDefault="00AE3CA7" w:rsidP="00883AC2">
      <w:pPr>
        <w:pStyle w:val="NormalRFP"/>
        <w:numPr>
          <w:ilvl w:val="0"/>
          <w:numId w:val="5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Контроль сроков действия обеспечений в рамках оплачиваемых контрактов</w:t>
      </w:r>
    </w:p>
    <w:p w14:paraId="12AFB366" w14:textId="599E813C" w:rsidR="00EC6E7C" w:rsidRPr="009A16CE" w:rsidRDefault="00EC6E7C" w:rsidP="00883AC2">
      <w:pPr>
        <w:pStyle w:val="NormalRFP"/>
        <w:numPr>
          <w:ilvl w:val="0"/>
          <w:numId w:val="5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Анализ сальдо расчетов на предмет возможности проведения взаимозачета, уведомление </w:t>
      </w:r>
      <w:r w:rsidR="0092159A" w:rsidRPr="009A16CE">
        <w:rPr>
          <w:rFonts w:ascii="Arial" w:hAnsi="Arial" w:cs="Arial"/>
          <w:lang w:eastAsia="ru-RU"/>
        </w:rPr>
        <w:t>Водоканала РВК</w:t>
      </w:r>
    </w:p>
    <w:p w14:paraId="798203D4" w14:textId="77777777" w:rsidR="008039BA" w:rsidRPr="009A16CE" w:rsidRDefault="008039BA" w:rsidP="00883AC2">
      <w:pPr>
        <w:pStyle w:val="NormalRFP"/>
        <w:numPr>
          <w:ilvl w:val="0"/>
          <w:numId w:val="5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Коммуникация с инициаторами заявок</w:t>
      </w:r>
      <w:r w:rsidR="00AF4EF5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</w:rPr>
        <w:t>на расходование денежных средств</w:t>
      </w:r>
      <w:r w:rsidRPr="009A16CE">
        <w:rPr>
          <w:rFonts w:ascii="Arial" w:hAnsi="Arial" w:cs="Arial"/>
          <w:lang w:eastAsia="ru-RU"/>
        </w:rPr>
        <w:t>, запрос информации, консультирование</w:t>
      </w:r>
    </w:p>
    <w:p w14:paraId="0BD9C990" w14:textId="77777777" w:rsidR="00AF4EF5" w:rsidRPr="009A16CE" w:rsidRDefault="00AF4EF5" w:rsidP="00883AC2">
      <w:pPr>
        <w:pStyle w:val="NormalRFP"/>
        <w:numPr>
          <w:ilvl w:val="0"/>
          <w:numId w:val="5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Создание заявок </w:t>
      </w:r>
      <w:r w:rsidRPr="009A16CE">
        <w:rPr>
          <w:rFonts w:ascii="Arial" w:hAnsi="Arial" w:cs="Arial"/>
        </w:rPr>
        <w:t>на расходование денежных средств</w:t>
      </w:r>
      <w:r w:rsidRPr="009A16CE">
        <w:rPr>
          <w:rFonts w:ascii="Arial" w:hAnsi="Arial" w:cs="Arial"/>
          <w:lang w:eastAsia="ru-RU"/>
        </w:rPr>
        <w:t xml:space="preserve"> на оплату основного долга, процентов, комиссий, вознаграждений по </w:t>
      </w:r>
      <w:r w:rsidR="009F7701" w:rsidRPr="009A16CE">
        <w:rPr>
          <w:rFonts w:ascii="Arial" w:hAnsi="Arial" w:cs="Arial"/>
          <w:lang w:eastAsia="ru-RU"/>
        </w:rPr>
        <w:t>любым видам заимствований</w:t>
      </w:r>
    </w:p>
    <w:p w14:paraId="3D16625E" w14:textId="77777777" w:rsidR="00470217" w:rsidRPr="009A16CE" w:rsidRDefault="00470217" w:rsidP="00470217">
      <w:pPr>
        <w:pStyle w:val="NormalRFP"/>
        <w:ind w:left="1701" w:firstLine="0"/>
        <w:rPr>
          <w:rFonts w:ascii="Arial" w:hAnsi="Arial" w:cs="Arial"/>
          <w:lang w:eastAsia="ru-RU"/>
        </w:rPr>
      </w:pPr>
    </w:p>
    <w:p w14:paraId="1EC88DD0" w14:textId="77777777" w:rsidR="00470217" w:rsidRPr="009A16CE" w:rsidRDefault="00470217" w:rsidP="00883AC2">
      <w:pPr>
        <w:pStyle w:val="a3"/>
        <w:numPr>
          <w:ilvl w:val="0"/>
          <w:numId w:val="19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0EF519FD" w14:textId="77777777" w:rsidR="00470217" w:rsidRPr="009A16CE" w:rsidRDefault="00470217" w:rsidP="00470217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6BF2C5F1" w14:textId="77777777" w:rsidR="00470217" w:rsidRPr="009A16CE" w:rsidRDefault="00470217" w:rsidP="00883AC2">
      <w:pPr>
        <w:pStyle w:val="NormalRFP"/>
        <w:numPr>
          <w:ilvl w:val="0"/>
          <w:numId w:val="54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5BA08FE2" w14:textId="77777777" w:rsidR="00470217" w:rsidRPr="009A16CE" w:rsidRDefault="00470217" w:rsidP="00883AC2">
      <w:pPr>
        <w:pStyle w:val="NormalRFP"/>
        <w:numPr>
          <w:ilvl w:val="0"/>
          <w:numId w:val="54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обеспечивать</w:t>
      </w:r>
      <w:r w:rsidR="00D67E57" w:rsidRPr="009A16CE">
        <w:rPr>
          <w:rFonts w:ascii="Arial" w:hAnsi="Arial" w:cs="Arial"/>
          <w:lang w:eastAsia="ru-RU"/>
        </w:rPr>
        <w:t xml:space="preserve"> доступы, присвоение ролей, маршрутизацию заявок </w:t>
      </w:r>
      <w:r w:rsidR="00D67E57" w:rsidRPr="009A16CE">
        <w:rPr>
          <w:rFonts w:ascii="Arial" w:hAnsi="Arial" w:cs="Arial"/>
        </w:rPr>
        <w:t>на расходование денежных средств в системе</w:t>
      </w:r>
    </w:p>
    <w:p w14:paraId="39BCA925" w14:textId="77777777" w:rsidR="00D67E57" w:rsidRPr="009A16CE" w:rsidRDefault="00D67E57" w:rsidP="00883AC2">
      <w:pPr>
        <w:pStyle w:val="NormalRFP"/>
        <w:numPr>
          <w:ilvl w:val="0"/>
          <w:numId w:val="5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обладать навыками работы в системе, достаточными для консультирования пользователей системы</w:t>
      </w:r>
    </w:p>
    <w:p w14:paraId="15B1B454" w14:textId="77777777" w:rsidR="00924BB7" w:rsidRPr="009A16CE" w:rsidRDefault="00470217" w:rsidP="00883AC2">
      <w:pPr>
        <w:pStyle w:val="NormalRFP"/>
        <w:numPr>
          <w:ilvl w:val="0"/>
          <w:numId w:val="5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актуализировать регламенты, </w:t>
      </w:r>
      <w:r w:rsidR="003023E0" w:rsidRPr="009A16CE">
        <w:rPr>
          <w:rFonts w:ascii="Arial" w:hAnsi="Arial" w:cs="Arial"/>
        </w:rPr>
        <w:t xml:space="preserve">матрицы, </w:t>
      </w:r>
      <w:r w:rsidRPr="009A16CE">
        <w:rPr>
          <w:rFonts w:ascii="Arial" w:hAnsi="Arial" w:cs="Arial"/>
        </w:rPr>
        <w:t xml:space="preserve">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5D5FC3B8" w14:textId="77777777" w:rsidR="00470217" w:rsidRPr="009A16CE" w:rsidRDefault="00924BB7" w:rsidP="00883AC2">
      <w:pPr>
        <w:pStyle w:val="NormalRFP"/>
        <w:numPr>
          <w:ilvl w:val="0"/>
          <w:numId w:val="54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согласовывать заявки на расходование денежных средств в течение 8 р</w:t>
      </w:r>
      <w:r w:rsidR="00776C3A" w:rsidRPr="009A16CE">
        <w:rPr>
          <w:rFonts w:ascii="Arial" w:hAnsi="Arial" w:cs="Arial"/>
        </w:rPr>
        <w:t>абочих часов с момента их</w:t>
      </w:r>
      <w:r w:rsidR="00697B68" w:rsidRPr="009A16CE">
        <w:rPr>
          <w:rFonts w:ascii="Arial" w:hAnsi="Arial" w:cs="Arial"/>
        </w:rPr>
        <w:t xml:space="preserve"> поступления</w:t>
      </w:r>
      <w:r w:rsidRPr="009A16CE">
        <w:rPr>
          <w:rFonts w:ascii="Arial" w:hAnsi="Arial" w:cs="Arial"/>
        </w:rPr>
        <w:t xml:space="preserve"> на согласование</w:t>
      </w:r>
    </w:p>
    <w:p w14:paraId="3DE45571" w14:textId="77777777" w:rsidR="00697B68" w:rsidRPr="009A16CE" w:rsidRDefault="00697B68" w:rsidP="007B6F4B">
      <w:pPr>
        <w:pStyle w:val="NormalRFP"/>
        <w:rPr>
          <w:rFonts w:ascii="Arial" w:hAnsi="Arial" w:cs="Arial"/>
        </w:rPr>
      </w:pPr>
    </w:p>
    <w:p w14:paraId="7BAEA398" w14:textId="77777777" w:rsidR="00697B68" w:rsidRPr="009A16CE" w:rsidRDefault="00697B68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Платежи</w:t>
      </w:r>
    </w:p>
    <w:p w14:paraId="2EA31D4A" w14:textId="0765AF54" w:rsidR="003A4B7E" w:rsidRPr="009A16CE" w:rsidRDefault="00697B68" w:rsidP="00883AC2">
      <w:pPr>
        <w:pStyle w:val="NormalRFP"/>
        <w:numPr>
          <w:ilvl w:val="0"/>
          <w:numId w:val="20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B668639" w14:textId="77777777" w:rsidR="00043CAF" w:rsidRPr="009A16CE" w:rsidRDefault="00AF10BB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Формирование реестров платежей</w:t>
      </w:r>
      <w:r w:rsidR="00043CAF" w:rsidRPr="009A16CE">
        <w:rPr>
          <w:rFonts w:ascii="Arial" w:hAnsi="Arial" w:cs="Arial"/>
          <w:lang w:eastAsia="ru-RU"/>
        </w:rPr>
        <w:t xml:space="preserve"> с распределением по </w:t>
      </w:r>
      <w:r w:rsidR="00A1779F" w:rsidRPr="009A16CE">
        <w:rPr>
          <w:rFonts w:ascii="Arial" w:hAnsi="Arial" w:cs="Arial"/>
          <w:lang w:eastAsia="ru-RU"/>
        </w:rPr>
        <w:t xml:space="preserve">расчетным </w:t>
      </w:r>
      <w:r w:rsidR="00043CAF" w:rsidRPr="009A16CE">
        <w:rPr>
          <w:rFonts w:ascii="Arial" w:hAnsi="Arial" w:cs="Arial"/>
          <w:lang w:eastAsia="ru-RU"/>
        </w:rPr>
        <w:t>счетам</w:t>
      </w:r>
      <w:r w:rsidR="0027293C" w:rsidRPr="009A16CE">
        <w:rPr>
          <w:rFonts w:ascii="Arial" w:hAnsi="Arial" w:cs="Arial"/>
          <w:lang w:eastAsia="ru-RU"/>
        </w:rPr>
        <w:t xml:space="preserve"> и контроль утверждения</w:t>
      </w:r>
      <w:r w:rsidR="00697B68" w:rsidRPr="009A16CE">
        <w:rPr>
          <w:rFonts w:ascii="Arial" w:hAnsi="Arial" w:cs="Arial"/>
          <w:lang w:eastAsia="ru-RU"/>
        </w:rPr>
        <w:t xml:space="preserve"> согласно платежному регламенту</w:t>
      </w:r>
    </w:p>
    <w:p w14:paraId="57381BD6" w14:textId="557A372C" w:rsidR="00043CAF" w:rsidRPr="009A16CE" w:rsidRDefault="00043CAF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Формирование платежных поручений с учетом функциональных доработок системы </w:t>
      </w:r>
      <w:r w:rsidR="0092159A" w:rsidRPr="009A16CE">
        <w:rPr>
          <w:rFonts w:ascii="Arial" w:hAnsi="Arial" w:cs="Arial"/>
          <w:lang w:eastAsia="ru-RU"/>
        </w:rPr>
        <w:t>Водоканала РВК</w:t>
      </w:r>
    </w:p>
    <w:p w14:paraId="1E90C692" w14:textId="77777777" w:rsidR="00697B68" w:rsidRPr="009A16CE" w:rsidRDefault="00043CAF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Проверка платежных поручений и выгрузка из учетных систем</w:t>
      </w:r>
    </w:p>
    <w:p w14:paraId="331EA31C" w14:textId="77777777" w:rsidR="00043CAF" w:rsidRPr="009A16CE" w:rsidRDefault="00130885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Отправка платежей и контроль исполнения</w:t>
      </w:r>
      <w:r w:rsidR="00FB24A6" w:rsidRPr="009A16CE">
        <w:rPr>
          <w:rFonts w:ascii="Arial" w:hAnsi="Arial" w:cs="Arial"/>
          <w:lang w:eastAsia="ru-RU"/>
        </w:rPr>
        <w:t xml:space="preserve"> банком платежей</w:t>
      </w:r>
    </w:p>
    <w:p w14:paraId="39643B5E" w14:textId="77777777" w:rsidR="00FB24A6" w:rsidRPr="009A16CE" w:rsidRDefault="00FB24A6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Коммуникация с инициаторами платежей,</w:t>
      </w:r>
      <w:r w:rsidR="00A1779F" w:rsidRPr="009A16CE">
        <w:rPr>
          <w:rFonts w:ascii="Arial" w:hAnsi="Arial" w:cs="Arial"/>
          <w:lang w:eastAsia="ru-RU"/>
        </w:rPr>
        <w:t xml:space="preserve"> обслуживающими банками,</w:t>
      </w:r>
      <w:r w:rsidRPr="009A16CE">
        <w:rPr>
          <w:rFonts w:ascii="Arial" w:hAnsi="Arial" w:cs="Arial"/>
          <w:lang w:eastAsia="ru-RU"/>
        </w:rPr>
        <w:t xml:space="preserve"> уведомление об отклонении платежей, запрос информации, уточнение реквизитов, повторная отправка платежей</w:t>
      </w:r>
    </w:p>
    <w:p w14:paraId="554668F4" w14:textId="77777777" w:rsidR="00E63FA0" w:rsidRPr="009A16CE" w:rsidRDefault="00E63FA0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Прикрепление исполненных платежных поручений к заявкам на расходование денежных средств в системе</w:t>
      </w:r>
    </w:p>
    <w:p w14:paraId="09353063" w14:textId="387AFF52" w:rsidR="00E63FA0" w:rsidRPr="009A16CE" w:rsidRDefault="00E63FA0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Отправка платежных поручений с отметкой банка по запросам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>, запрос оригиналов документов</w:t>
      </w:r>
    </w:p>
    <w:p w14:paraId="588DEDFA" w14:textId="14093A49" w:rsidR="006F0EA8" w:rsidRPr="009A16CE" w:rsidRDefault="006F0EA8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Оформление платежей и возмещение ранее понесенных расходов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в Управлении Федерального казначейства </w:t>
      </w:r>
      <w:r w:rsidR="005F4998" w:rsidRPr="009A16CE">
        <w:rPr>
          <w:rFonts w:ascii="Arial" w:hAnsi="Arial" w:cs="Arial"/>
          <w:lang w:eastAsia="ru-RU"/>
        </w:rPr>
        <w:t>РФ</w:t>
      </w:r>
    </w:p>
    <w:p w14:paraId="57EF6982" w14:textId="410DD05F" w:rsidR="005F4998" w:rsidRPr="009A16CE" w:rsidRDefault="005F4998" w:rsidP="00883AC2">
      <w:pPr>
        <w:pStyle w:val="NormalRFP"/>
        <w:numPr>
          <w:ilvl w:val="0"/>
          <w:numId w:val="55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Санкционирование денежных средств, контроль и подтверждение целевого использования бюджетных средств в Управлении Федерального казначейства РФ</w:t>
      </w:r>
      <w:r w:rsidR="00A70C56" w:rsidRPr="009A16CE">
        <w:rPr>
          <w:rFonts w:ascii="Arial" w:hAnsi="Arial" w:cs="Arial"/>
          <w:lang w:eastAsia="ru-RU"/>
        </w:rPr>
        <w:t xml:space="preserve">, обеспечение утверждения сведений о целевом использовании денежных средств </w:t>
      </w:r>
      <w:r w:rsidR="0092159A" w:rsidRPr="009A16CE">
        <w:rPr>
          <w:rFonts w:ascii="Arial" w:hAnsi="Arial" w:cs="Arial"/>
          <w:lang w:eastAsia="ru-RU"/>
        </w:rPr>
        <w:t>Водоканалом РВК</w:t>
      </w:r>
      <w:r w:rsidR="0092159A" w:rsidRPr="009A16CE">
        <w:rPr>
          <w:rFonts w:ascii="Arial" w:hAnsi="Arial" w:cs="Arial"/>
          <w:shd w:val="clear" w:color="auto" w:fill="FFFF00"/>
          <w:lang w:eastAsia="ru-RU"/>
        </w:rPr>
        <w:t xml:space="preserve"> </w:t>
      </w:r>
    </w:p>
    <w:p w14:paraId="16AF8A54" w14:textId="77777777" w:rsidR="00130885" w:rsidRPr="009A16CE" w:rsidRDefault="00130885" w:rsidP="007B6F4B">
      <w:pPr>
        <w:pStyle w:val="NormalRFP"/>
        <w:ind w:left="1276" w:firstLine="0"/>
        <w:rPr>
          <w:rFonts w:ascii="Arial" w:hAnsi="Arial" w:cs="Arial"/>
          <w:lang w:eastAsia="ru-RU"/>
        </w:rPr>
      </w:pPr>
    </w:p>
    <w:p w14:paraId="675A73C8" w14:textId="77777777" w:rsidR="00697B68" w:rsidRPr="009A16CE" w:rsidRDefault="00697B68" w:rsidP="00883AC2">
      <w:pPr>
        <w:pStyle w:val="a3"/>
        <w:numPr>
          <w:ilvl w:val="0"/>
          <w:numId w:val="20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lastRenderedPageBreak/>
        <w:t>Требования</w:t>
      </w:r>
    </w:p>
    <w:p w14:paraId="1418B380" w14:textId="77777777" w:rsidR="00697B68" w:rsidRPr="009A16CE" w:rsidRDefault="00697B68" w:rsidP="00697B68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12AAE1F0" w14:textId="77777777" w:rsidR="00697B68" w:rsidRPr="009A16CE" w:rsidRDefault="00697B68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40AA5CA6" w14:textId="77777777" w:rsidR="00697B68" w:rsidRPr="009A16CE" w:rsidRDefault="00697B68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обеспечивать доступы, присвоение ролей, маршрутизацию </w:t>
      </w:r>
      <w:r w:rsidR="00DE0E4D" w:rsidRPr="009A16CE">
        <w:rPr>
          <w:rFonts w:ascii="Arial" w:hAnsi="Arial" w:cs="Arial"/>
          <w:lang w:eastAsia="ru-RU"/>
        </w:rPr>
        <w:t>реестров платежей</w:t>
      </w:r>
      <w:r w:rsidRPr="009A16CE">
        <w:rPr>
          <w:rFonts w:ascii="Arial" w:hAnsi="Arial" w:cs="Arial"/>
        </w:rPr>
        <w:t xml:space="preserve"> в системе</w:t>
      </w:r>
    </w:p>
    <w:p w14:paraId="62B12970" w14:textId="77777777" w:rsidR="00DE0E4D" w:rsidRPr="009A16CE" w:rsidRDefault="00A1779F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контролировать</w:t>
      </w:r>
      <w:r w:rsidR="00DE0E4D" w:rsidRPr="009A16CE">
        <w:rPr>
          <w:rFonts w:ascii="Arial" w:hAnsi="Arial" w:cs="Arial"/>
        </w:rPr>
        <w:t xml:space="preserve"> документальное </w:t>
      </w:r>
      <w:r w:rsidRPr="009A16CE">
        <w:rPr>
          <w:rFonts w:ascii="Arial" w:hAnsi="Arial" w:cs="Arial"/>
        </w:rPr>
        <w:t>подтверждение</w:t>
      </w:r>
      <w:r w:rsidR="00DE0E4D" w:rsidRPr="009A16CE">
        <w:rPr>
          <w:rFonts w:ascii="Arial" w:hAnsi="Arial" w:cs="Arial"/>
        </w:rPr>
        <w:t xml:space="preserve"> полномочий утверждающих </w:t>
      </w:r>
      <w:r w:rsidR="002A0755" w:rsidRPr="009A16CE">
        <w:rPr>
          <w:rFonts w:ascii="Arial" w:hAnsi="Arial" w:cs="Arial"/>
        </w:rPr>
        <w:t xml:space="preserve">реестр платежей </w:t>
      </w:r>
      <w:r w:rsidR="00DE0E4D" w:rsidRPr="009A16CE">
        <w:rPr>
          <w:rFonts w:ascii="Arial" w:hAnsi="Arial" w:cs="Arial"/>
        </w:rPr>
        <w:t>лиц</w:t>
      </w:r>
    </w:p>
    <w:p w14:paraId="418FA56C" w14:textId="77777777" w:rsidR="00B0209B" w:rsidRPr="009A16CE" w:rsidRDefault="00B0209B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обеспечивать работоспособность систем Банк-</w:t>
      </w:r>
      <w:r w:rsidR="007B6F4B" w:rsidRPr="009A16CE">
        <w:rPr>
          <w:rFonts w:ascii="Arial" w:hAnsi="Arial" w:cs="Arial"/>
          <w:lang w:eastAsia="ru-RU"/>
        </w:rPr>
        <w:t>к</w:t>
      </w:r>
      <w:r w:rsidR="00FE698B" w:rsidRPr="009A16CE">
        <w:rPr>
          <w:rFonts w:ascii="Arial" w:hAnsi="Arial" w:cs="Arial"/>
          <w:lang w:eastAsia="ru-RU"/>
        </w:rPr>
        <w:t>лиент</w:t>
      </w:r>
      <w:r w:rsidR="00A1779F" w:rsidRPr="009A16CE">
        <w:rPr>
          <w:rFonts w:ascii="Arial" w:hAnsi="Arial" w:cs="Arial"/>
          <w:lang w:eastAsia="ru-RU"/>
        </w:rPr>
        <w:t>, Электронный бюджет</w:t>
      </w:r>
    </w:p>
    <w:p w14:paraId="3ECA041D" w14:textId="77777777" w:rsidR="00B0209B" w:rsidRPr="009A16CE" w:rsidRDefault="00B0209B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взаимодействовать с обслуживающими банками по вопросам исполнения платежей, работоспособности банк-</w:t>
      </w:r>
      <w:r w:rsidR="00FE698B" w:rsidRPr="009A16CE">
        <w:rPr>
          <w:rFonts w:ascii="Arial" w:hAnsi="Arial" w:cs="Arial"/>
          <w:lang w:eastAsia="ru-RU"/>
        </w:rPr>
        <w:t>клиента</w:t>
      </w:r>
    </w:p>
    <w:p w14:paraId="670CAB3E" w14:textId="77777777" w:rsidR="00B0209B" w:rsidRPr="009A16CE" w:rsidRDefault="00B0209B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регулировать денежные потоки и очередность исполнения платежей в зависимости от источников финансирования</w:t>
      </w:r>
    </w:p>
    <w:p w14:paraId="6C125A23" w14:textId="77777777" w:rsidR="00C86DE2" w:rsidRPr="009A16CE" w:rsidRDefault="00C86DE2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соблюдать требования политики информационной безопасности при работе в </w:t>
      </w:r>
      <w:r w:rsidR="00A1779F" w:rsidRPr="009A16CE">
        <w:rPr>
          <w:rFonts w:ascii="Arial" w:hAnsi="Arial" w:cs="Arial"/>
          <w:lang w:eastAsia="ru-RU"/>
        </w:rPr>
        <w:t xml:space="preserve">системах </w:t>
      </w:r>
      <w:r w:rsidRPr="009A16CE">
        <w:rPr>
          <w:rFonts w:ascii="Arial" w:hAnsi="Arial" w:cs="Arial"/>
          <w:lang w:eastAsia="ru-RU"/>
        </w:rPr>
        <w:t>Банк-</w:t>
      </w:r>
      <w:r w:rsidR="00FE698B" w:rsidRPr="009A16CE">
        <w:rPr>
          <w:rFonts w:ascii="Arial" w:hAnsi="Arial" w:cs="Arial"/>
          <w:lang w:eastAsia="ru-RU"/>
        </w:rPr>
        <w:t>клиент</w:t>
      </w:r>
      <w:r w:rsidR="00A1779F" w:rsidRPr="009A16CE">
        <w:rPr>
          <w:rFonts w:ascii="Arial" w:hAnsi="Arial" w:cs="Arial"/>
          <w:lang w:eastAsia="ru-RU"/>
        </w:rPr>
        <w:t>, Электронный бюджет</w:t>
      </w:r>
    </w:p>
    <w:p w14:paraId="2202BF18" w14:textId="075BE962" w:rsidR="008C6DEF" w:rsidRPr="009A16CE" w:rsidRDefault="00B0209B" w:rsidP="00883AC2">
      <w:pPr>
        <w:pStyle w:val="NormalRFP"/>
        <w:numPr>
          <w:ilvl w:val="0"/>
          <w:numId w:val="56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актуализировать регламенты, </w:t>
      </w:r>
      <w:r w:rsidR="003023E0" w:rsidRPr="009A16CE">
        <w:rPr>
          <w:rFonts w:ascii="Arial" w:hAnsi="Arial" w:cs="Arial"/>
        </w:rPr>
        <w:t xml:space="preserve">матрицы, </w:t>
      </w:r>
      <w:r w:rsidRPr="009A16CE">
        <w:rPr>
          <w:rFonts w:ascii="Arial" w:hAnsi="Arial" w:cs="Arial"/>
        </w:rPr>
        <w:t xml:space="preserve">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037531CE" w14:textId="4FBC48F4" w:rsidR="00A1779F" w:rsidRPr="009A16CE" w:rsidRDefault="00B0209B" w:rsidP="00883AC2">
      <w:pPr>
        <w:pStyle w:val="NormalRFP"/>
        <w:numPr>
          <w:ilvl w:val="0"/>
          <w:numId w:val="5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>обеспечивать отправку платежей в операционный день</w:t>
      </w:r>
      <w:r w:rsidRPr="009A16CE">
        <w:rPr>
          <w:rFonts w:ascii="Arial" w:hAnsi="Arial" w:cs="Arial"/>
          <w:lang w:eastAsia="ru-RU"/>
        </w:rPr>
        <w:t xml:space="preserve"> по часовому поясу территориального отделения банка, обслуживающего </w:t>
      </w:r>
      <w:r w:rsidR="0092159A" w:rsidRPr="009A16CE">
        <w:rPr>
          <w:rFonts w:ascii="Arial" w:hAnsi="Arial" w:cs="Arial"/>
          <w:lang w:eastAsia="ru-RU"/>
        </w:rPr>
        <w:t>Водоканал РВК</w:t>
      </w:r>
    </w:p>
    <w:p w14:paraId="2D98E989" w14:textId="77777777" w:rsidR="008C6DEF" w:rsidRPr="009A16CE" w:rsidRDefault="008C6DEF" w:rsidP="008C6DEF">
      <w:pPr>
        <w:pStyle w:val="NormalRFP"/>
        <w:ind w:left="357" w:firstLine="0"/>
        <w:rPr>
          <w:rFonts w:ascii="Arial" w:hAnsi="Arial" w:cs="Arial"/>
          <w:lang w:eastAsia="ru-RU"/>
        </w:rPr>
      </w:pPr>
    </w:p>
    <w:p w14:paraId="42044C94" w14:textId="77777777" w:rsidR="00F7268B" w:rsidRPr="009A16CE" w:rsidRDefault="00F7268B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Валютный контроль</w:t>
      </w:r>
    </w:p>
    <w:p w14:paraId="4A5631E6" w14:textId="6FC94572" w:rsidR="003A4B7E" w:rsidRPr="009A16CE" w:rsidRDefault="00F7268B" w:rsidP="00883AC2">
      <w:pPr>
        <w:pStyle w:val="NormalRFP"/>
        <w:numPr>
          <w:ilvl w:val="0"/>
          <w:numId w:val="21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18E0A05" w14:textId="77777777" w:rsidR="00F7268B" w:rsidRPr="009A16CE" w:rsidRDefault="002A0755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Постановка валютных контрактов на банковский учет</w:t>
      </w:r>
    </w:p>
    <w:p w14:paraId="21234579" w14:textId="27A2B526" w:rsidR="002A0755" w:rsidRPr="009A16CE" w:rsidRDefault="002A0755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Подготовка и направление </w:t>
      </w:r>
      <w:r w:rsidR="0092159A" w:rsidRPr="009A16CE">
        <w:rPr>
          <w:rFonts w:ascii="Arial" w:hAnsi="Arial" w:cs="Arial"/>
          <w:lang w:eastAsia="ru-RU"/>
        </w:rPr>
        <w:t>Водоканалу РВК</w:t>
      </w:r>
      <w:r w:rsidRPr="009A16CE">
        <w:rPr>
          <w:rFonts w:ascii="Arial" w:hAnsi="Arial" w:cs="Arial"/>
          <w:lang w:eastAsia="ru-RU"/>
        </w:rPr>
        <w:t xml:space="preserve"> памятки действий в рамках соблюдения валютного законодательства в отношении поставленного на учет валютного контракта</w:t>
      </w:r>
    </w:p>
    <w:p w14:paraId="6E9F37FB" w14:textId="177A1F6D" w:rsidR="003A4B7E" w:rsidRPr="009A16CE" w:rsidRDefault="003A4BE6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и отправка в банк справок о валютных операциях</w:t>
      </w:r>
      <w:r w:rsidR="005970EE" w:rsidRPr="009A16CE">
        <w:rPr>
          <w:rFonts w:ascii="Arial" w:hAnsi="Arial" w:cs="Arial"/>
          <w:lang w:eastAsia="ru-RU"/>
        </w:rPr>
        <w:t xml:space="preserve"> (СВО)</w:t>
      </w:r>
    </w:p>
    <w:p w14:paraId="2A4FCA76" w14:textId="43145990" w:rsidR="003A4B7E" w:rsidRPr="009A16CE" w:rsidRDefault="003A4BE6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Оформление и покупка (конвертация) иностранной валюты</w:t>
      </w:r>
    </w:p>
    <w:p w14:paraId="5D21CFEC" w14:textId="7EBCAF4B" w:rsidR="003A4B7E" w:rsidRPr="009A16CE" w:rsidRDefault="005970EE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и отправка в банк справок о подтверждающих документах (СПД)</w:t>
      </w:r>
    </w:p>
    <w:p w14:paraId="7798C0D5" w14:textId="279DC31D" w:rsidR="003A4B7E" w:rsidRPr="009A16CE" w:rsidRDefault="00FC614E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Контроль за соблюдением валютного законодательства в отношении валютных контрактов, поставленных на учет в банке</w:t>
      </w:r>
    </w:p>
    <w:p w14:paraId="2B4DCC48" w14:textId="77777777" w:rsidR="00E135E2" w:rsidRPr="009A16CE" w:rsidRDefault="00E135E2" w:rsidP="00883AC2">
      <w:pPr>
        <w:pStyle w:val="NormalRFP"/>
        <w:numPr>
          <w:ilvl w:val="0"/>
          <w:numId w:val="57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Коммуникация с инициаторами по договорам, уведомления, запросы информации</w:t>
      </w:r>
    </w:p>
    <w:p w14:paraId="62A2AFE2" w14:textId="77777777" w:rsidR="00F7268B" w:rsidRPr="009A16CE" w:rsidRDefault="00F7268B" w:rsidP="007B6F4B">
      <w:pPr>
        <w:pStyle w:val="NormalRFP"/>
        <w:ind w:left="1701" w:hanging="425"/>
        <w:rPr>
          <w:rFonts w:ascii="Arial" w:hAnsi="Arial" w:cs="Arial"/>
          <w:lang w:eastAsia="ru-RU"/>
        </w:rPr>
      </w:pPr>
    </w:p>
    <w:p w14:paraId="1642671E" w14:textId="77777777" w:rsidR="00F7268B" w:rsidRPr="009A16CE" w:rsidRDefault="00F7268B" w:rsidP="00883AC2">
      <w:pPr>
        <w:pStyle w:val="a3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0C7AA099" w14:textId="77777777" w:rsidR="00F7268B" w:rsidRPr="009A16CE" w:rsidRDefault="00F7268B" w:rsidP="00F7268B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63C698BA" w14:textId="6A52F48B" w:rsidR="003A4B7E" w:rsidRPr="009A16CE" w:rsidRDefault="00F7268B" w:rsidP="00883AC2">
      <w:pPr>
        <w:pStyle w:val="NormalRFP"/>
        <w:numPr>
          <w:ilvl w:val="0"/>
          <w:numId w:val="58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25864933" w14:textId="0B7C5D81" w:rsidR="003A4B7E" w:rsidRPr="009A16CE" w:rsidRDefault="001E4A8E" w:rsidP="00883AC2">
      <w:pPr>
        <w:pStyle w:val="NormalRFP"/>
        <w:numPr>
          <w:ilvl w:val="0"/>
          <w:numId w:val="58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знать законодательные акты РФ в области валютного регулирования и валютного контроля</w:t>
      </w:r>
    </w:p>
    <w:p w14:paraId="09810629" w14:textId="3D1BCBA5" w:rsidR="003A4B7E" w:rsidRPr="009A16CE" w:rsidRDefault="00F7268B" w:rsidP="00883AC2">
      <w:pPr>
        <w:pStyle w:val="NormalRFP"/>
        <w:numPr>
          <w:ilvl w:val="0"/>
          <w:numId w:val="58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взаимодействовать с обслуживающими банками по вопросам </w:t>
      </w:r>
      <w:r w:rsidR="0067185B" w:rsidRPr="009A16CE">
        <w:rPr>
          <w:rFonts w:ascii="Arial" w:hAnsi="Arial" w:cs="Arial"/>
          <w:lang w:eastAsia="ru-RU"/>
        </w:rPr>
        <w:t>валютного контроля</w:t>
      </w:r>
    </w:p>
    <w:p w14:paraId="59C3295B" w14:textId="6E60521B" w:rsidR="003A4B7E" w:rsidRPr="009A16CE" w:rsidRDefault="0067185B" w:rsidP="00883AC2">
      <w:pPr>
        <w:pStyle w:val="NormalRFP"/>
        <w:numPr>
          <w:ilvl w:val="0"/>
          <w:numId w:val="5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обладать знаниями, достаточными для консультирования </w:t>
      </w:r>
      <w:r w:rsidR="0092159A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 валютного регулирования и контроля</w:t>
      </w:r>
    </w:p>
    <w:p w14:paraId="21586A9E" w14:textId="003AB57F" w:rsidR="003A4B7E" w:rsidRPr="009A16CE" w:rsidRDefault="00F7268B" w:rsidP="00883AC2">
      <w:pPr>
        <w:pStyle w:val="NormalRFP"/>
        <w:numPr>
          <w:ilvl w:val="0"/>
          <w:numId w:val="58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lastRenderedPageBreak/>
        <w:t xml:space="preserve">актуализировать регламенты, </w:t>
      </w:r>
      <w:r w:rsidR="003023E0" w:rsidRPr="009A16CE">
        <w:rPr>
          <w:rFonts w:ascii="Arial" w:hAnsi="Arial" w:cs="Arial"/>
        </w:rPr>
        <w:t xml:space="preserve">матрицы, </w:t>
      </w:r>
      <w:r w:rsidRPr="009A16CE">
        <w:rPr>
          <w:rFonts w:ascii="Arial" w:hAnsi="Arial" w:cs="Arial"/>
        </w:rPr>
        <w:t xml:space="preserve">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614D1727" w14:textId="7C4DC19B" w:rsidR="00F7268B" w:rsidRPr="009A16CE" w:rsidRDefault="00F7268B" w:rsidP="00883AC2">
      <w:pPr>
        <w:pStyle w:val="NormalRFP"/>
        <w:numPr>
          <w:ilvl w:val="0"/>
          <w:numId w:val="5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обеспечивать отправку </w:t>
      </w:r>
      <w:r w:rsidR="00A1779F" w:rsidRPr="009A16CE">
        <w:rPr>
          <w:rFonts w:ascii="Arial" w:hAnsi="Arial" w:cs="Arial"/>
        </w:rPr>
        <w:t xml:space="preserve">валютных </w:t>
      </w:r>
      <w:r w:rsidRPr="009A16CE">
        <w:rPr>
          <w:rFonts w:ascii="Arial" w:hAnsi="Arial" w:cs="Arial"/>
        </w:rPr>
        <w:t>платежей</w:t>
      </w:r>
      <w:r w:rsidR="00A1779F" w:rsidRPr="009A16CE">
        <w:rPr>
          <w:rFonts w:ascii="Arial" w:hAnsi="Arial" w:cs="Arial"/>
        </w:rPr>
        <w:t xml:space="preserve">, СВО, СПД </w:t>
      </w:r>
      <w:r w:rsidRPr="009A16CE">
        <w:rPr>
          <w:rFonts w:ascii="Arial" w:hAnsi="Arial" w:cs="Arial"/>
        </w:rPr>
        <w:t>в операционный день</w:t>
      </w:r>
      <w:r w:rsidRPr="009A16CE">
        <w:rPr>
          <w:rFonts w:ascii="Arial" w:hAnsi="Arial" w:cs="Arial"/>
          <w:lang w:eastAsia="ru-RU"/>
        </w:rPr>
        <w:t xml:space="preserve"> по часовому поясу территориального отделения банка, обслуживающего </w:t>
      </w:r>
      <w:r w:rsidR="0092159A" w:rsidRPr="009A16CE">
        <w:rPr>
          <w:rFonts w:ascii="Arial" w:hAnsi="Arial" w:cs="Arial"/>
          <w:lang w:eastAsia="ru-RU"/>
        </w:rPr>
        <w:t>Водоканал РВК</w:t>
      </w:r>
    </w:p>
    <w:p w14:paraId="657E1240" w14:textId="77777777" w:rsidR="00F7268B" w:rsidRPr="009A16CE" w:rsidRDefault="00F7268B" w:rsidP="0092159A">
      <w:pPr>
        <w:pStyle w:val="NormalRFP"/>
        <w:rPr>
          <w:rFonts w:ascii="Arial" w:hAnsi="Arial" w:cs="Arial"/>
        </w:rPr>
      </w:pPr>
    </w:p>
    <w:p w14:paraId="308F0E59" w14:textId="77777777" w:rsidR="006C4BD4" w:rsidRPr="009A16CE" w:rsidRDefault="006C4BD4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Банковские счета</w:t>
      </w:r>
    </w:p>
    <w:p w14:paraId="7B2631CA" w14:textId="12780C6F" w:rsidR="006C4BD4" w:rsidRPr="009A16CE" w:rsidRDefault="006C4BD4" w:rsidP="00883AC2">
      <w:pPr>
        <w:pStyle w:val="NormalRFP"/>
        <w:numPr>
          <w:ilvl w:val="4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0350FAD6" w14:textId="77777777" w:rsidR="006C4BD4" w:rsidRPr="009A16CE" w:rsidRDefault="0032738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Открытие/закрытие</w:t>
      </w:r>
      <w:r w:rsidR="00813FAF" w:rsidRPr="009A16CE">
        <w:rPr>
          <w:rFonts w:ascii="Arial" w:hAnsi="Arial" w:cs="Arial"/>
          <w:lang w:eastAsia="ru-RU"/>
        </w:rPr>
        <w:t>/резервирование</w:t>
      </w:r>
      <w:r w:rsidRPr="009A16CE">
        <w:rPr>
          <w:rFonts w:ascii="Arial" w:hAnsi="Arial" w:cs="Arial"/>
          <w:lang w:eastAsia="ru-RU"/>
        </w:rPr>
        <w:t xml:space="preserve"> расчетных счетов</w:t>
      </w:r>
      <w:r w:rsidR="00433575" w:rsidRPr="009A16CE">
        <w:rPr>
          <w:rFonts w:ascii="Arial" w:hAnsi="Arial" w:cs="Arial"/>
          <w:lang w:eastAsia="ru-RU"/>
        </w:rPr>
        <w:t>, спецсчетов</w:t>
      </w:r>
      <w:r w:rsidR="004A17FB" w:rsidRPr="009A16CE">
        <w:rPr>
          <w:rFonts w:ascii="Arial" w:hAnsi="Arial" w:cs="Arial"/>
          <w:lang w:eastAsia="ru-RU"/>
        </w:rPr>
        <w:t>, ГОЗ-счетов</w:t>
      </w:r>
    </w:p>
    <w:p w14:paraId="54B39F4F" w14:textId="77777777" w:rsidR="004A17FB" w:rsidRPr="009A16CE" w:rsidRDefault="004A17FB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Открытие</w:t>
      </w:r>
      <w:r w:rsidR="00813FAF" w:rsidRPr="009A16CE">
        <w:rPr>
          <w:rFonts w:ascii="Arial" w:hAnsi="Arial" w:cs="Arial"/>
          <w:lang w:eastAsia="ru-RU"/>
        </w:rPr>
        <w:t>/резервирование</w:t>
      </w:r>
      <w:r w:rsidRPr="009A16CE">
        <w:rPr>
          <w:rFonts w:ascii="Arial" w:hAnsi="Arial" w:cs="Arial"/>
          <w:lang w:eastAsia="ru-RU"/>
        </w:rPr>
        <w:t xml:space="preserve"> лицевых счетов</w:t>
      </w:r>
      <w:r w:rsidR="008F1B37" w:rsidRPr="009A16CE">
        <w:rPr>
          <w:rFonts w:ascii="Arial" w:hAnsi="Arial" w:cs="Arial"/>
          <w:lang w:eastAsia="ru-RU"/>
        </w:rPr>
        <w:t xml:space="preserve"> и дополнительных кодов раздела</w:t>
      </w:r>
      <w:r w:rsidR="00C26FBF" w:rsidRPr="009A16CE">
        <w:rPr>
          <w:rFonts w:ascii="Arial" w:hAnsi="Arial" w:cs="Arial"/>
          <w:lang w:eastAsia="ru-RU"/>
        </w:rPr>
        <w:t xml:space="preserve"> лицевого счета</w:t>
      </w:r>
      <w:r w:rsidRPr="009A16CE">
        <w:rPr>
          <w:rFonts w:ascii="Arial" w:hAnsi="Arial" w:cs="Arial"/>
          <w:lang w:eastAsia="ru-RU"/>
        </w:rPr>
        <w:t xml:space="preserve"> в территориальных органах Управления Федерального казначейства РФ</w:t>
      </w:r>
    </w:p>
    <w:p w14:paraId="09F3830E" w14:textId="53D457ED" w:rsidR="00544EAD" w:rsidRPr="009A16CE" w:rsidRDefault="00544EA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Оформление комплектов документов для проведения корпоративно-одобрительных процедур с учетом требований </w:t>
      </w:r>
      <w:r w:rsidR="009E29AE" w:rsidRPr="009A16CE">
        <w:rPr>
          <w:rFonts w:ascii="Arial" w:hAnsi="Arial" w:cs="Arial"/>
          <w:lang w:eastAsia="ru-RU"/>
        </w:rPr>
        <w:t xml:space="preserve">Устава </w:t>
      </w:r>
      <w:r w:rsidR="00AA7335" w:rsidRPr="009A16CE">
        <w:rPr>
          <w:rFonts w:ascii="Arial" w:hAnsi="Arial" w:cs="Arial"/>
          <w:lang w:eastAsia="ru-RU"/>
        </w:rPr>
        <w:t xml:space="preserve">Водоканала РВК </w:t>
      </w:r>
      <w:r w:rsidRPr="009A16CE">
        <w:rPr>
          <w:rFonts w:ascii="Arial" w:hAnsi="Arial" w:cs="Arial"/>
          <w:lang w:eastAsia="ru-RU"/>
        </w:rPr>
        <w:t>для открытия расчетных счетов</w:t>
      </w:r>
    </w:p>
    <w:p w14:paraId="5DF76309" w14:textId="77777777" w:rsidR="00544EAD" w:rsidRPr="009A16CE" w:rsidRDefault="00544EA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Организация получения предварительных согласий кредиторов на открытие счетов</w:t>
      </w:r>
      <w:r w:rsidR="00A1779F" w:rsidRPr="009A16CE">
        <w:rPr>
          <w:rFonts w:ascii="Arial" w:hAnsi="Arial" w:cs="Arial"/>
          <w:lang w:eastAsia="ru-RU"/>
        </w:rPr>
        <w:t xml:space="preserve"> в соответствии с условиями действующей кредитной документации</w:t>
      </w:r>
    </w:p>
    <w:p w14:paraId="769F3DE3" w14:textId="278F8BDB" w:rsidR="003A1C33" w:rsidRPr="009A16CE" w:rsidRDefault="001E5C0F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Контроль сроков действия полномочий подписантов, о</w:t>
      </w:r>
      <w:r w:rsidR="0032738D" w:rsidRPr="009A16CE">
        <w:rPr>
          <w:rFonts w:ascii="Arial" w:hAnsi="Arial" w:cs="Arial"/>
          <w:lang w:eastAsia="ru-RU"/>
        </w:rPr>
        <w:t>формление/ продление полномочий подписантов</w:t>
      </w:r>
      <w:r w:rsidR="007121C4" w:rsidRPr="009A16CE">
        <w:rPr>
          <w:rFonts w:ascii="Arial" w:hAnsi="Arial" w:cs="Arial"/>
          <w:lang w:eastAsia="ru-RU"/>
        </w:rPr>
        <w:t>, организация нотариального заверения документов</w:t>
      </w:r>
      <w:r w:rsidR="003A1C33" w:rsidRPr="009A16CE">
        <w:rPr>
          <w:rFonts w:ascii="Arial" w:hAnsi="Arial" w:cs="Arial"/>
          <w:lang w:eastAsia="ru-RU"/>
        </w:rPr>
        <w:t xml:space="preserve"> и подача документов в обслуживающие </w:t>
      </w:r>
      <w:r w:rsidR="00AA7335" w:rsidRPr="009A16CE">
        <w:rPr>
          <w:rFonts w:ascii="Arial" w:hAnsi="Arial" w:cs="Arial"/>
          <w:lang w:eastAsia="ru-RU"/>
        </w:rPr>
        <w:t>Водоканал РВК</w:t>
      </w:r>
      <w:r w:rsidR="003A1C33" w:rsidRPr="009A16CE">
        <w:rPr>
          <w:rFonts w:ascii="Arial" w:hAnsi="Arial" w:cs="Arial"/>
          <w:lang w:eastAsia="ru-RU"/>
        </w:rPr>
        <w:t xml:space="preserve"> банки и территориальные органы Управления Федерального казначейства РФ</w:t>
      </w:r>
    </w:p>
    <w:p w14:paraId="561623B3" w14:textId="7B57F70D" w:rsidR="0032738D" w:rsidRPr="009A16CE" w:rsidRDefault="0032738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Актуализация юридического досье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в банке</w:t>
      </w:r>
      <w:r w:rsidR="00846382" w:rsidRPr="009A16CE">
        <w:rPr>
          <w:rFonts w:ascii="Arial" w:hAnsi="Arial" w:cs="Arial"/>
          <w:lang w:eastAsia="ru-RU"/>
        </w:rPr>
        <w:t xml:space="preserve"> и его представителей, бенефициарных владельцев</w:t>
      </w:r>
    </w:p>
    <w:p w14:paraId="2A647C25" w14:textId="77777777" w:rsidR="0032738D" w:rsidRPr="009A16CE" w:rsidRDefault="0032738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Заведение расчетных счетов в учетных системах</w:t>
      </w:r>
    </w:p>
    <w:p w14:paraId="6BFB636B" w14:textId="7B32F247" w:rsidR="0032738D" w:rsidRPr="009A16CE" w:rsidRDefault="0032738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Уведомление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об открытии/закрытии счетов, заведении счетов в учетных системах</w:t>
      </w:r>
      <w:r w:rsidR="00777D2A" w:rsidRPr="009A16CE">
        <w:rPr>
          <w:rFonts w:ascii="Arial" w:hAnsi="Arial" w:cs="Arial"/>
          <w:lang w:eastAsia="ru-RU"/>
        </w:rPr>
        <w:t xml:space="preserve"> </w:t>
      </w:r>
      <w:r w:rsidR="00AA7335" w:rsidRPr="009A16CE">
        <w:rPr>
          <w:rFonts w:ascii="Arial" w:hAnsi="Arial" w:cs="Arial"/>
          <w:lang w:eastAsia="ru-RU"/>
        </w:rPr>
        <w:t>Водоканала РВК</w:t>
      </w:r>
    </w:p>
    <w:p w14:paraId="2621E0C1" w14:textId="77777777" w:rsidR="00990CBB" w:rsidRPr="009A16CE" w:rsidRDefault="00990CBB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Уведомление кредиторов об открытии расчетных счетов</w:t>
      </w:r>
      <w:r w:rsidR="00A1779F" w:rsidRPr="009A16CE">
        <w:rPr>
          <w:rFonts w:ascii="Arial" w:hAnsi="Arial" w:cs="Arial"/>
          <w:lang w:eastAsia="ru-RU"/>
        </w:rPr>
        <w:t xml:space="preserve"> в соответствии с условиями действующей кредитной документации</w:t>
      </w:r>
    </w:p>
    <w:p w14:paraId="7CB820B4" w14:textId="77777777" w:rsidR="00312D6D" w:rsidRPr="009A16CE" w:rsidRDefault="00312D6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Перемещение средств между счетами, в том числе по источникам финансирования и для обеспечения участия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B30053" w:rsidRPr="009A16CE">
        <w:rPr>
          <w:rFonts w:ascii="Arial" w:hAnsi="Arial" w:cs="Arial"/>
          <w:lang w:eastAsia="ru-RU"/>
        </w:rPr>
        <w:t>а</w:t>
      </w:r>
      <w:r w:rsidRPr="009A16CE">
        <w:rPr>
          <w:rFonts w:ascii="Arial" w:hAnsi="Arial" w:cs="Arial"/>
          <w:lang w:eastAsia="ru-RU"/>
        </w:rPr>
        <w:t xml:space="preserve"> на торговых площадках</w:t>
      </w:r>
    </w:p>
    <w:p w14:paraId="3ECB9C5E" w14:textId="5B127C78" w:rsidR="00312D6D" w:rsidRPr="009A16CE" w:rsidRDefault="00312D6D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Уведомление </w:t>
      </w:r>
      <w:r w:rsidR="004E588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о блокировке/разблокировке денежных средств на спецсчетах торговых площадок</w:t>
      </w:r>
    </w:p>
    <w:p w14:paraId="243A891C" w14:textId="77777777" w:rsidR="00B367E3" w:rsidRPr="009A16CE" w:rsidRDefault="00B367E3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Оформление и подписание договоров систем дистанционного банковского обслуживания</w:t>
      </w:r>
      <w:r w:rsidR="0077299F" w:rsidRPr="009A16CE">
        <w:rPr>
          <w:rFonts w:ascii="Arial" w:hAnsi="Arial" w:cs="Arial"/>
          <w:lang w:eastAsia="ru-RU"/>
        </w:rPr>
        <w:t xml:space="preserve"> (ДБО)</w:t>
      </w:r>
    </w:p>
    <w:p w14:paraId="74AAAB2B" w14:textId="77777777" w:rsidR="00B367E3" w:rsidRPr="009A16CE" w:rsidRDefault="00B367E3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Организация и обеспечение работоспособности систем </w:t>
      </w:r>
      <w:r w:rsidR="0077299F" w:rsidRPr="009A16CE">
        <w:rPr>
          <w:rFonts w:ascii="Arial" w:hAnsi="Arial" w:cs="Arial"/>
          <w:lang w:eastAsia="ru-RU"/>
        </w:rPr>
        <w:t>ДБО</w:t>
      </w:r>
    </w:p>
    <w:p w14:paraId="52759312" w14:textId="77777777" w:rsidR="00B367E3" w:rsidRPr="009A16CE" w:rsidRDefault="00DF223C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Установка </w:t>
      </w:r>
      <w:r w:rsidR="00E77CDD" w:rsidRPr="009A16CE">
        <w:rPr>
          <w:rFonts w:ascii="Arial" w:hAnsi="Arial" w:cs="Arial"/>
          <w:lang w:eastAsia="ru-RU"/>
        </w:rPr>
        <w:t xml:space="preserve">и обновление </w:t>
      </w:r>
      <w:r w:rsidRPr="009A16CE">
        <w:rPr>
          <w:rFonts w:ascii="Arial" w:hAnsi="Arial" w:cs="Arial"/>
          <w:lang w:eastAsia="ru-RU"/>
        </w:rPr>
        <w:t xml:space="preserve">ПО, </w:t>
      </w:r>
      <w:r w:rsidR="00A1779F" w:rsidRPr="009A16CE">
        <w:rPr>
          <w:rFonts w:ascii="Arial" w:hAnsi="Arial" w:cs="Arial"/>
          <w:lang w:eastAsia="ru-RU"/>
        </w:rPr>
        <w:t xml:space="preserve">необходимого для работы с расчетным/лицевым счетом, </w:t>
      </w:r>
      <w:r w:rsidRPr="009A16CE">
        <w:rPr>
          <w:rFonts w:ascii="Arial" w:hAnsi="Arial" w:cs="Arial"/>
          <w:lang w:eastAsia="ru-RU"/>
        </w:rPr>
        <w:t>активация ключей и генерация сертификатов ключей подписи</w:t>
      </w:r>
    </w:p>
    <w:p w14:paraId="78BF5221" w14:textId="0A518700" w:rsidR="0077299F" w:rsidRPr="009A16CE" w:rsidRDefault="0077299F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Контроль и оптимизация стоимости РКО </w:t>
      </w:r>
      <w:r w:rsidR="00AA7335" w:rsidRPr="009A16CE">
        <w:rPr>
          <w:rFonts w:ascii="Arial" w:hAnsi="Arial" w:cs="Arial"/>
          <w:lang w:eastAsia="ru-RU"/>
        </w:rPr>
        <w:t xml:space="preserve">Водоканала </w:t>
      </w:r>
      <w:proofErr w:type="spellStart"/>
      <w:r w:rsidR="00AA7335" w:rsidRPr="009A16CE">
        <w:rPr>
          <w:rFonts w:ascii="Arial" w:hAnsi="Arial" w:cs="Arial"/>
          <w:lang w:eastAsia="ru-RU"/>
        </w:rPr>
        <w:t>РВК</w:t>
      </w:r>
      <w:r w:rsidRPr="009A16CE">
        <w:rPr>
          <w:rFonts w:ascii="Arial" w:hAnsi="Arial" w:cs="Arial"/>
          <w:lang w:eastAsia="ru-RU"/>
        </w:rPr>
        <w:t>Запрос</w:t>
      </w:r>
      <w:proofErr w:type="spellEnd"/>
      <w:r w:rsidRPr="009A16CE">
        <w:rPr>
          <w:rFonts w:ascii="Arial" w:hAnsi="Arial" w:cs="Arial"/>
          <w:lang w:eastAsia="ru-RU"/>
        </w:rPr>
        <w:t xml:space="preserve"> и получение банковских справок в системах ДБО</w:t>
      </w:r>
    </w:p>
    <w:p w14:paraId="5EBEB7B1" w14:textId="77777777" w:rsidR="0077299F" w:rsidRPr="009A16CE" w:rsidRDefault="0077299F" w:rsidP="00883AC2">
      <w:pPr>
        <w:pStyle w:val="NormalRFP"/>
        <w:numPr>
          <w:ilvl w:val="0"/>
          <w:numId w:val="59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Инвентаризация </w:t>
      </w:r>
      <w:r w:rsidR="009606ED" w:rsidRPr="009A16CE">
        <w:rPr>
          <w:rFonts w:ascii="Arial" w:hAnsi="Arial" w:cs="Arial"/>
          <w:lang w:eastAsia="ru-RU"/>
        </w:rPr>
        <w:t xml:space="preserve">и сверка с банками </w:t>
      </w:r>
      <w:r w:rsidRPr="009A16CE">
        <w:rPr>
          <w:rFonts w:ascii="Arial" w:hAnsi="Arial" w:cs="Arial"/>
          <w:lang w:eastAsia="ru-RU"/>
        </w:rPr>
        <w:t>остатков на расчетных счетах</w:t>
      </w:r>
    </w:p>
    <w:p w14:paraId="59754930" w14:textId="77777777" w:rsidR="005B2AF9" w:rsidRPr="009A16CE" w:rsidRDefault="00873198" w:rsidP="00883AC2">
      <w:pPr>
        <w:pStyle w:val="NormalRFP"/>
        <w:numPr>
          <w:ilvl w:val="0"/>
          <w:numId w:val="59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Подготовка отчетов об остатках денежных средств на счета </w:t>
      </w:r>
      <w:r w:rsidR="004E5885" w:rsidRPr="009A16CE">
        <w:rPr>
          <w:rFonts w:ascii="Arial" w:hAnsi="Arial" w:cs="Arial"/>
          <w:lang w:eastAsia="ru-RU"/>
        </w:rPr>
        <w:t>Водоканала РВК</w:t>
      </w:r>
    </w:p>
    <w:p w14:paraId="2F9B34B5" w14:textId="77777777" w:rsidR="005B2AF9" w:rsidRPr="009A16CE" w:rsidRDefault="00873198" w:rsidP="00883AC2">
      <w:pPr>
        <w:pStyle w:val="NormalRFP"/>
        <w:numPr>
          <w:ilvl w:val="0"/>
          <w:numId w:val="59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Подготовка отчетов о поступлении денежных средств на счета </w:t>
      </w:r>
      <w:r w:rsidR="004E5885" w:rsidRPr="009A16CE">
        <w:rPr>
          <w:rFonts w:ascii="Arial" w:hAnsi="Arial" w:cs="Arial"/>
          <w:lang w:eastAsia="ru-RU"/>
        </w:rPr>
        <w:t>Водоканала РВК</w:t>
      </w:r>
    </w:p>
    <w:p w14:paraId="43B3CE48" w14:textId="6642E6C0" w:rsidR="00003678" w:rsidRPr="009A16CE" w:rsidRDefault="001D5490" w:rsidP="00883AC2">
      <w:pPr>
        <w:pStyle w:val="NormalRFP"/>
        <w:numPr>
          <w:ilvl w:val="0"/>
          <w:numId w:val="59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Организация процесса получения первичных документов в обслуживающих банках, передача для отражения в бухгалтерском учете</w:t>
      </w:r>
    </w:p>
    <w:p w14:paraId="63FD7FC3" w14:textId="77777777" w:rsidR="00003678" w:rsidRPr="009A16CE" w:rsidRDefault="00003678" w:rsidP="00883AC2">
      <w:pPr>
        <w:pStyle w:val="NormalRFP"/>
        <w:numPr>
          <w:ilvl w:val="0"/>
          <w:numId w:val="59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Подготовка справок и предоставление документов в рамках проводимых аудиторских (РСБУ, МСФО) проверок в рамках выполнения процессов по функциональному блоку</w:t>
      </w:r>
    </w:p>
    <w:p w14:paraId="78F3F035" w14:textId="77777777" w:rsidR="003A297A" w:rsidRPr="009A16CE" w:rsidRDefault="003A297A" w:rsidP="003A297A">
      <w:pPr>
        <w:pStyle w:val="NormalRFP"/>
        <w:ind w:left="502" w:firstLine="0"/>
        <w:rPr>
          <w:rFonts w:ascii="Arial" w:hAnsi="Arial" w:cs="Arial"/>
        </w:rPr>
      </w:pPr>
    </w:p>
    <w:p w14:paraId="5090F531" w14:textId="77777777" w:rsidR="006C4BD4" w:rsidRPr="009A16CE" w:rsidRDefault="006C4BD4" w:rsidP="00883AC2">
      <w:pPr>
        <w:pStyle w:val="a3"/>
        <w:numPr>
          <w:ilvl w:val="4"/>
          <w:numId w:val="39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641B484B" w14:textId="77777777" w:rsidR="006C4BD4" w:rsidRPr="009A16CE" w:rsidRDefault="006C4BD4" w:rsidP="006C4BD4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05B149E1" w14:textId="77777777" w:rsidR="006C4BD4" w:rsidRPr="009A16CE" w:rsidRDefault="006C4BD4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7D6BEE0A" w14:textId="77777777" w:rsidR="006C4BD4" w:rsidRPr="009A16CE" w:rsidRDefault="006C4BD4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обеспечивать работоспособность систем </w:t>
      </w:r>
      <w:r w:rsidR="00177642" w:rsidRPr="009A16CE">
        <w:rPr>
          <w:rFonts w:ascii="Arial" w:hAnsi="Arial" w:cs="Arial"/>
          <w:lang w:eastAsia="ru-RU"/>
        </w:rPr>
        <w:t>ДБО</w:t>
      </w:r>
    </w:p>
    <w:p w14:paraId="4DFBC44D" w14:textId="477F454E" w:rsidR="006C4BD4" w:rsidRPr="009A16CE" w:rsidRDefault="00CA7E4B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согласовывать направляемые в банки документы данного функционального блока в системе документооборота с </w:t>
      </w:r>
      <w:r w:rsidR="00AA7335" w:rsidRPr="009A16CE">
        <w:rPr>
          <w:rFonts w:ascii="Arial" w:hAnsi="Arial" w:cs="Arial"/>
          <w:lang w:eastAsia="ru-RU"/>
        </w:rPr>
        <w:t xml:space="preserve">Водоканалом РВК </w:t>
      </w:r>
      <w:r w:rsidR="006C4BD4" w:rsidRPr="009A16CE">
        <w:rPr>
          <w:rFonts w:ascii="Arial" w:hAnsi="Arial" w:cs="Arial"/>
          <w:lang w:eastAsia="ru-RU"/>
        </w:rPr>
        <w:t xml:space="preserve">взаимодействовать с обслуживающими банками по вопросам </w:t>
      </w:r>
      <w:r w:rsidR="00177642" w:rsidRPr="009A16CE">
        <w:rPr>
          <w:rFonts w:ascii="Arial" w:hAnsi="Arial" w:cs="Arial"/>
          <w:lang w:eastAsia="ru-RU"/>
        </w:rPr>
        <w:t>открытия/</w:t>
      </w:r>
      <w:r w:rsidR="00A1779F" w:rsidRPr="009A16CE">
        <w:rPr>
          <w:rFonts w:ascii="Arial" w:hAnsi="Arial" w:cs="Arial"/>
          <w:lang w:eastAsia="ru-RU"/>
        </w:rPr>
        <w:t>сопровождения/</w:t>
      </w:r>
      <w:r w:rsidR="00177642" w:rsidRPr="009A16CE">
        <w:rPr>
          <w:rFonts w:ascii="Arial" w:hAnsi="Arial" w:cs="Arial"/>
          <w:lang w:eastAsia="ru-RU"/>
        </w:rPr>
        <w:t>закрытия расчетных</w:t>
      </w:r>
      <w:r w:rsidR="00A1779F" w:rsidRPr="009A16CE">
        <w:rPr>
          <w:rFonts w:ascii="Arial" w:hAnsi="Arial" w:cs="Arial"/>
          <w:lang w:eastAsia="ru-RU"/>
        </w:rPr>
        <w:t>/лицевых</w:t>
      </w:r>
      <w:r w:rsidR="00177642" w:rsidRPr="009A16CE">
        <w:rPr>
          <w:rFonts w:ascii="Arial" w:hAnsi="Arial" w:cs="Arial"/>
          <w:lang w:eastAsia="ru-RU"/>
        </w:rPr>
        <w:t xml:space="preserve"> счетов, РКО, ДБО</w:t>
      </w:r>
    </w:p>
    <w:p w14:paraId="4EA6AEAA" w14:textId="77777777" w:rsidR="00611AEC" w:rsidRPr="009A16CE" w:rsidRDefault="00611AEC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соблюдать ограничительные условия учредительной, корпоративно-одобрительной, кредитной документации</w:t>
      </w:r>
    </w:p>
    <w:p w14:paraId="6B8790CA" w14:textId="77777777" w:rsidR="00611AEC" w:rsidRPr="009A16CE" w:rsidRDefault="00611AEC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знать законодательные акты РФ в области режима работы спецсчетов, ГОЗ-счетов, счетов платежного агента, УИП-счетов</w:t>
      </w:r>
      <w:r w:rsidR="00A65D97" w:rsidRPr="009A16CE">
        <w:rPr>
          <w:rFonts w:ascii="Arial" w:hAnsi="Arial" w:cs="Arial"/>
          <w:lang w:eastAsia="ru-RU"/>
        </w:rPr>
        <w:t>, казначейского сопровождения в УФК РФ</w:t>
      </w:r>
      <w:r w:rsidR="00777D2A" w:rsidRPr="009A16CE">
        <w:rPr>
          <w:rFonts w:ascii="Arial" w:hAnsi="Arial" w:cs="Arial"/>
          <w:lang w:eastAsia="ru-RU"/>
        </w:rPr>
        <w:t>, оформления платежей</w:t>
      </w:r>
      <w:r w:rsidR="00A65D97" w:rsidRPr="009A16CE">
        <w:rPr>
          <w:rFonts w:ascii="Arial" w:hAnsi="Arial" w:cs="Arial"/>
          <w:lang w:eastAsia="ru-RU"/>
        </w:rPr>
        <w:t xml:space="preserve"> </w:t>
      </w:r>
    </w:p>
    <w:p w14:paraId="4ACA77D7" w14:textId="2B2CC0F6" w:rsidR="00B509D5" w:rsidRPr="009A16CE" w:rsidRDefault="00B509D5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обладать знаниями, достаточными для консультирования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 функционального блока</w:t>
      </w:r>
    </w:p>
    <w:p w14:paraId="546440A8" w14:textId="77777777" w:rsidR="006C4BD4" w:rsidRPr="009A16CE" w:rsidRDefault="006C4BD4" w:rsidP="00883AC2">
      <w:pPr>
        <w:pStyle w:val="NormalRFP"/>
        <w:numPr>
          <w:ilvl w:val="0"/>
          <w:numId w:val="6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актуализировать регламенты,</w:t>
      </w:r>
      <w:r w:rsidR="00611AEC" w:rsidRPr="009A16CE">
        <w:rPr>
          <w:rFonts w:ascii="Arial" w:hAnsi="Arial" w:cs="Arial"/>
        </w:rPr>
        <w:t xml:space="preserve"> матрицы, </w:t>
      </w:r>
      <w:r w:rsidRPr="009A16CE">
        <w:rPr>
          <w:rFonts w:ascii="Arial" w:hAnsi="Arial" w:cs="Arial"/>
        </w:rPr>
        <w:t xml:space="preserve">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251146CC" w14:textId="77777777" w:rsidR="006C4BD4" w:rsidRPr="009A16CE" w:rsidRDefault="006C4BD4" w:rsidP="007B6F4B">
      <w:pPr>
        <w:pStyle w:val="NormalRFP"/>
        <w:rPr>
          <w:rFonts w:ascii="Arial" w:hAnsi="Arial" w:cs="Arial"/>
        </w:rPr>
      </w:pPr>
    </w:p>
    <w:p w14:paraId="22D5CAD1" w14:textId="77777777" w:rsidR="00717E77" w:rsidRPr="009A16CE" w:rsidRDefault="00717E77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Зарплатный проект</w:t>
      </w:r>
    </w:p>
    <w:p w14:paraId="7ED26B12" w14:textId="77777777" w:rsidR="00717E77" w:rsidRPr="009A16CE" w:rsidRDefault="00717E77" w:rsidP="00883AC2">
      <w:pPr>
        <w:pStyle w:val="NormalRFP"/>
        <w:numPr>
          <w:ilvl w:val="0"/>
          <w:numId w:val="25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696285C0" w14:textId="0AE69850" w:rsidR="00717E77" w:rsidRPr="009A16CE" w:rsidRDefault="00C26FBF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Коммуникация с обслуживающими банками, проработка индивидуальных условий зарплатного проекта для </w:t>
      </w:r>
      <w:r w:rsidR="00AA7335" w:rsidRPr="009A16CE">
        <w:rPr>
          <w:rFonts w:ascii="Arial" w:hAnsi="Arial" w:cs="Arial"/>
          <w:lang w:eastAsia="ru-RU"/>
        </w:rPr>
        <w:t>Водоканала РВК</w:t>
      </w:r>
    </w:p>
    <w:p w14:paraId="03B20C77" w14:textId="51F4CE03" w:rsidR="00126F51" w:rsidRPr="009A16CE" w:rsidRDefault="00126F51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</w:t>
      </w:r>
      <w:r w:rsidR="00A517C1" w:rsidRPr="009A16CE">
        <w:rPr>
          <w:rFonts w:ascii="Arial" w:hAnsi="Arial" w:cs="Arial"/>
          <w:lang w:eastAsia="ru-RU"/>
        </w:rPr>
        <w:t>/расторжение</w:t>
      </w:r>
      <w:r w:rsidRPr="009A16CE">
        <w:rPr>
          <w:rFonts w:ascii="Arial" w:hAnsi="Arial" w:cs="Arial"/>
          <w:lang w:eastAsia="ru-RU"/>
        </w:rPr>
        <w:t xml:space="preserve"> договор</w:t>
      </w:r>
      <w:r w:rsidR="00E51213" w:rsidRPr="009A16CE">
        <w:rPr>
          <w:rFonts w:ascii="Arial" w:hAnsi="Arial" w:cs="Arial"/>
          <w:lang w:eastAsia="ru-RU"/>
        </w:rPr>
        <w:t>а</w:t>
      </w:r>
      <w:r w:rsidRPr="009A16CE">
        <w:rPr>
          <w:rFonts w:ascii="Arial" w:hAnsi="Arial" w:cs="Arial"/>
          <w:lang w:eastAsia="ru-RU"/>
        </w:rPr>
        <w:t xml:space="preserve"> зарплатного проекта</w:t>
      </w:r>
      <w:r w:rsidR="00E51213" w:rsidRPr="009A16CE">
        <w:rPr>
          <w:rFonts w:ascii="Arial" w:hAnsi="Arial" w:cs="Arial"/>
          <w:lang w:eastAsia="ru-RU"/>
        </w:rPr>
        <w:t xml:space="preserve">, уведомление заинтересованных сотрудников </w:t>
      </w:r>
      <w:r w:rsidR="00AA7335" w:rsidRPr="009A16CE">
        <w:rPr>
          <w:rFonts w:ascii="Arial" w:hAnsi="Arial" w:cs="Arial"/>
          <w:lang w:eastAsia="ru-RU"/>
        </w:rPr>
        <w:t>Водоканала РВК</w:t>
      </w:r>
    </w:p>
    <w:p w14:paraId="6094F26B" w14:textId="77777777" w:rsidR="00717E77" w:rsidRPr="009A16CE" w:rsidRDefault="00126F51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</w:t>
      </w:r>
      <w:r w:rsidR="00717E77" w:rsidRPr="009A16CE">
        <w:rPr>
          <w:rFonts w:ascii="Arial" w:hAnsi="Arial" w:cs="Arial"/>
          <w:lang w:eastAsia="ru-RU"/>
        </w:rPr>
        <w:t xml:space="preserve"> договоров систем </w:t>
      </w:r>
      <w:r w:rsidRPr="009A16CE">
        <w:rPr>
          <w:rFonts w:ascii="Arial" w:hAnsi="Arial" w:cs="Arial"/>
          <w:lang w:eastAsia="ru-RU"/>
        </w:rPr>
        <w:t xml:space="preserve">зарплатного </w:t>
      </w:r>
      <w:r w:rsidR="00717E77" w:rsidRPr="009A16CE">
        <w:rPr>
          <w:rFonts w:ascii="Arial" w:hAnsi="Arial" w:cs="Arial"/>
          <w:lang w:eastAsia="ru-RU"/>
        </w:rPr>
        <w:t>дистанционного банковского обслуживания (</w:t>
      </w:r>
      <w:r w:rsidRPr="009A16CE">
        <w:rPr>
          <w:rFonts w:ascii="Arial" w:hAnsi="Arial" w:cs="Arial"/>
          <w:lang w:eastAsia="ru-RU"/>
        </w:rPr>
        <w:t>З</w:t>
      </w:r>
      <w:r w:rsidR="00717E77" w:rsidRPr="009A16CE">
        <w:rPr>
          <w:rFonts w:ascii="Arial" w:hAnsi="Arial" w:cs="Arial"/>
          <w:lang w:eastAsia="ru-RU"/>
        </w:rPr>
        <w:t>ДБО)</w:t>
      </w:r>
    </w:p>
    <w:p w14:paraId="4D24CDC2" w14:textId="77777777" w:rsidR="00717E77" w:rsidRPr="009A16CE" w:rsidRDefault="00126F51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Установка ПО,</w:t>
      </w:r>
      <w:r w:rsidR="00717E77" w:rsidRPr="009A16CE">
        <w:rPr>
          <w:rFonts w:ascii="Arial" w:hAnsi="Arial" w:cs="Arial"/>
          <w:lang w:eastAsia="ru-RU"/>
        </w:rPr>
        <w:t xml:space="preserve"> обеспечение работоспособности систем </w:t>
      </w:r>
      <w:r w:rsidRPr="009A16CE">
        <w:rPr>
          <w:rFonts w:ascii="Arial" w:hAnsi="Arial" w:cs="Arial"/>
          <w:lang w:eastAsia="ru-RU"/>
        </w:rPr>
        <w:t>З</w:t>
      </w:r>
      <w:r w:rsidR="00717E77" w:rsidRPr="009A16CE">
        <w:rPr>
          <w:rFonts w:ascii="Arial" w:hAnsi="Arial" w:cs="Arial"/>
          <w:lang w:eastAsia="ru-RU"/>
        </w:rPr>
        <w:t>ДБО</w:t>
      </w:r>
      <w:r w:rsidR="00AE33C3" w:rsidRPr="009A16CE">
        <w:rPr>
          <w:rFonts w:ascii="Arial" w:hAnsi="Arial" w:cs="Arial"/>
          <w:lang w:eastAsia="ru-RU"/>
        </w:rPr>
        <w:t>, организация процесса предоставления прав доступа</w:t>
      </w:r>
    </w:p>
    <w:p w14:paraId="17F671FB" w14:textId="306D8C90" w:rsidR="005C463A" w:rsidRPr="009A16CE" w:rsidRDefault="005C463A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Коммуникация с </w:t>
      </w:r>
      <w:r w:rsidR="00AA7335" w:rsidRPr="009A16CE">
        <w:rPr>
          <w:rFonts w:ascii="Arial" w:hAnsi="Arial" w:cs="Arial"/>
          <w:lang w:eastAsia="ru-RU"/>
        </w:rPr>
        <w:t>Водоканалом РВК</w:t>
      </w:r>
      <w:r w:rsidRPr="009A16CE">
        <w:rPr>
          <w:rFonts w:ascii="Arial" w:hAnsi="Arial" w:cs="Arial"/>
          <w:lang w:eastAsia="ru-RU"/>
        </w:rPr>
        <w:t xml:space="preserve"> и банком в процессе сопровождения договора зарплатного проекта</w:t>
      </w:r>
    </w:p>
    <w:p w14:paraId="647F703D" w14:textId="6D810940" w:rsidR="00A852E2" w:rsidRPr="009A16CE" w:rsidRDefault="00A852E2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Проработка вопросов об улучшении условий зарплатного проекта для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="000C7B8B" w:rsidRPr="009A16CE">
        <w:rPr>
          <w:rFonts w:ascii="Arial" w:hAnsi="Arial" w:cs="Arial"/>
          <w:lang w:eastAsia="ru-RU"/>
        </w:rPr>
        <w:t>, перевод на новые условия обслуживания</w:t>
      </w:r>
    </w:p>
    <w:p w14:paraId="48487073" w14:textId="737D1091" w:rsidR="00717E77" w:rsidRPr="009A16CE" w:rsidRDefault="00A852E2" w:rsidP="00883AC2">
      <w:pPr>
        <w:pStyle w:val="NormalRFP"/>
        <w:numPr>
          <w:ilvl w:val="0"/>
          <w:numId w:val="61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Организация процесса массовой выдачи зарплатных карт сотрудникам </w:t>
      </w:r>
      <w:r w:rsidR="00AA7335" w:rsidRPr="009A16CE">
        <w:rPr>
          <w:rFonts w:ascii="Arial" w:hAnsi="Arial" w:cs="Arial"/>
          <w:lang w:eastAsia="ru-RU"/>
        </w:rPr>
        <w:t xml:space="preserve">Водоканала РВК </w:t>
      </w:r>
    </w:p>
    <w:p w14:paraId="1E0ECA30" w14:textId="5CFE821B" w:rsidR="00717E77" w:rsidRPr="009A16CE" w:rsidRDefault="00717E77" w:rsidP="00883AC2">
      <w:pPr>
        <w:pStyle w:val="a3"/>
        <w:numPr>
          <w:ilvl w:val="0"/>
          <w:numId w:val="25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386F682F" w14:textId="77777777" w:rsidR="00717E77" w:rsidRPr="009A16CE" w:rsidRDefault="00717E77" w:rsidP="00717E77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24FC9743" w14:textId="77777777" w:rsidR="00D47E1F" w:rsidRPr="009A16CE" w:rsidRDefault="00414A23" w:rsidP="00883AC2">
      <w:pPr>
        <w:pStyle w:val="NormalRFP"/>
        <w:numPr>
          <w:ilvl w:val="0"/>
          <w:numId w:val="6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учитывать</w:t>
      </w:r>
      <w:r w:rsidR="00D47E1F" w:rsidRPr="009A16CE">
        <w:rPr>
          <w:rFonts w:ascii="Arial" w:hAnsi="Arial" w:cs="Arial"/>
        </w:rPr>
        <w:t xml:space="preserve"> особенности </w:t>
      </w:r>
      <w:r w:rsidR="003A7FBB" w:rsidRPr="009A16CE">
        <w:rPr>
          <w:rFonts w:ascii="Arial" w:hAnsi="Arial" w:cs="Arial"/>
        </w:rPr>
        <w:t xml:space="preserve">оформления платежных документов и </w:t>
      </w:r>
      <w:r w:rsidR="00D47E1F" w:rsidRPr="009A16CE">
        <w:rPr>
          <w:rFonts w:ascii="Arial" w:hAnsi="Arial" w:cs="Arial"/>
        </w:rPr>
        <w:t>выплаты заработной платы через каждый банк</w:t>
      </w:r>
    </w:p>
    <w:p w14:paraId="02F98834" w14:textId="09F00B20" w:rsidR="000C7B8B" w:rsidRPr="009A16CE" w:rsidRDefault="00CA7E4B" w:rsidP="00883AC2">
      <w:pPr>
        <w:pStyle w:val="NormalRFP"/>
        <w:numPr>
          <w:ilvl w:val="0"/>
          <w:numId w:val="62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согласовывать направляемые в банки документы данного функционального блока в системе документооборота с </w:t>
      </w:r>
      <w:r w:rsidR="00AA7335" w:rsidRPr="009A16CE">
        <w:rPr>
          <w:rFonts w:ascii="Arial" w:hAnsi="Arial" w:cs="Arial"/>
          <w:lang w:eastAsia="ru-RU"/>
        </w:rPr>
        <w:t xml:space="preserve">Водоканалом РВК </w:t>
      </w:r>
      <w:r w:rsidR="000C7B8B" w:rsidRPr="009A16CE">
        <w:rPr>
          <w:rFonts w:ascii="Arial" w:hAnsi="Arial" w:cs="Arial"/>
          <w:lang w:eastAsia="ru-RU"/>
        </w:rPr>
        <w:t xml:space="preserve">взаимодействовать с </w:t>
      </w:r>
      <w:r w:rsidR="000C7B8B" w:rsidRPr="009A16CE">
        <w:rPr>
          <w:rFonts w:ascii="Arial" w:hAnsi="Arial" w:cs="Arial"/>
          <w:lang w:eastAsia="ru-RU"/>
        </w:rPr>
        <w:lastRenderedPageBreak/>
        <w:t>обслуживающими банками по вопросам установки и поддержания работоспособности ЗДБО</w:t>
      </w:r>
    </w:p>
    <w:p w14:paraId="39EAE192" w14:textId="41C1156E" w:rsidR="00717E77" w:rsidRPr="009A16CE" w:rsidRDefault="00717E77" w:rsidP="00883AC2">
      <w:pPr>
        <w:pStyle w:val="NormalRFP"/>
        <w:numPr>
          <w:ilvl w:val="0"/>
          <w:numId w:val="6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обладать знаниями, достаточными для консультирования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 функционального блока</w:t>
      </w:r>
    </w:p>
    <w:p w14:paraId="02DC7E1B" w14:textId="77777777" w:rsidR="00717E77" w:rsidRPr="009A16CE" w:rsidRDefault="00717E77" w:rsidP="00883AC2">
      <w:pPr>
        <w:pStyle w:val="NormalRFP"/>
        <w:numPr>
          <w:ilvl w:val="0"/>
          <w:numId w:val="62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актуализировать регламенты, матрицы, 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5FDE70AD" w14:textId="77777777" w:rsidR="00717E77" w:rsidRPr="009A16CE" w:rsidRDefault="00717E77" w:rsidP="005306B5">
      <w:pPr>
        <w:pStyle w:val="NormalRFP"/>
        <w:ind w:left="720" w:firstLine="0"/>
        <w:rPr>
          <w:rFonts w:ascii="Arial" w:hAnsi="Arial" w:cs="Arial"/>
        </w:rPr>
      </w:pPr>
    </w:p>
    <w:p w14:paraId="1D7C0A94" w14:textId="4E1F37A3" w:rsidR="005306B5" w:rsidRPr="009A16CE" w:rsidRDefault="003C2043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 xml:space="preserve">Сопровождение процессов по блоку </w:t>
      </w:r>
      <w:r w:rsidR="009E7DF2" w:rsidRPr="009A16CE">
        <w:rPr>
          <w:rFonts w:ascii="Arial" w:hAnsi="Arial" w:cs="Arial"/>
          <w:color w:val="auto"/>
          <w:szCs w:val="22"/>
        </w:rPr>
        <w:t>Депозиты, НСО</w:t>
      </w:r>
    </w:p>
    <w:p w14:paraId="4CC56F43" w14:textId="6D765C36" w:rsidR="003C2043" w:rsidRPr="009A16CE" w:rsidRDefault="003C2043" w:rsidP="00883AC2">
      <w:pPr>
        <w:pStyle w:val="Heading2RFP"/>
        <w:numPr>
          <w:ilvl w:val="0"/>
          <w:numId w:val="63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szCs w:val="22"/>
        </w:rPr>
        <w:t>Процессы</w:t>
      </w:r>
    </w:p>
    <w:p w14:paraId="31EC0021" w14:textId="403BE8AC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</w:t>
      </w:r>
      <w:r w:rsidR="00A517C1" w:rsidRPr="009A16CE">
        <w:rPr>
          <w:rFonts w:ascii="Arial" w:hAnsi="Arial" w:cs="Arial"/>
          <w:lang w:eastAsia="ru-RU"/>
        </w:rPr>
        <w:t>/расторжение</w:t>
      </w:r>
      <w:r w:rsidRPr="009A16CE">
        <w:rPr>
          <w:rFonts w:ascii="Arial" w:hAnsi="Arial" w:cs="Arial"/>
          <w:lang w:eastAsia="ru-RU"/>
        </w:rPr>
        <w:t xml:space="preserve"> </w:t>
      </w:r>
      <w:r w:rsidR="009E29AE" w:rsidRPr="009A16CE">
        <w:rPr>
          <w:rFonts w:ascii="Arial" w:hAnsi="Arial" w:cs="Arial"/>
          <w:lang w:eastAsia="ru-RU"/>
        </w:rPr>
        <w:t xml:space="preserve">рамочных </w:t>
      </w:r>
      <w:r w:rsidRPr="009A16CE">
        <w:rPr>
          <w:rFonts w:ascii="Arial" w:hAnsi="Arial" w:cs="Arial"/>
          <w:lang w:eastAsia="ru-RU"/>
        </w:rPr>
        <w:t>договоров о размещении депозитов, поддержании неснижаемых остатков</w:t>
      </w:r>
      <w:r w:rsidR="001A1CDD" w:rsidRPr="009A16CE">
        <w:rPr>
          <w:rFonts w:ascii="Arial" w:hAnsi="Arial" w:cs="Arial"/>
          <w:lang w:eastAsia="ru-RU"/>
        </w:rPr>
        <w:t>/минимальных неснижаемых остатков</w:t>
      </w:r>
      <w:r w:rsidR="009E7DF2" w:rsidRPr="009A16CE">
        <w:rPr>
          <w:rFonts w:ascii="Arial" w:hAnsi="Arial" w:cs="Arial"/>
          <w:lang w:eastAsia="ru-RU"/>
        </w:rPr>
        <w:t xml:space="preserve"> (НСО</w:t>
      </w:r>
      <w:r w:rsidR="001A1CDD" w:rsidRPr="009A16CE">
        <w:rPr>
          <w:rFonts w:ascii="Arial" w:hAnsi="Arial" w:cs="Arial"/>
          <w:lang w:eastAsia="ru-RU"/>
        </w:rPr>
        <w:t>/МНО</w:t>
      </w:r>
      <w:r w:rsidR="009E7DF2" w:rsidRPr="009A16CE">
        <w:rPr>
          <w:rFonts w:ascii="Arial" w:hAnsi="Arial" w:cs="Arial"/>
          <w:lang w:eastAsia="ru-RU"/>
        </w:rPr>
        <w:t>)</w:t>
      </w:r>
      <w:r w:rsidRPr="009A16CE">
        <w:rPr>
          <w:rFonts w:ascii="Arial" w:hAnsi="Arial" w:cs="Arial"/>
          <w:lang w:eastAsia="ru-RU"/>
        </w:rPr>
        <w:t xml:space="preserve">, начислении процентов на остаток денежных средств, уведомление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ins w:id="3" w:author="Меркушов Сергей Вячеславович" w:date="2026-08-04T10:00:00Z">
        <w:r w:rsidR="00630A1A" w:rsidRPr="009A16CE">
          <w:rPr>
            <w:rFonts w:ascii="Arial" w:hAnsi="Arial" w:cs="Arial"/>
            <w:lang w:eastAsia="ru-RU"/>
          </w:rPr>
          <w:t xml:space="preserve">. </w:t>
        </w:r>
      </w:ins>
      <w:r w:rsidRPr="009A16CE">
        <w:rPr>
          <w:rFonts w:ascii="Arial" w:hAnsi="Arial" w:cs="Arial"/>
          <w:lang w:eastAsia="ru-RU"/>
        </w:rPr>
        <w:t xml:space="preserve">Оформление комплектов документов для проведения корпоративно-одобрительных процедур с учетом требований </w:t>
      </w:r>
      <w:r w:rsidR="009E29AE" w:rsidRPr="009A16CE">
        <w:rPr>
          <w:rFonts w:ascii="Arial" w:hAnsi="Arial" w:cs="Arial"/>
          <w:lang w:eastAsia="ru-RU"/>
        </w:rPr>
        <w:t xml:space="preserve">Устава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ins w:id="4" w:author="Меркушов Сергей Вячеславович" w:date="2026-08-04T10:00:00Z">
        <w:r w:rsidR="00630A1A" w:rsidRPr="009A16CE">
          <w:rPr>
            <w:rFonts w:ascii="Arial" w:hAnsi="Arial" w:cs="Arial"/>
            <w:lang w:eastAsia="ru-RU"/>
          </w:rPr>
          <w:t xml:space="preserve"> </w:t>
        </w:r>
      </w:ins>
      <w:r w:rsidRPr="009A16CE">
        <w:rPr>
          <w:rFonts w:ascii="Arial" w:hAnsi="Arial" w:cs="Arial"/>
          <w:lang w:eastAsia="ru-RU"/>
        </w:rPr>
        <w:t xml:space="preserve">для </w:t>
      </w:r>
      <w:r w:rsidR="00B85C2A" w:rsidRPr="009A16CE">
        <w:rPr>
          <w:rFonts w:ascii="Arial" w:hAnsi="Arial" w:cs="Arial"/>
          <w:lang w:eastAsia="ru-RU"/>
        </w:rPr>
        <w:t>размещения депозитов и открытия депозит</w:t>
      </w:r>
      <w:r w:rsidRPr="009A16CE">
        <w:rPr>
          <w:rFonts w:ascii="Arial" w:hAnsi="Arial" w:cs="Arial"/>
          <w:lang w:eastAsia="ru-RU"/>
        </w:rPr>
        <w:t>ных счетов</w:t>
      </w:r>
    </w:p>
    <w:p w14:paraId="45CDAE75" w14:textId="77777777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Организация получения предварительных согласий кредиторов на открытие </w:t>
      </w:r>
      <w:r w:rsidR="00DE608D" w:rsidRPr="009A16CE">
        <w:rPr>
          <w:rFonts w:ascii="Arial" w:hAnsi="Arial" w:cs="Arial"/>
          <w:lang w:eastAsia="ru-RU"/>
        </w:rPr>
        <w:t xml:space="preserve">депозитных </w:t>
      </w:r>
      <w:r w:rsidRPr="009A16CE">
        <w:rPr>
          <w:rFonts w:ascii="Arial" w:hAnsi="Arial" w:cs="Arial"/>
          <w:lang w:eastAsia="ru-RU"/>
        </w:rPr>
        <w:t>счетов</w:t>
      </w:r>
    </w:p>
    <w:p w14:paraId="7EAA8861" w14:textId="42D840C9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Актуализация юридического досье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в банке и его представителей, бенефициарных владельцев</w:t>
      </w:r>
    </w:p>
    <w:p w14:paraId="6F3EF52F" w14:textId="77777777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Оформление и подписание договоров систем </w:t>
      </w:r>
      <w:r w:rsidR="00082EB2" w:rsidRPr="009A16CE">
        <w:rPr>
          <w:rFonts w:ascii="Arial" w:hAnsi="Arial" w:cs="Arial"/>
          <w:lang w:eastAsia="ru-RU"/>
        </w:rPr>
        <w:t xml:space="preserve">дополнительного </w:t>
      </w:r>
      <w:r w:rsidRPr="009A16CE">
        <w:rPr>
          <w:rFonts w:ascii="Arial" w:hAnsi="Arial" w:cs="Arial"/>
          <w:lang w:eastAsia="ru-RU"/>
        </w:rPr>
        <w:t>дистанционного банковского обслуживания (</w:t>
      </w:r>
      <w:r w:rsidR="00082EB2" w:rsidRPr="009A16CE">
        <w:rPr>
          <w:rFonts w:ascii="Arial" w:hAnsi="Arial" w:cs="Arial"/>
          <w:lang w:eastAsia="ru-RU"/>
        </w:rPr>
        <w:t>Д</w:t>
      </w:r>
      <w:r w:rsidRPr="009A16CE">
        <w:rPr>
          <w:rFonts w:ascii="Arial" w:hAnsi="Arial" w:cs="Arial"/>
          <w:lang w:eastAsia="ru-RU"/>
        </w:rPr>
        <w:t>ДБО)</w:t>
      </w:r>
    </w:p>
    <w:p w14:paraId="5D510754" w14:textId="77777777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Организация и обеспечение работоспособности систем </w:t>
      </w:r>
      <w:r w:rsidR="00082EB2" w:rsidRPr="009A16CE">
        <w:rPr>
          <w:rFonts w:ascii="Arial" w:hAnsi="Arial" w:cs="Arial"/>
          <w:lang w:eastAsia="ru-RU"/>
        </w:rPr>
        <w:t>Д</w:t>
      </w:r>
      <w:r w:rsidRPr="009A16CE">
        <w:rPr>
          <w:rFonts w:ascii="Arial" w:hAnsi="Arial" w:cs="Arial"/>
          <w:lang w:eastAsia="ru-RU"/>
        </w:rPr>
        <w:t>ДБО</w:t>
      </w:r>
    </w:p>
    <w:p w14:paraId="08931A14" w14:textId="77777777" w:rsidR="003C2043" w:rsidRPr="009A16CE" w:rsidRDefault="003C2043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Установка</w:t>
      </w:r>
      <w:r w:rsidR="00BB7776" w:rsidRPr="009A16CE">
        <w:rPr>
          <w:rFonts w:ascii="Arial" w:hAnsi="Arial" w:cs="Arial"/>
          <w:lang w:eastAsia="ru-RU"/>
        </w:rPr>
        <w:t xml:space="preserve"> и обновление </w:t>
      </w:r>
      <w:r w:rsidRPr="009A16CE">
        <w:rPr>
          <w:rFonts w:ascii="Arial" w:hAnsi="Arial" w:cs="Arial"/>
          <w:lang w:eastAsia="ru-RU"/>
        </w:rPr>
        <w:t>ПО, активация ключей и генерация сертификатов ключей подписи</w:t>
      </w:r>
    </w:p>
    <w:p w14:paraId="0178AD80" w14:textId="48BF3C34" w:rsidR="001A1CDD" w:rsidRPr="009A16CE" w:rsidRDefault="001A1CDD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Контроль остатков денежных средств на счетах, достаточных для поддержания НСО/МНО</w:t>
      </w:r>
      <w:r w:rsidR="000C0534" w:rsidRPr="009A16CE">
        <w:rPr>
          <w:rFonts w:ascii="Arial" w:hAnsi="Arial" w:cs="Arial"/>
          <w:lang w:eastAsia="ru-RU"/>
        </w:rPr>
        <w:t xml:space="preserve">, уведомление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ins w:id="5" w:author="Меркушов Сергей Вячеславович" w:date="2026-08-04T10:01:00Z">
        <w:r w:rsidR="00630A1A" w:rsidRPr="009A16CE">
          <w:rPr>
            <w:rFonts w:ascii="Arial" w:hAnsi="Arial" w:cs="Arial"/>
            <w:lang w:eastAsia="ru-RU"/>
          </w:rPr>
          <w:t xml:space="preserve">. </w:t>
        </w:r>
      </w:ins>
      <w:r w:rsidR="000C0534" w:rsidRPr="009A16CE">
        <w:rPr>
          <w:rFonts w:ascii="Arial" w:hAnsi="Arial" w:cs="Arial"/>
          <w:lang w:eastAsia="ru-RU"/>
        </w:rPr>
        <w:t>Запрос котировок по размещаемым депозитам в обслуживающих банках</w:t>
      </w:r>
    </w:p>
    <w:p w14:paraId="01EE0E49" w14:textId="2AD90CC0" w:rsidR="004A501D" w:rsidRPr="009A16CE" w:rsidRDefault="000C0534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Подготовка сравнительных условий по размещаемым депозитам, </w:t>
      </w:r>
      <w:r w:rsidR="004A501D" w:rsidRPr="009A16CE">
        <w:rPr>
          <w:rFonts w:ascii="Arial" w:hAnsi="Arial" w:cs="Arial"/>
          <w:lang w:eastAsia="ru-RU"/>
        </w:rPr>
        <w:t xml:space="preserve">в том числе с учетом ограничений корпоративно-одобрительной документации, </w:t>
      </w:r>
      <w:r w:rsidRPr="009A16CE">
        <w:rPr>
          <w:rFonts w:ascii="Arial" w:hAnsi="Arial" w:cs="Arial"/>
          <w:lang w:eastAsia="ru-RU"/>
        </w:rPr>
        <w:t xml:space="preserve">согласование </w:t>
      </w:r>
      <w:r w:rsidR="004A501D" w:rsidRPr="009A16CE">
        <w:rPr>
          <w:rFonts w:ascii="Arial" w:hAnsi="Arial" w:cs="Arial"/>
          <w:lang w:eastAsia="ru-RU"/>
        </w:rPr>
        <w:t xml:space="preserve">условий размещения </w:t>
      </w:r>
      <w:r w:rsidRPr="009A16CE">
        <w:rPr>
          <w:rFonts w:ascii="Arial" w:hAnsi="Arial" w:cs="Arial"/>
          <w:lang w:eastAsia="ru-RU"/>
        </w:rPr>
        <w:t xml:space="preserve">с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ins w:id="6" w:author="Меркушов Сергей Вячеславович" w:date="2026-08-04T10:01:00Z">
        <w:r w:rsidR="00630A1A" w:rsidRPr="009A16CE">
          <w:rPr>
            <w:rFonts w:ascii="Arial" w:hAnsi="Arial" w:cs="Arial"/>
            <w:lang w:eastAsia="ru-RU"/>
          </w:rPr>
          <w:t xml:space="preserve">. </w:t>
        </w:r>
      </w:ins>
      <w:r w:rsidR="004A501D" w:rsidRPr="009A16CE">
        <w:rPr>
          <w:rFonts w:ascii="Arial" w:hAnsi="Arial" w:cs="Arial"/>
          <w:lang w:eastAsia="ru-RU"/>
        </w:rPr>
        <w:t>Заключение</w:t>
      </w:r>
      <w:r w:rsidR="00DA1E57" w:rsidRPr="009A16CE">
        <w:rPr>
          <w:rFonts w:ascii="Arial" w:hAnsi="Arial" w:cs="Arial"/>
          <w:lang w:eastAsia="ru-RU"/>
        </w:rPr>
        <w:t>/расторжение</w:t>
      </w:r>
      <w:r w:rsidR="004A501D" w:rsidRPr="009A16CE">
        <w:rPr>
          <w:rFonts w:ascii="Arial" w:hAnsi="Arial" w:cs="Arial"/>
          <w:lang w:eastAsia="ru-RU"/>
        </w:rPr>
        <w:t xml:space="preserve"> сделок по размещению депозитов, поддержанию НСО/МНО</w:t>
      </w:r>
    </w:p>
    <w:p w14:paraId="24A6AF65" w14:textId="77777777" w:rsidR="004A501D" w:rsidRPr="009A16CE" w:rsidRDefault="004A501D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Заведение депозитных сделок и депозитных счетов в учетных системах</w:t>
      </w:r>
    </w:p>
    <w:p w14:paraId="00636891" w14:textId="5EDEBDDD" w:rsidR="004A501D" w:rsidRPr="009A16CE" w:rsidRDefault="004A501D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Ведение депозитного портфеля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ins w:id="7" w:author="Меркушов Сергей Вячеславович" w:date="2026-08-04T10:01:00Z">
        <w:r w:rsidR="00630A1A" w:rsidRPr="009A16CE">
          <w:rPr>
            <w:rFonts w:ascii="Arial" w:hAnsi="Arial" w:cs="Arial"/>
            <w:lang w:eastAsia="ru-RU"/>
          </w:rPr>
          <w:t xml:space="preserve">. </w:t>
        </w:r>
      </w:ins>
      <w:r w:rsidRPr="009A16CE">
        <w:rPr>
          <w:rFonts w:ascii="Arial" w:hAnsi="Arial" w:cs="Arial"/>
          <w:lang w:eastAsia="ru-RU"/>
        </w:rPr>
        <w:t>Ведение консолидированного депозитного портфеля по Группе компаний</w:t>
      </w:r>
    </w:p>
    <w:p w14:paraId="00AF3931" w14:textId="77777777" w:rsidR="0053270A" w:rsidRPr="009A16CE" w:rsidRDefault="0053270A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средневзвешенной процентной ставки по депозитам</w:t>
      </w:r>
    </w:p>
    <w:p w14:paraId="5D31B29A" w14:textId="77777777" w:rsidR="001D5490" w:rsidRPr="009A16CE" w:rsidRDefault="001D5490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Получение выписок по депозитным счетам, загрузка в учетные системы</w:t>
      </w:r>
    </w:p>
    <w:p w14:paraId="569DAB70" w14:textId="77777777" w:rsidR="001D5490" w:rsidRPr="009A16CE" w:rsidRDefault="001D5490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Расчет процентов по депозитам, НСО/МНО, процентам на остаток денежных средств</w:t>
      </w:r>
    </w:p>
    <w:p w14:paraId="79C6DB4C" w14:textId="77777777" w:rsidR="001D5490" w:rsidRPr="009A16CE" w:rsidRDefault="001D5490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Передача расчета процентов и подтверждающих документов для отражения в бухгалтерском учете</w:t>
      </w:r>
    </w:p>
    <w:p w14:paraId="5CD7FD3A" w14:textId="77777777" w:rsidR="009606ED" w:rsidRPr="009A16CE" w:rsidRDefault="009606ED" w:rsidP="00883AC2">
      <w:pPr>
        <w:pStyle w:val="NormalRFP"/>
        <w:numPr>
          <w:ilvl w:val="0"/>
          <w:numId w:val="64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Инвентаризация и сверка с банками остатков на депозитных счетах</w:t>
      </w:r>
    </w:p>
    <w:p w14:paraId="670A3851" w14:textId="78374599" w:rsidR="003A297A" w:rsidRPr="009A16CE" w:rsidRDefault="000520BF" w:rsidP="003A297A">
      <w:pPr>
        <w:pStyle w:val="NormalRFP"/>
        <w:ind w:left="502" w:firstLine="0"/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Подготовка справок и предоставление документов в рамках проводимых аудиторских (РСБУ, МСФО) проверок в рамках выполнения процессов по функциональному блоку</w:t>
      </w:r>
    </w:p>
    <w:p w14:paraId="6483D9A0" w14:textId="77777777" w:rsidR="001D5490" w:rsidRPr="009A16CE" w:rsidRDefault="001D5490" w:rsidP="003A297A">
      <w:pPr>
        <w:pStyle w:val="NormalRFP"/>
        <w:ind w:left="502" w:firstLine="0"/>
        <w:rPr>
          <w:rFonts w:ascii="Arial" w:hAnsi="Arial" w:cs="Arial"/>
          <w:lang w:eastAsia="ru-RU"/>
        </w:rPr>
      </w:pPr>
    </w:p>
    <w:p w14:paraId="3140CB35" w14:textId="58B89ADE" w:rsidR="003C2043" w:rsidRPr="009A16CE" w:rsidRDefault="003C2043" w:rsidP="00883AC2">
      <w:pPr>
        <w:pStyle w:val="a3"/>
        <w:numPr>
          <w:ilvl w:val="0"/>
          <w:numId w:val="63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1DC0824E" w14:textId="77777777" w:rsidR="003C2043" w:rsidRPr="009A16CE" w:rsidRDefault="003C2043" w:rsidP="003C2043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lastRenderedPageBreak/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7D5399D6" w14:textId="77777777" w:rsidR="003C2043" w:rsidRPr="009A16CE" w:rsidRDefault="003C2043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0B41AD18" w14:textId="77777777" w:rsidR="003C2043" w:rsidRPr="009A16CE" w:rsidRDefault="003C2043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обеспечивать работоспособность систем </w:t>
      </w:r>
      <w:r w:rsidR="001B54EC" w:rsidRPr="009A16CE">
        <w:rPr>
          <w:rFonts w:ascii="Arial" w:hAnsi="Arial" w:cs="Arial"/>
          <w:lang w:eastAsia="ru-RU"/>
        </w:rPr>
        <w:t>Д</w:t>
      </w:r>
      <w:r w:rsidRPr="009A16CE">
        <w:rPr>
          <w:rFonts w:ascii="Arial" w:hAnsi="Arial" w:cs="Arial"/>
          <w:lang w:eastAsia="ru-RU"/>
        </w:rPr>
        <w:t>ДБО</w:t>
      </w:r>
    </w:p>
    <w:p w14:paraId="3FC015C9" w14:textId="5A820FCD" w:rsidR="003C2043" w:rsidRPr="009A16CE" w:rsidRDefault="00CA7E4B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согласовывать направляемые в банки документы данного функционального блока в системе документооборота с </w:t>
      </w:r>
      <w:r w:rsidR="00AA7335" w:rsidRPr="009A16CE">
        <w:rPr>
          <w:rFonts w:ascii="Arial" w:hAnsi="Arial" w:cs="Arial"/>
          <w:lang w:eastAsia="ru-RU"/>
        </w:rPr>
        <w:t>Водоканалом РВК</w:t>
      </w:r>
      <w:ins w:id="8" w:author="Меркушов Сергей Вячеславович" w:date="2026-08-04T10:02:00Z">
        <w:r w:rsidR="00630A1A" w:rsidRPr="009A16CE">
          <w:rPr>
            <w:rFonts w:ascii="Arial" w:hAnsi="Arial" w:cs="Arial"/>
            <w:lang w:eastAsia="ru-RU"/>
          </w:rPr>
          <w:t xml:space="preserve">, </w:t>
        </w:r>
      </w:ins>
      <w:r w:rsidR="003C2043" w:rsidRPr="009A16CE">
        <w:rPr>
          <w:rFonts w:ascii="Arial" w:hAnsi="Arial" w:cs="Arial"/>
          <w:lang w:eastAsia="ru-RU"/>
        </w:rPr>
        <w:t>взаимодействовать с обс</w:t>
      </w:r>
      <w:r w:rsidR="001B54EC" w:rsidRPr="009A16CE">
        <w:rPr>
          <w:rFonts w:ascii="Arial" w:hAnsi="Arial" w:cs="Arial"/>
          <w:lang w:eastAsia="ru-RU"/>
        </w:rPr>
        <w:t>луживающими банками по выполнению процессов функционального блока</w:t>
      </w:r>
    </w:p>
    <w:p w14:paraId="4710A8D8" w14:textId="77777777" w:rsidR="003C2043" w:rsidRPr="009A16CE" w:rsidRDefault="003C2043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соблюдать ограничительные условия учредительной, корпоративно-одобрительной, кредитной документации</w:t>
      </w:r>
    </w:p>
    <w:p w14:paraId="652A44BA" w14:textId="77777777" w:rsidR="009E29AE" w:rsidRPr="009A16CE" w:rsidRDefault="009E29AE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знать принципы начисления процентов по размещаемым депозитам, НСО/МНО, процентам на остаток</w:t>
      </w:r>
    </w:p>
    <w:p w14:paraId="219B80BE" w14:textId="662EC72B" w:rsidR="003C2043" w:rsidRPr="009A16CE" w:rsidRDefault="003C2043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обладать знаниями, достаточными для консультирования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 функционального блока</w:t>
      </w:r>
    </w:p>
    <w:p w14:paraId="49F1B11B" w14:textId="75B8AFA2" w:rsidR="00611AEC" w:rsidRPr="009A16CE" w:rsidRDefault="003C2043" w:rsidP="00883AC2">
      <w:pPr>
        <w:pStyle w:val="NormalRFP"/>
        <w:numPr>
          <w:ilvl w:val="0"/>
          <w:numId w:val="65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актуализировать регламенты, матрицы, инструкции,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58243AF7" w14:textId="77777777" w:rsidR="00ED64C6" w:rsidRPr="009A16CE" w:rsidRDefault="00ED64C6" w:rsidP="007B6F4B">
      <w:pPr>
        <w:pStyle w:val="NormalRFP"/>
        <w:rPr>
          <w:rFonts w:ascii="Arial" w:hAnsi="Arial" w:cs="Arial"/>
        </w:rPr>
      </w:pPr>
    </w:p>
    <w:p w14:paraId="020FB101" w14:textId="4171924F" w:rsidR="00B8212D" w:rsidRPr="009A16CE" w:rsidRDefault="00ED64C6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Сопровождение процессов по блоку Займы, кредиты, банковские гарантии</w:t>
      </w:r>
    </w:p>
    <w:p w14:paraId="1C06C913" w14:textId="52B4A256" w:rsidR="00ED64C6" w:rsidRPr="009A16CE" w:rsidRDefault="00ED64C6" w:rsidP="00883AC2">
      <w:pPr>
        <w:pStyle w:val="Heading2RFP"/>
        <w:numPr>
          <w:ilvl w:val="4"/>
          <w:numId w:val="30"/>
        </w:numPr>
        <w:jc w:val="left"/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szCs w:val="22"/>
        </w:rPr>
        <w:t>Процессы</w:t>
      </w:r>
    </w:p>
    <w:p w14:paraId="4B5CAF5A" w14:textId="77777777" w:rsidR="00ED64C6" w:rsidRPr="009A16CE" w:rsidRDefault="00957668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Подготовка и предоставление полных комплектов документов на этапе проработки условий финансирования с кредиторами</w:t>
      </w:r>
    </w:p>
    <w:p w14:paraId="3DBFDFAF" w14:textId="77777777" w:rsidR="00F673AE" w:rsidRPr="009A16CE" w:rsidRDefault="00F673AE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</w:t>
      </w:r>
      <w:r w:rsidR="00F04B83" w:rsidRPr="009A16CE">
        <w:rPr>
          <w:rFonts w:ascii="Arial" w:hAnsi="Arial" w:cs="Arial"/>
          <w:lang w:eastAsia="ru-RU"/>
        </w:rPr>
        <w:t>формление комплектов документов, инициирование вопросов для проведения тендерных процедур по заключаемым сделкам</w:t>
      </w:r>
      <w:r w:rsidR="00277310" w:rsidRPr="009A16CE">
        <w:rPr>
          <w:rFonts w:ascii="Arial" w:hAnsi="Arial" w:cs="Arial"/>
          <w:lang w:eastAsia="ru-RU"/>
        </w:rPr>
        <w:t xml:space="preserve"> финансирования</w:t>
      </w:r>
      <w:r w:rsidR="004160EC" w:rsidRPr="009A16CE">
        <w:rPr>
          <w:rFonts w:ascii="Arial" w:hAnsi="Arial" w:cs="Arial"/>
          <w:lang w:eastAsia="ru-RU"/>
        </w:rPr>
        <w:t xml:space="preserve"> и обеспечительным сделкам</w:t>
      </w:r>
    </w:p>
    <w:p w14:paraId="04F4FF6A" w14:textId="77777777" w:rsidR="004160EC" w:rsidRPr="009A16CE" w:rsidRDefault="00F04B83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Оформление комплектов документов, инициирование вопросов </w:t>
      </w:r>
      <w:r w:rsidR="00ED64C6" w:rsidRPr="009A16CE">
        <w:rPr>
          <w:rFonts w:ascii="Arial" w:hAnsi="Arial" w:cs="Arial"/>
          <w:lang w:eastAsia="ru-RU"/>
        </w:rPr>
        <w:t>для проведения корпоративно-одобрительных процедур</w:t>
      </w:r>
      <w:r w:rsidR="00FE698B" w:rsidRPr="009A16CE">
        <w:rPr>
          <w:rFonts w:ascii="Arial" w:hAnsi="Arial" w:cs="Arial"/>
          <w:lang w:eastAsia="ru-RU"/>
        </w:rPr>
        <w:t xml:space="preserve"> </w:t>
      </w:r>
      <w:r w:rsidR="00ED64C6" w:rsidRPr="009A16CE">
        <w:rPr>
          <w:rFonts w:ascii="Arial" w:hAnsi="Arial" w:cs="Arial"/>
          <w:lang w:eastAsia="ru-RU"/>
        </w:rPr>
        <w:t xml:space="preserve">с учетом требований </w:t>
      </w:r>
      <w:r w:rsidR="009E29AE" w:rsidRPr="009A16CE">
        <w:rPr>
          <w:rFonts w:ascii="Arial" w:hAnsi="Arial" w:cs="Arial"/>
          <w:lang w:eastAsia="ru-RU"/>
        </w:rPr>
        <w:t>Устава Заказчика</w:t>
      </w:r>
      <w:r w:rsidR="00ED64C6" w:rsidRPr="009A16CE">
        <w:rPr>
          <w:rFonts w:ascii="Arial" w:hAnsi="Arial" w:cs="Arial"/>
          <w:lang w:eastAsia="ru-RU"/>
        </w:rPr>
        <w:t xml:space="preserve"> для </w:t>
      </w:r>
      <w:r w:rsidR="00F673AE" w:rsidRPr="009A16CE">
        <w:rPr>
          <w:rFonts w:ascii="Arial" w:hAnsi="Arial" w:cs="Arial"/>
          <w:lang w:eastAsia="ru-RU"/>
        </w:rPr>
        <w:t>заключения сделок</w:t>
      </w:r>
      <w:r w:rsidR="00277310" w:rsidRPr="009A16CE">
        <w:rPr>
          <w:rFonts w:ascii="Arial" w:hAnsi="Arial" w:cs="Arial"/>
          <w:lang w:eastAsia="ru-RU"/>
        </w:rPr>
        <w:t xml:space="preserve"> финансирования</w:t>
      </w:r>
      <w:r w:rsidR="004160EC" w:rsidRPr="009A16CE">
        <w:rPr>
          <w:rFonts w:ascii="Arial" w:hAnsi="Arial" w:cs="Arial"/>
          <w:lang w:eastAsia="ru-RU"/>
        </w:rPr>
        <w:t xml:space="preserve"> и обеспечительны</w:t>
      </w:r>
      <w:r w:rsidR="009606ED" w:rsidRPr="009A16CE">
        <w:rPr>
          <w:rFonts w:ascii="Arial" w:hAnsi="Arial" w:cs="Arial"/>
          <w:lang w:eastAsia="ru-RU"/>
        </w:rPr>
        <w:t>х</w:t>
      </w:r>
      <w:r w:rsidR="004160EC" w:rsidRPr="009A16CE">
        <w:rPr>
          <w:rFonts w:ascii="Arial" w:hAnsi="Arial" w:cs="Arial"/>
          <w:lang w:eastAsia="ru-RU"/>
        </w:rPr>
        <w:t xml:space="preserve"> сдел</w:t>
      </w:r>
      <w:r w:rsidR="009606ED" w:rsidRPr="009A16CE">
        <w:rPr>
          <w:rFonts w:ascii="Arial" w:hAnsi="Arial" w:cs="Arial"/>
          <w:lang w:eastAsia="ru-RU"/>
        </w:rPr>
        <w:t>ок</w:t>
      </w:r>
    </w:p>
    <w:p w14:paraId="45F739E2" w14:textId="77777777" w:rsidR="004160EC" w:rsidRPr="009A16CE" w:rsidRDefault="00ED64C6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Организация получения предварительных согласий кредиторов на </w:t>
      </w:r>
      <w:r w:rsidR="007F127C" w:rsidRPr="009A16CE">
        <w:rPr>
          <w:rFonts w:ascii="Arial" w:hAnsi="Arial" w:cs="Arial"/>
          <w:lang w:eastAsia="ru-RU"/>
        </w:rPr>
        <w:t>заключение сделок</w:t>
      </w:r>
      <w:r w:rsidR="00277310" w:rsidRPr="009A16CE">
        <w:rPr>
          <w:rFonts w:ascii="Arial" w:hAnsi="Arial" w:cs="Arial"/>
          <w:lang w:eastAsia="ru-RU"/>
        </w:rPr>
        <w:t xml:space="preserve"> финансирования</w:t>
      </w:r>
      <w:r w:rsidR="004160EC" w:rsidRPr="009A16CE">
        <w:rPr>
          <w:rFonts w:ascii="Arial" w:hAnsi="Arial" w:cs="Arial"/>
          <w:lang w:eastAsia="ru-RU"/>
        </w:rPr>
        <w:t xml:space="preserve"> и обеспечительных сделок</w:t>
      </w:r>
    </w:p>
    <w:p w14:paraId="38746BAB" w14:textId="77777777" w:rsidR="007F127C" w:rsidRPr="009A16CE" w:rsidRDefault="007F127C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Заключение/расторжение сделок, внесение изменений</w:t>
      </w:r>
    </w:p>
    <w:p w14:paraId="65534D6B" w14:textId="0D20C8ED" w:rsidR="00741361" w:rsidRPr="009A16CE" w:rsidRDefault="00741361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Уведомление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и кредиторов о заключении/расторжении сделок, внесении изменений</w:t>
      </w:r>
    </w:p>
    <w:p w14:paraId="47CDFAF4" w14:textId="77777777" w:rsidR="00741361" w:rsidRPr="009A16CE" w:rsidRDefault="00741361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Организация выдачи/погашения займов, кредитов, банковских гарантий, аккредитивов</w:t>
      </w:r>
    </w:p>
    <w:p w14:paraId="442150DC" w14:textId="77777777" w:rsidR="00D51ADD" w:rsidRPr="009A16CE" w:rsidRDefault="00D51AD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Запрос котировок по </w:t>
      </w:r>
      <w:r w:rsidR="000F0ED4" w:rsidRPr="009A16CE">
        <w:rPr>
          <w:rFonts w:ascii="Arial" w:hAnsi="Arial" w:cs="Arial"/>
          <w:lang w:eastAsia="ru-RU"/>
        </w:rPr>
        <w:t>получаемым кредитам, займам, банковским гарантиям, аккредитивам</w:t>
      </w:r>
      <w:r w:rsidRPr="009A16CE">
        <w:rPr>
          <w:rFonts w:ascii="Arial" w:hAnsi="Arial" w:cs="Arial"/>
          <w:lang w:eastAsia="ru-RU"/>
        </w:rPr>
        <w:t xml:space="preserve"> в обслуживающих банках</w:t>
      </w:r>
    </w:p>
    <w:p w14:paraId="4D27E92E" w14:textId="77777777" w:rsidR="00D51ADD" w:rsidRPr="009A16CE" w:rsidRDefault="00D51AD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Подготовка сравнительных условий по </w:t>
      </w:r>
      <w:r w:rsidR="000F0ED4" w:rsidRPr="009A16CE">
        <w:rPr>
          <w:rFonts w:ascii="Arial" w:hAnsi="Arial" w:cs="Arial"/>
          <w:lang w:eastAsia="ru-RU"/>
        </w:rPr>
        <w:t>получаемым кредитам, займам, банковским гарантиям, аккредитивам</w:t>
      </w:r>
      <w:r w:rsidRPr="009A16CE">
        <w:rPr>
          <w:rFonts w:ascii="Arial" w:hAnsi="Arial" w:cs="Arial"/>
          <w:lang w:eastAsia="ru-RU"/>
        </w:rPr>
        <w:t xml:space="preserve">, в том числе с учетом ограничений корпоративно-одобрительной документации, согласование условий с </w:t>
      </w:r>
      <w:r w:rsidR="00923AEA" w:rsidRPr="009A16CE">
        <w:rPr>
          <w:rFonts w:ascii="Arial" w:hAnsi="Arial" w:cs="Arial"/>
          <w:lang w:eastAsia="ru-RU"/>
        </w:rPr>
        <w:t>Заказчик</w:t>
      </w:r>
      <w:r w:rsidRPr="009A16CE">
        <w:rPr>
          <w:rFonts w:ascii="Arial" w:hAnsi="Arial" w:cs="Arial"/>
          <w:lang w:eastAsia="ru-RU"/>
        </w:rPr>
        <w:t>ом</w:t>
      </w:r>
    </w:p>
    <w:p w14:paraId="0F295AB6" w14:textId="77777777" w:rsidR="00D010B3" w:rsidRPr="009A16CE" w:rsidRDefault="00D010B3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Подтверждение кредиторам целевого использования привлеченных </w:t>
      </w:r>
      <w:r w:rsidR="00923AEA" w:rsidRPr="009A16CE">
        <w:rPr>
          <w:rFonts w:ascii="Arial" w:hAnsi="Arial" w:cs="Arial"/>
          <w:lang w:eastAsia="ru-RU"/>
        </w:rPr>
        <w:t>Заказчик</w:t>
      </w:r>
      <w:r w:rsidRPr="009A16CE">
        <w:rPr>
          <w:rFonts w:ascii="Arial" w:hAnsi="Arial" w:cs="Arial"/>
          <w:lang w:eastAsia="ru-RU"/>
        </w:rPr>
        <w:t xml:space="preserve">ом средств </w:t>
      </w:r>
    </w:p>
    <w:p w14:paraId="4089B928" w14:textId="77777777" w:rsidR="00E80EA7" w:rsidRPr="009A16CE" w:rsidRDefault="00E80EA7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единой базы кредитных и обеспечительных договоров, договоров займа, банковских гарантий, аккредитивов</w:t>
      </w:r>
    </w:p>
    <w:p w14:paraId="7E91007B" w14:textId="5C477251" w:rsidR="00D51ADD" w:rsidRPr="009A16CE" w:rsidRDefault="00D51AD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Ведение портфеля </w:t>
      </w:r>
      <w:r w:rsidR="00EF6821" w:rsidRPr="009A16CE">
        <w:rPr>
          <w:rFonts w:ascii="Arial" w:hAnsi="Arial" w:cs="Arial"/>
          <w:lang w:eastAsia="ru-RU"/>
        </w:rPr>
        <w:t xml:space="preserve">заимствований и гарантий </w:t>
      </w:r>
      <w:r w:rsidR="00AA7335" w:rsidRPr="009A16CE">
        <w:rPr>
          <w:rFonts w:ascii="Arial" w:hAnsi="Arial" w:cs="Arial"/>
          <w:lang w:eastAsia="ru-RU"/>
        </w:rPr>
        <w:t>Водоканала РВК</w:t>
      </w:r>
    </w:p>
    <w:p w14:paraId="1BCC5D6E" w14:textId="77777777" w:rsidR="006A48FC" w:rsidRPr="009A16CE" w:rsidRDefault="006A48FC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Ведение </w:t>
      </w:r>
      <w:r w:rsidR="002340B2" w:rsidRPr="009A16CE">
        <w:rPr>
          <w:rFonts w:ascii="Arial" w:hAnsi="Arial" w:cs="Arial"/>
          <w:lang w:eastAsia="ru-RU"/>
        </w:rPr>
        <w:t xml:space="preserve">и корректировка стоимости </w:t>
      </w:r>
      <w:r w:rsidRPr="009A16CE">
        <w:rPr>
          <w:rFonts w:ascii="Arial" w:hAnsi="Arial" w:cs="Arial"/>
          <w:lang w:eastAsia="ru-RU"/>
        </w:rPr>
        <w:t xml:space="preserve">портфеля забалансовых обязательств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B30053" w:rsidRPr="009A16CE">
        <w:rPr>
          <w:rFonts w:ascii="Arial" w:hAnsi="Arial" w:cs="Arial"/>
          <w:lang w:eastAsia="ru-RU"/>
        </w:rPr>
        <w:t>а</w:t>
      </w:r>
      <w:r w:rsidRPr="009A16CE">
        <w:rPr>
          <w:rFonts w:ascii="Arial" w:hAnsi="Arial" w:cs="Arial"/>
          <w:lang w:eastAsia="ru-RU"/>
        </w:rPr>
        <w:t xml:space="preserve"> и передача для отражения в бухгалтерском учете</w:t>
      </w:r>
    </w:p>
    <w:p w14:paraId="0A290A6C" w14:textId="77777777" w:rsidR="00D51ADD" w:rsidRPr="009A16CE" w:rsidRDefault="00EF6821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Ведение консолидированного креди</w:t>
      </w:r>
      <w:r w:rsidR="00D51ADD" w:rsidRPr="009A16CE">
        <w:rPr>
          <w:rFonts w:ascii="Arial" w:hAnsi="Arial" w:cs="Arial"/>
          <w:lang w:eastAsia="ru-RU"/>
        </w:rPr>
        <w:t>тного портфеля</w:t>
      </w:r>
      <w:r w:rsidRPr="009A16CE">
        <w:rPr>
          <w:rFonts w:ascii="Arial" w:hAnsi="Arial" w:cs="Arial"/>
          <w:lang w:eastAsia="ru-RU"/>
        </w:rPr>
        <w:t xml:space="preserve"> и портфеля гарантий</w:t>
      </w:r>
      <w:r w:rsidR="00D51ADD" w:rsidRPr="009A16CE">
        <w:rPr>
          <w:rFonts w:ascii="Arial" w:hAnsi="Arial" w:cs="Arial"/>
          <w:lang w:eastAsia="ru-RU"/>
        </w:rPr>
        <w:t xml:space="preserve"> по Группе компаний</w:t>
      </w:r>
    </w:p>
    <w:p w14:paraId="63819352" w14:textId="7316473D" w:rsidR="00895EC2" w:rsidRPr="009A16CE" w:rsidRDefault="00895EC2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Контроль объемов и сроков доступности лимитов кредитования, лимитов гарантий</w:t>
      </w:r>
      <w:r w:rsidR="004E5885" w:rsidRPr="009A16CE">
        <w:rPr>
          <w:rFonts w:ascii="Arial" w:hAnsi="Arial" w:cs="Arial"/>
          <w:lang w:eastAsia="ru-RU"/>
        </w:rPr>
        <w:t xml:space="preserve"> </w:t>
      </w:r>
    </w:p>
    <w:p w14:paraId="7CFD9291" w14:textId="38B7F043" w:rsidR="00131906" w:rsidRPr="009A16CE" w:rsidRDefault="00EF6821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Ведение графиков платежей по осно</w:t>
      </w:r>
      <w:r w:rsidR="00131906" w:rsidRPr="009A16CE">
        <w:rPr>
          <w:rFonts w:ascii="Arial" w:hAnsi="Arial" w:cs="Arial"/>
          <w:lang w:eastAsia="ru-RU"/>
        </w:rPr>
        <w:t>вному долгу, процентам, комиссиям, контроль за своевременным исполнением обязательств</w:t>
      </w:r>
      <w:r w:rsidR="009606ED" w:rsidRPr="009A16CE">
        <w:rPr>
          <w:rFonts w:ascii="Arial" w:hAnsi="Arial" w:cs="Arial"/>
          <w:lang w:eastAsia="ru-RU"/>
        </w:rPr>
        <w:t xml:space="preserve"> </w:t>
      </w:r>
      <w:r w:rsidR="00AA7335" w:rsidRPr="009A16CE">
        <w:rPr>
          <w:rFonts w:ascii="Arial" w:hAnsi="Arial" w:cs="Arial"/>
          <w:lang w:eastAsia="ru-RU"/>
        </w:rPr>
        <w:t>Водоканалом РВК</w:t>
      </w:r>
    </w:p>
    <w:p w14:paraId="26ECC674" w14:textId="77777777" w:rsidR="00D51ADD" w:rsidRPr="009A16CE" w:rsidRDefault="00D51AD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Расчет средневзвешенной процентной ставки по </w:t>
      </w:r>
      <w:r w:rsidR="00EF6821" w:rsidRPr="009A16CE">
        <w:rPr>
          <w:rFonts w:ascii="Arial" w:hAnsi="Arial" w:cs="Arial"/>
          <w:lang w:eastAsia="ru-RU"/>
        </w:rPr>
        <w:t>кредитам и займам</w:t>
      </w:r>
    </w:p>
    <w:p w14:paraId="64861AB1" w14:textId="77777777" w:rsidR="00D51ADD" w:rsidRPr="009A16CE" w:rsidRDefault="00D51AD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Расчет процентов по </w:t>
      </w:r>
      <w:r w:rsidR="005F0718" w:rsidRPr="009A16CE">
        <w:rPr>
          <w:rFonts w:ascii="Arial" w:hAnsi="Arial" w:cs="Arial"/>
          <w:lang w:eastAsia="ru-RU"/>
        </w:rPr>
        <w:t>кредитам, займам</w:t>
      </w:r>
      <w:r w:rsidR="00D83690" w:rsidRPr="009A16CE">
        <w:rPr>
          <w:rFonts w:ascii="Arial" w:hAnsi="Arial" w:cs="Arial"/>
          <w:lang w:eastAsia="ru-RU"/>
        </w:rPr>
        <w:t>, в том числе</w:t>
      </w:r>
      <w:r w:rsidR="00FE698B" w:rsidRPr="009A16CE">
        <w:rPr>
          <w:rFonts w:ascii="Arial" w:hAnsi="Arial" w:cs="Arial"/>
          <w:lang w:eastAsia="ru-RU"/>
        </w:rPr>
        <w:t xml:space="preserve"> </w:t>
      </w:r>
      <w:r w:rsidR="00D83690" w:rsidRPr="009A16CE">
        <w:rPr>
          <w:rFonts w:ascii="Arial" w:hAnsi="Arial" w:cs="Arial"/>
          <w:lang w:eastAsia="ru-RU"/>
        </w:rPr>
        <w:t xml:space="preserve">в разрезе по </w:t>
      </w:r>
      <w:r w:rsidR="004160EC" w:rsidRPr="009A16CE">
        <w:rPr>
          <w:rFonts w:ascii="Arial" w:hAnsi="Arial" w:cs="Arial"/>
          <w:lang w:eastAsia="ru-RU"/>
        </w:rPr>
        <w:t xml:space="preserve">проектам и </w:t>
      </w:r>
      <w:r w:rsidR="00D83690" w:rsidRPr="009A16CE">
        <w:rPr>
          <w:rFonts w:ascii="Arial" w:hAnsi="Arial" w:cs="Arial"/>
          <w:lang w:eastAsia="ru-RU"/>
        </w:rPr>
        <w:t>объектам инвестиционной программы</w:t>
      </w:r>
      <w:r w:rsidR="005F0718" w:rsidRPr="009A16CE">
        <w:rPr>
          <w:rFonts w:ascii="Arial" w:hAnsi="Arial" w:cs="Arial"/>
          <w:lang w:eastAsia="ru-RU"/>
        </w:rPr>
        <w:t xml:space="preserve"> и п</w:t>
      </w:r>
      <w:r w:rsidRPr="009A16CE">
        <w:rPr>
          <w:rFonts w:ascii="Arial" w:hAnsi="Arial" w:cs="Arial"/>
          <w:lang w:eastAsia="ru-RU"/>
        </w:rPr>
        <w:t>ередача расчета процентов и подтверждающих документов для отражения в бухгалтерском учете</w:t>
      </w:r>
    </w:p>
    <w:p w14:paraId="07BAEE3E" w14:textId="77777777" w:rsidR="00D83690" w:rsidRPr="009A16CE" w:rsidRDefault="00D83690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Перевод долгосрочной задолженности по кредитам и займам в краткосрочную и передача расчета процентов и подтверждающих документов для отражения в бухгалтерском учете</w:t>
      </w:r>
    </w:p>
    <w:p w14:paraId="29527041" w14:textId="77777777" w:rsidR="008C0FE7" w:rsidRPr="009A16CE" w:rsidRDefault="008C0FE7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Контроль исполнения обязательств по кредитным соглашениям </w:t>
      </w:r>
      <w:r w:rsidR="00923AEA" w:rsidRPr="009A16CE">
        <w:rPr>
          <w:rFonts w:ascii="Arial" w:hAnsi="Arial" w:cs="Arial"/>
          <w:lang w:eastAsia="ru-RU"/>
        </w:rPr>
        <w:t>Заказчик</w:t>
      </w:r>
      <w:r w:rsidR="00B30053" w:rsidRPr="009A16CE">
        <w:rPr>
          <w:rFonts w:ascii="Arial" w:hAnsi="Arial" w:cs="Arial"/>
          <w:lang w:eastAsia="ru-RU"/>
        </w:rPr>
        <w:t>а</w:t>
      </w:r>
      <w:r w:rsidR="00D010B3" w:rsidRPr="009A16CE">
        <w:rPr>
          <w:rFonts w:ascii="Arial" w:hAnsi="Arial" w:cs="Arial"/>
          <w:lang w:eastAsia="ru-RU"/>
        </w:rPr>
        <w:t>, в том числе предварительных и отлагательных</w:t>
      </w:r>
    </w:p>
    <w:p w14:paraId="5AA93C23" w14:textId="77777777" w:rsidR="009D3A6D" w:rsidRPr="009A16CE" w:rsidRDefault="009D3A6D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Сбор и предоставление информации кредиторов в рамках ежемесячных, ежеквартальных, ежегодных мониторингов</w:t>
      </w:r>
    </w:p>
    <w:p w14:paraId="2974F258" w14:textId="3CA9FC74" w:rsidR="008C0FE7" w:rsidRPr="009A16CE" w:rsidRDefault="008C0FE7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Расчет ковенантов, уведомление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="009D3A6D" w:rsidRPr="009A16CE">
        <w:rPr>
          <w:rFonts w:ascii="Arial" w:hAnsi="Arial" w:cs="Arial"/>
          <w:lang w:eastAsia="ru-RU"/>
        </w:rPr>
        <w:t xml:space="preserve"> о соблюдении/несоблюдении </w:t>
      </w:r>
      <w:r w:rsidR="009606ED" w:rsidRPr="009A16CE">
        <w:rPr>
          <w:rFonts w:ascii="Arial" w:hAnsi="Arial" w:cs="Arial"/>
          <w:lang w:eastAsia="ru-RU"/>
        </w:rPr>
        <w:t>ковенантов</w:t>
      </w:r>
    </w:p>
    <w:p w14:paraId="0681D577" w14:textId="77777777" w:rsidR="008C0FE7" w:rsidRPr="009A16CE" w:rsidRDefault="008C0FE7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Оформление запросов </w:t>
      </w:r>
      <w:proofErr w:type="spellStart"/>
      <w:r w:rsidRPr="009A16CE">
        <w:rPr>
          <w:rFonts w:ascii="Arial" w:hAnsi="Arial" w:cs="Arial"/>
          <w:lang w:eastAsia="ru-RU"/>
        </w:rPr>
        <w:t>в</w:t>
      </w:r>
      <w:r w:rsidR="009D3A6D" w:rsidRPr="009A16CE">
        <w:rPr>
          <w:rFonts w:ascii="Arial" w:hAnsi="Arial" w:cs="Arial"/>
          <w:lang w:eastAsia="ru-RU"/>
        </w:rPr>
        <w:t>ейверов</w:t>
      </w:r>
      <w:proofErr w:type="spellEnd"/>
      <w:r w:rsidR="009D3A6D" w:rsidRPr="009A16CE">
        <w:rPr>
          <w:rFonts w:ascii="Arial" w:hAnsi="Arial" w:cs="Arial"/>
          <w:lang w:eastAsia="ru-RU"/>
        </w:rPr>
        <w:t>, контроль предоставления</w:t>
      </w:r>
      <w:r w:rsidRPr="009A16CE">
        <w:rPr>
          <w:rFonts w:ascii="Arial" w:hAnsi="Arial" w:cs="Arial"/>
          <w:lang w:eastAsia="ru-RU"/>
        </w:rPr>
        <w:t xml:space="preserve"> </w:t>
      </w:r>
      <w:proofErr w:type="spellStart"/>
      <w:r w:rsidRPr="009A16CE">
        <w:rPr>
          <w:rFonts w:ascii="Arial" w:hAnsi="Arial" w:cs="Arial"/>
          <w:lang w:eastAsia="ru-RU"/>
        </w:rPr>
        <w:t>вейверов</w:t>
      </w:r>
      <w:proofErr w:type="spellEnd"/>
      <w:r w:rsidRPr="009A16CE">
        <w:rPr>
          <w:rFonts w:ascii="Arial" w:hAnsi="Arial" w:cs="Arial"/>
          <w:lang w:eastAsia="ru-RU"/>
        </w:rPr>
        <w:t xml:space="preserve"> от кредиторов</w:t>
      </w:r>
    </w:p>
    <w:p w14:paraId="3DE6F240" w14:textId="77777777" w:rsidR="009415E9" w:rsidRPr="009A16CE" w:rsidRDefault="009415E9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Расчет </w:t>
      </w:r>
      <w:r w:rsidRPr="009A16CE">
        <w:rPr>
          <w:rFonts w:ascii="Arial" w:hAnsi="Arial" w:cs="Arial"/>
          <w:lang w:val="en-US" w:eastAsia="ru-RU"/>
        </w:rPr>
        <w:t>DSRA</w:t>
      </w:r>
      <w:r w:rsidRPr="009A16CE">
        <w:rPr>
          <w:rFonts w:ascii="Arial" w:hAnsi="Arial" w:cs="Arial"/>
          <w:lang w:eastAsia="ru-RU"/>
        </w:rPr>
        <w:t>, организация обеспечения средств на счетах</w:t>
      </w:r>
    </w:p>
    <w:p w14:paraId="5FE847AE" w14:textId="14C38D42" w:rsidR="00C419D8" w:rsidRPr="009A16CE" w:rsidRDefault="00C419D8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Контроль за предоставлением </w:t>
      </w:r>
      <w:r w:rsidR="00AA7335" w:rsidRPr="009A16CE">
        <w:rPr>
          <w:rFonts w:ascii="Arial" w:hAnsi="Arial" w:cs="Arial"/>
          <w:lang w:eastAsia="ru-RU"/>
        </w:rPr>
        <w:t>Водоканалом РВК</w:t>
      </w:r>
      <w:r w:rsidRPr="009A16CE">
        <w:rPr>
          <w:rFonts w:ascii="Arial" w:hAnsi="Arial" w:cs="Arial"/>
          <w:lang w:eastAsia="ru-RU"/>
        </w:rPr>
        <w:t xml:space="preserve"> отчетов по выполнению кредитуемых Проектов, координация действий участников процесса</w:t>
      </w:r>
    </w:p>
    <w:p w14:paraId="6D12D485" w14:textId="77777777" w:rsidR="004548A3" w:rsidRPr="009A16CE" w:rsidRDefault="004548A3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Взаимодействие с кредиторами, надзорными компаниями, фондами, финансирующими организациями в соответствии с матрицами взаимодействия в рамках функционального блока</w:t>
      </w:r>
    </w:p>
    <w:p w14:paraId="066FEB41" w14:textId="77777777" w:rsidR="00ED64C6" w:rsidRPr="009A16CE" w:rsidRDefault="00ED64C6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Инвентаризация </w:t>
      </w:r>
      <w:r w:rsidR="009606ED" w:rsidRPr="009A16CE">
        <w:rPr>
          <w:rFonts w:ascii="Arial" w:hAnsi="Arial" w:cs="Arial"/>
          <w:lang w:eastAsia="ru-RU"/>
        </w:rPr>
        <w:t xml:space="preserve">и сверка с обслуживающими банками </w:t>
      </w:r>
      <w:r w:rsidR="00003678" w:rsidRPr="009A16CE">
        <w:rPr>
          <w:rFonts w:ascii="Arial" w:hAnsi="Arial" w:cs="Arial"/>
          <w:lang w:eastAsia="ru-RU"/>
        </w:rPr>
        <w:t>ссудной задолженности</w:t>
      </w:r>
    </w:p>
    <w:p w14:paraId="0EA0D6B0" w14:textId="77777777" w:rsidR="00ED64C6" w:rsidRPr="009A16CE" w:rsidRDefault="00ED64C6" w:rsidP="00883AC2">
      <w:pPr>
        <w:pStyle w:val="NormalRFP"/>
        <w:numPr>
          <w:ilvl w:val="0"/>
          <w:numId w:val="66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Организация процесса получения первичных документов в обслуживающих банках, передача для отражения в бухгалтерском учете</w:t>
      </w:r>
    </w:p>
    <w:p w14:paraId="4B58C8A5" w14:textId="77777777" w:rsidR="00B02B30" w:rsidRPr="009A16CE" w:rsidRDefault="00B02B30" w:rsidP="00883AC2">
      <w:pPr>
        <w:pStyle w:val="NormalRFP"/>
        <w:numPr>
          <w:ilvl w:val="0"/>
          <w:numId w:val="66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Подготовка справок</w:t>
      </w:r>
      <w:r w:rsidR="007F2149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предоставление документов</w:t>
      </w:r>
      <w:r w:rsidR="007F2149" w:rsidRPr="009A16CE">
        <w:rPr>
          <w:rFonts w:ascii="Arial" w:hAnsi="Arial" w:cs="Arial"/>
          <w:lang w:eastAsia="ru-RU"/>
        </w:rPr>
        <w:t xml:space="preserve"> и взаимодействие</w:t>
      </w:r>
      <w:r w:rsidRPr="009A16CE">
        <w:rPr>
          <w:rFonts w:ascii="Arial" w:hAnsi="Arial" w:cs="Arial"/>
          <w:lang w:eastAsia="ru-RU"/>
        </w:rPr>
        <w:t xml:space="preserve"> в рамках проводимых аудиторских (РСБУ, МСФО) проверок в рамках выполнения процессов по функциональному блоку</w:t>
      </w:r>
    </w:p>
    <w:p w14:paraId="28165050" w14:textId="77777777" w:rsidR="00ED64C6" w:rsidRPr="009A16CE" w:rsidRDefault="00ED64C6" w:rsidP="00ED64C6">
      <w:pPr>
        <w:pStyle w:val="NormalRFP"/>
        <w:ind w:left="1701" w:firstLine="0"/>
        <w:rPr>
          <w:rFonts w:ascii="Arial" w:hAnsi="Arial" w:cs="Arial"/>
          <w:lang w:eastAsia="ru-RU"/>
        </w:rPr>
      </w:pPr>
    </w:p>
    <w:p w14:paraId="7B13D5E4" w14:textId="7520064A" w:rsidR="00ED64C6" w:rsidRPr="009A16CE" w:rsidRDefault="00ED64C6" w:rsidP="00883AC2">
      <w:pPr>
        <w:pStyle w:val="a3"/>
        <w:numPr>
          <w:ilvl w:val="0"/>
          <w:numId w:val="30"/>
        </w:numPr>
        <w:spacing w:line="240" w:lineRule="auto"/>
        <w:jc w:val="both"/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43017AF2" w14:textId="77777777" w:rsidR="00ED64C6" w:rsidRPr="009A16CE" w:rsidRDefault="00ED64C6" w:rsidP="00ED64C6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помимо типового функционала должен:</w:t>
      </w:r>
    </w:p>
    <w:p w14:paraId="2AD67E24" w14:textId="77777777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проводить контрольные процедуры согласно списку контрольных процедур по функциональному блоку</w:t>
      </w:r>
    </w:p>
    <w:p w14:paraId="01B1F7F5" w14:textId="77777777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>обеспечивать работоспособность</w:t>
      </w:r>
      <w:r w:rsidR="00891512" w:rsidRPr="009A16CE">
        <w:rPr>
          <w:rFonts w:ascii="Arial" w:hAnsi="Arial" w:cs="Arial"/>
          <w:lang w:eastAsia="ru-RU"/>
        </w:rPr>
        <w:t xml:space="preserve"> прикладных</w:t>
      </w:r>
      <w:r w:rsidRPr="009A16CE">
        <w:rPr>
          <w:rFonts w:ascii="Arial" w:hAnsi="Arial" w:cs="Arial"/>
          <w:lang w:eastAsia="ru-RU"/>
        </w:rPr>
        <w:t xml:space="preserve"> систем ДБО</w:t>
      </w:r>
    </w:p>
    <w:p w14:paraId="2382336B" w14:textId="77777777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взаимодействовать с обслуживающими банками по вопросам </w:t>
      </w:r>
      <w:r w:rsidR="00891512" w:rsidRPr="009A16CE">
        <w:rPr>
          <w:rFonts w:ascii="Arial" w:hAnsi="Arial" w:cs="Arial"/>
          <w:lang w:eastAsia="ru-RU"/>
        </w:rPr>
        <w:t>обслуживания кредитного долга</w:t>
      </w:r>
      <w:r w:rsidR="004E5905" w:rsidRPr="009A16CE">
        <w:rPr>
          <w:rFonts w:ascii="Arial" w:hAnsi="Arial" w:cs="Arial"/>
          <w:lang w:eastAsia="ru-RU"/>
        </w:rPr>
        <w:t>, портфеля гарантий, аккредитивов</w:t>
      </w:r>
    </w:p>
    <w:p w14:paraId="54FB594D" w14:textId="2CF53D17" w:rsidR="00CA7E4B" w:rsidRPr="009A16CE" w:rsidRDefault="00CA7E4B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согласовывать направляемые в банки документы данного функционального блока в системе документооборота с </w:t>
      </w:r>
      <w:r w:rsidR="00AA7335" w:rsidRPr="009A16CE">
        <w:rPr>
          <w:rFonts w:ascii="Arial" w:hAnsi="Arial" w:cs="Arial"/>
          <w:lang w:eastAsia="ru-RU"/>
        </w:rPr>
        <w:t>Водоканалом РВК</w:t>
      </w:r>
    </w:p>
    <w:p w14:paraId="499DD01D" w14:textId="77777777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t xml:space="preserve">соблюдать ограничительные условия учредительной, корпоративно-одобрительной, </w:t>
      </w:r>
      <w:r w:rsidR="00891512" w:rsidRPr="009A16CE">
        <w:rPr>
          <w:rFonts w:ascii="Arial" w:hAnsi="Arial" w:cs="Arial"/>
          <w:lang w:eastAsia="ru-RU"/>
        </w:rPr>
        <w:t xml:space="preserve">тендерной, </w:t>
      </w:r>
      <w:r w:rsidRPr="009A16CE">
        <w:rPr>
          <w:rFonts w:ascii="Arial" w:hAnsi="Arial" w:cs="Arial"/>
          <w:lang w:eastAsia="ru-RU"/>
        </w:rPr>
        <w:t>кредитной документации</w:t>
      </w:r>
    </w:p>
    <w:p w14:paraId="4645CD04" w14:textId="77777777" w:rsidR="004E5905" w:rsidRPr="009A16CE" w:rsidRDefault="004E5905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  <w:lang w:eastAsia="ru-RU"/>
        </w:rPr>
        <w:lastRenderedPageBreak/>
        <w:t>знать суть кредитных продуктов и принципы начисления процентов по кредитам, овердрафтам, займам, аккредитивам</w:t>
      </w:r>
    </w:p>
    <w:p w14:paraId="7ED6DC2E" w14:textId="77777777" w:rsidR="004E5905" w:rsidRPr="009A16CE" w:rsidRDefault="004E5905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знать основы РСБУ и МСФО, с пониманием базового расчета и взаимосвязи показателей на основе данных</w:t>
      </w:r>
      <w:r w:rsidR="00BF7405" w:rsidRPr="009A16CE">
        <w:rPr>
          <w:rFonts w:ascii="Arial" w:hAnsi="Arial" w:cs="Arial"/>
        </w:rPr>
        <w:t xml:space="preserve"> учета</w:t>
      </w:r>
    </w:p>
    <w:p w14:paraId="13C9C6BA" w14:textId="356E3869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обладать знаниями, достаточными для консультирования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 функционального блока</w:t>
      </w:r>
    </w:p>
    <w:p w14:paraId="3ED98458" w14:textId="247E11E3" w:rsidR="00ED64C6" w:rsidRPr="009A16CE" w:rsidRDefault="00ED64C6" w:rsidP="00883AC2">
      <w:pPr>
        <w:pStyle w:val="NormalRFP"/>
        <w:numPr>
          <w:ilvl w:val="0"/>
          <w:numId w:val="67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актуализировать регламенты, </w:t>
      </w:r>
      <w:r w:rsidR="00C43B73" w:rsidRPr="009A16CE">
        <w:rPr>
          <w:rFonts w:ascii="Arial" w:hAnsi="Arial" w:cs="Arial"/>
        </w:rPr>
        <w:t>матрицы, инструкции</w:t>
      </w:r>
      <w:r w:rsidRPr="009A16CE">
        <w:rPr>
          <w:rFonts w:ascii="Arial" w:hAnsi="Arial" w:cs="Arial"/>
        </w:rPr>
        <w:t xml:space="preserve">, карты процессов </w:t>
      </w:r>
      <w:r w:rsidRPr="009A16CE">
        <w:rPr>
          <w:rFonts w:ascii="Arial" w:hAnsi="Arial" w:cs="Arial"/>
          <w:lang w:eastAsia="ru-RU"/>
        </w:rPr>
        <w:t>по функциональному блоку</w:t>
      </w:r>
    </w:p>
    <w:p w14:paraId="06DEC598" w14:textId="77777777" w:rsidR="00B8212D" w:rsidRPr="009A16CE" w:rsidRDefault="00B8212D" w:rsidP="007B6F4B">
      <w:pPr>
        <w:pStyle w:val="NormalRFP"/>
        <w:rPr>
          <w:rFonts w:ascii="Arial" w:hAnsi="Arial" w:cs="Arial"/>
        </w:rPr>
      </w:pPr>
    </w:p>
    <w:p w14:paraId="7B3FE9C1" w14:textId="10C773E9" w:rsidR="004F3BB2" w:rsidRPr="009A16CE" w:rsidRDefault="004F3BB2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 xml:space="preserve">Ведение методологии казначейских процессов и консультационно-методологическая поддержка </w:t>
      </w:r>
      <w:r w:rsidR="00AA7335" w:rsidRPr="009A16CE">
        <w:rPr>
          <w:rFonts w:ascii="Arial" w:hAnsi="Arial" w:cs="Arial"/>
          <w:szCs w:val="22"/>
        </w:rPr>
        <w:t>Водоканала РВК</w:t>
      </w:r>
    </w:p>
    <w:p w14:paraId="5DF781BB" w14:textId="77777777" w:rsidR="004F3BB2" w:rsidRPr="009A16CE" w:rsidRDefault="004F3BB2" w:rsidP="00883AC2">
      <w:pPr>
        <w:pStyle w:val="NormalRFP"/>
        <w:numPr>
          <w:ilvl w:val="0"/>
          <w:numId w:val="22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7B38BD12" w14:textId="77777777" w:rsidR="004F3BB2" w:rsidRPr="009A16CE" w:rsidRDefault="004F3BB2" w:rsidP="00883AC2">
      <w:pPr>
        <w:pStyle w:val="NormalRFP"/>
        <w:numPr>
          <w:ilvl w:val="0"/>
          <w:numId w:val="6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Консультационн</w:t>
      </w:r>
      <w:r w:rsidR="002B221E" w:rsidRPr="009A16CE">
        <w:rPr>
          <w:rFonts w:ascii="Arial" w:hAnsi="Arial" w:cs="Arial"/>
          <w:lang w:eastAsia="ru-RU"/>
        </w:rPr>
        <w:t>о-методол</w:t>
      </w:r>
      <w:r w:rsidR="00D1715F" w:rsidRPr="009A16CE">
        <w:rPr>
          <w:rFonts w:ascii="Arial" w:hAnsi="Arial" w:cs="Arial"/>
          <w:lang w:eastAsia="ru-RU"/>
        </w:rPr>
        <w:t>о</w:t>
      </w:r>
      <w:r w:rsidR="002B221E" w:rsidRPr="009A16CE">
        <w:rPr>
          <w:rFonts w:ascii="Arial" w:hAnsi="Arial" w:cs="Arial"/>
          <w:lang w:eastAsia="ru-RU"/>
        </w:rPr>
        <w:t>гическая</w:t>
      </w:r>
      <w:r w:rsidRPr="009A16CE">
        <w:rPr>
          <w:rFonts w:ascii="Arial" w:hAnsi="Arial" w:cs="Arial"/>
          <w:lang w:eastAsia="ru-RU"/>
        </w:rPr>
        <w:t xml:space="preserve"> поддержка участников </w:t>
      </w:r>
      <w:r w:rsidR="002B221E" w:rsidRPr="009A16CE">
        <w:rPr>
          <w:rFonts w:ascii="Arial" w:hAnsi="Arial" w:cs="Arial"/>
          <w:lang w:eastAsia="ru-RU"/>
        </w:rPr>
        <w:t>казначейских</w:t>
      </w:r>
      <w:r w:rsidRPr="009A16CE">
        <w:rPr>
          <w:rFonts w:ascii="Arial" w:hAnsi="Arial" w:cs="Arial"/>
          <w:lang w:eastAsia="ru-RU"/>
        </w:rPr>
        <w:t xml:space="preserve"> процессов </w:t>
      </w:r>
    </w:p>
    <w:p w14:paraId="4ABA4915" w14:textId="77777777" w:rsidR="004F3BB2" w:rsidRPr="009A16CE" w:rsidRDefault="004F3BB2" w:rsidP="00883AC2">
      <w:pPr>
        <w:pStyle w:val="NormalRFP"/>
        <w:numPr>
          <w:ilvl w:val="0"/>
          <w:numId w:val="6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Ведение методологии </w:t>
      </w:r>
      <w:r w:rsidR="00D1715F" w:rsidRPr="009A16CE">
        <w:rPr>
          <w:rFonts w:ascii="Arial" w:hAnsi="Arial" w:cs="Arial"/>
          <w:lang w:eastAsia="ru-RU"/>
        </w:rPr>
        <w:t>казначейских процессов, разработка регламентов</w:t>
      </w:r>
    </w:p>
    <w:p w14:paraId="67929A0C" w14:textId="77777777" w:rsidR="004F3BB2" w:rsidRPr="009A16CE" w:rsidRDefault="004F3BB2" w:rsidP="00883AC2">
      <w:pPr>
        <w:pStyle w:val="NormalRFP"/>
        <w:numPr>
          <w:ilvl w:val="0"/>
          <w:numId w:val="6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Разработка технических заданий на </w:t>
      </w:r>
      <w:r w:rsidR="00D1715F" w:rsidRPr="009A16CE">
        <w:rPr>
          <w:rFonts w:ascii="Arial" w:hAnsi="Arial" w:cs="Arial"/>
          <w:lang w:eastAsia="ru-RU"/>
        </w:rPr>
        <w:t xml:space="preserve">внедрение новых программных продуктов, </w:t>
      </w:r>
      <w:r w:rsidRPr="009A16CE">
        <w:rPr>
          <w:rFonts w:ascii="Arial" w:hAnsi="Arial" w:cs="Arial"/>
          <w:lang w:eastAsia="ru-RU"/>
        </w:rPr>
        <w:t>доработки</w:t>
      </w:r>
      <w:r w:rsidR="00D1715F" w:rsidRPr="009A16CE">
        <w:rPr>
          <w:rFonts w:ascii="Arial" w:hAnsi="Arial" w:cs="Arial"/>
          <w:lang w:eastAsia="ru-RU"/>
        </w:rPr>
        <w:t xml:space="preserve"> текущих программных продуктов</w:t>
      </w:r>
      <w:r w:rsidRPr="009A16CE">
        <w:rPr>
          <w:rFonts w:ascii="Arial" w:hAnsi="Arial" w:cs="Arial"/>
          <w:lang w:eastAsia="ru-RU"/>
        </w:rPr>
        <w:t>, тестирование улучшений</w:t>
      </w:r>
    </w:p>
    <w:p w14:paraId="7E2C9C04" w14:textId="77777777" w:rsidR="004F3BB2" w:rsidRPr="009A16CE" w:rsidRDefault="00D1715F" w:rsidP="00883AC2">
      <w:pPr>
        <w:pStyle w:val="NormalRFP"/>
        <w:numPr>
          <w:ilvl w:val="0"/>
          <w:numId w:val="68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Администрирование систем</w:t>
      </w:r>
      <w:r w:rsidR="004E0506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>и справочников 1C: ERP</w:t>
      </w:r>
      <w:r w:rsidR="004E0506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val="en-US" w:eastAsia="ru-RU"/>
        </w:rPr>
        <w:t>ITSM</w:t>
      </w:r>
      <w:r w:rsidRPr="009A16CE">
        <w:rPr>
          <w:rFonts w:ascii="Arial" w:hAnsi="Arial" w:cs="Arial"/>
          <w:lang w:eastAsia="ru-RU"/>
        </w:rPr>
        <w:t xml:space="preserve"> 365</w:t>
      </w:r>
    </w:p>
    <w:p w14:paraId="106A479B" w14:textId="77777777" w:rsidR="00CA3F2C" w:rsidRPr="009A16CE" w:rsidRDefault="00CA3F2C" w:rsidP="007B6F4B">
      <w:pPr>
        <w:pStyle w:val="NormalRFP"/>
        <w:ind w:left="1701" w:firstLine="0"/>
        <w:rPr>
          <w:rFonts w:ascii="Arial" w:hAnsi="Arial" w:cs="Arial"/>
          <w:lang w:eastAsia="ru-RU"/>
        </w:rPr>
      </w:pPr>
    </w:p>
    <w:p w14:paraId="5849CC6A" w14:textId="77777777" w:rsidR="004F3BB2" w:rsidRPr="009A16CE" w:rsidRDefault="004F3BB2" w:rsidP="00883AC2">
      <w:pPr>
        <w:pStyle w:val="NormalRFP"/>
        <w:numPr>
          <w:ilvl w:val="0"/>
          <w:numId w:val="22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2233E6CF" w14:textId="77777777" w:rsidR="004F3BB2" w:rsidRPr="009A16CE" w:rsidRDefault="004F3BB2" w:rsidP="004F3BB2">
      <w:pPr>
        <w:pStyle w:val="NormalRFP"/>
        <w:spacing w:after="60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оказывает следующий сервис:</w:t>
      </w:r>
    </w:p>
    <w:p w14:paraId="3C2A670B" w14:textId="0EE2FABD" w:rsidR="004F3BB2" w:rsidRPr="009A16CE" w:rsidRDefault="004F3BB2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проведение работ по унификации </w:t>
      </w:r>
      <w:r w:rsidR="00A53EDD" w:rsidRPr="009A16CE">
        <w:rPr>
          <w:rFonts w:ascii="Arial" w:hAnsi="Arial" w:cs="Arial"/>
        </w:rPr>
        <w:t>и стандартизации казначейских процессов</w:t>
      </w:r>
      <w:r w:rsidRPr="009A16CE">
        <w:rPr>
          <w:rFonts w:ascii="Arial" w:hAnsi="Arial" w:cs="Arial"/>
        </w:rPr>
        <w:t xml:space="preserve"> </w:t>
      </w:r>
      <w:r w:rsidR="00AA7335" w:rsidRPr="009A16CE">
        <w:rPr>
          <w:rFonts w:ascii="Arial" w:hAnsi="Arial" w:cs="Arial"/>
          <w:lang w:eastAsia="ru-RU"/>
        </w:rPr>
        <w:t>Водоканала РВК</w:t>
      </w:r>
      <w:r w:rsidR="00AA7335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 xml:space="preserve">подразделением Исполнителя, согласование любого изменения в </w:t>
      </w:r>
      <w:r w:rsidR="00AD39E9" w:rsidRPr="009A16CE">
        <w:rPr>
          <w:rFonts w:ascii="Arial" w:hAnsi="Arial" w:cs="Arial"/>
        </w:rPr>
        <w:t>цепочке выполнения процессов</w:t>
      </w:r>
      <w:r w:rsidRPr="009A16CE">
        <w:rPr>
          <w:rFonts w:ascii="Arial" w:hAnsi="Arial" w:cs="Arial"/>
        </w:rPr>
        <w:t xml:space="preserve"> с </w:t>
      </w:r>
      <w:r w:rsidR="00AA7335" w:rsidRPr="009A16CE">
        <w:rPr>
          <w:rFonts w:ascii="Arial" w:hAnsi="Arial" w:cs="Arial"/>
          <w:lang w:eastAsia="ru-RU"/>
        </w:rPr>
        <w:t>Водоканалом РВК</w:t>
      </w:r>
      <w:r w:rsidRPr="009A16CE">
        <w:rPr>
          <w:rFonts w:ascii="Arial" w:hAnsi="Arial" w:cs="Arial"/>
        </w:rPr>
        <w:t>;</w:t>
      </w:r>
    </w:p>
    <w:p w14:paraId="41BFF4A7" w14:textId="2280A67F" w:rsidR="00E614BF" w:rsidRPr="009A16CE" w:rsidRDefault="00E614BF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разработка платежного регламента для </w:t>
      </w:r>
      <w:r w:rsidR="000D21D5" w:rsidRPr="009A16CE">
        <w:rPr>
          <w:rFonts w:ascii="Arial" w:hAnsi="Arial" w:cs="Arial"/>
        </w:rPr>
        <w:t>Водоканал</w:t>
      </w:r>
      <w:r w:rsidR="00AA7335" w:rsidRPr="009A16CE">
        <w:rPr>
          <w:rFonts w:ascii="Arial" w:hAnsi="Arial" w:cs="Arial"/>
        </w:rPr>
        <w:t>а</w:t>
      </w:r>
      <w:r w:rsidR="000D21D5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>РВК, полное методологическое сопровождение вопросов казначейского сопровождения силами Исполнителя</w:t>
      </w:r>
    </w:p>
    <w:p w14:paraId="7C197478" w14:textId="185C4DEF" w:rsidR="00E614BF" w:rsidRPr="009A16CE" w:rsidRDefault="00E614BF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разработка регламента по кредитам и ковенантам для </w:t>
      </w:r>
      <w:r w:rsidR="000D21D5" w:rsidRPr="009A16CE">
        <w:rPr>
          <w:rFonts w:ascii="Arial" w:hAnsi="Arial" w:cs="Arial"/>
        </w:rPr>
        <w:t>Водоканал</w:t>
      </w:r>
      <w:r w:rsidR="00AA7335" w:rsidRPr="009A16CE">
        <w:rPr>
          <w:rFonts w:ascii="Arial" w:hAnsi="Arial" w:cs="Arial"/>
        </w:rPr>
        <w:t>а</w:t>
      </w:r>
      <w:r w:rsidR="000D21D5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>ГК РВК, полное методологическое сопровождение вопросов казначейского сопровождения силами Исполнителя</w:t>
      </w:r>
    </w:p>
    <w:p w14:paraId="77961C92" w14:textId="4D6609F0" w:rsidR="00E614BF" w:rsidRPr="009A16CE" w:rsidRDefault="00E614BF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разработка матриц взаимодействия и ответственных по направлению работы с кредитами, УФК для </w:t>
      </w:r>
      <w:r w:rsidR="000D21D5" w:rsidRPr="009A16CE">
        <w:rPr>
          <w:rFonts w:ascii="Arial" w:hAnsi="Arial" w:cs="Arial"/>
        </w:rPr>
        <w:t>Водоканал</w:t>
      </w:r>
      <w:r w:rsidR="00AA7335" w:rsidRPr="009A16CE">
        <w:rPr>
          <w:rFonts w:ascii="Arial" w:hAnsi="Arial" w:cs="Arial"/>
        </w:rPr>
        <w:t>а</w:t>
      </w:r>
      <w:r w:rsidRPr="009A16CE">
        <w:rPr>
          <w:rFonts w:ascii="Arial" w:hAnsi="Arial" w:cs="Arial"/>
        </w:rPr>
        <w:t xml:space="preserve"> РВК, контроль за исполнением </w:t>
      </w:r>
    </w:p>
    <w:p w14:paraId="54D30C57" w14:textId="3B28301E" w:rsidR="004F3BB2" w:rsidRPr="009A16CE" w:rsidRDefault="00042CC9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регламенты и матрицы</w:t>
      </w:r>
      <w:r w:rsidR="004F3BB2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 xml:space="preserve">для </w:t>
      </w:r>
      <w:r w:rsidR="0036170A" w:rsidRPr="009A16CE">
        <w:rPr>
          <w:rFonts w:ascii="Arial" w:hAnsi="Arial" w:cs="Arial"/>
        </w:rPr>
        <w:t>Водоканал</w:t>
      </w:r>
      <w:r w:rsidR="00AA7335" w:rsidRPr="009A16CE">
        <w:rPr>
          <w:rFonts w:ascii="Arial" w:hAnsi="Arial" w:cs="Arial"/>
        </w:rPr>
        <w:t>а</w:t>
      </w:r>
      <w:r w:rsidRPr="009A16CE">
        <w:rPr>
          <w:rFonts w:ascii="Arial" w:hAnsi="Arial" w:cs="Arial"/>
        </w:rPr>
        <w:t xml:space="preserve"> РВК разрабатываю</w:t>
      </w:r>
      <w:r w:rsidR="004F3BB2" w:rsidRPr="009A16CE">
        <w:rPr>
          <w:rFonts w:ascii="Arial" w:hAnsi="Arial" w:cs="Arial"/>
        </w:rPr>
        <w:t xml:space="preserve">тся </w:t>
      </w:r>
      <w:r w:rsidRPr="009A16CE">
        <w:rPr>
          <w:rFonts w:ascii="Arial" w:hAnsi="Arial" w:cs="Arial"/>
        </w:rPr>
        <w:t>силами</w:t>
      </w:r>
      <w:r w:rsidR="004F3BB2" w:rsidRPr="009A16CE">
        <w:rPr>
          <w:rFonts w:ascii="Arial" w:hAnsi="Arial" w:cs="Arial"/>
        </w:rPr>
        <w:t xml:space="preserve"> </w:t>
      </w:r>
      <w:r w:rsidRPr="009A16CE">
        <w:rPr>
          <w:rFonts w:ascii="Arial" w:hAnsi="Arial" w:cs="Arial"/>
        </w:rPr>
        <w:t>Исполнителя и</w:t>
      </w:r>
      <w:r w:rsidR="004F3BB2" w:rsidRPr="009A16CE">
        <w:rPr>
          <w:rFonts w:ascii="Arial" w:hAnsi="Arial" w:cs="Arial"/>
        </w:rPr>
        <w:t xml:space="preserve"> подлежат рассмотрению и согласованию </w:t>
      </w:r>
      <w:r w:rsidR="00C50780" w:rsidRPr="009A16CE">
        <w:rPr>
          <w:rFonts w:ascii="Arial" w:hAnsi="Arial" w:cs="Arial"/>
        </w:rPr>
        <w:t xml:space="preserve">финансовым </w:t>
      </w:r>
      <w:r w:rsidR="00C4002D" w:rsidRPr="009A16CE">
        <w:rPr>
          <w:rFonts w:ascii="Arial" w:hAnsi="Arial" w:cs="Arial"/>
        </w:rPr>
        <w:t>директором Заказчика</w:t>
      </w:r>
      <w:r w:rsidR="004F3BB2" w:rsidRPr="009A16CE">
        <w:rPr>
          <w:rFonts w:ascii="Arial" w:hAnsi="Arial" w:cs="Arial"/>
        </w:rPr>
        <w:t>;</w:t>
      </w:r>
    </w:p>
    <w:p w14:paraId="3F8D56D3" w14:textId="1E0BEA0D" w:rsidR="004F3BB2" w:rsidRPr="009A16CE" w:rsidRDefault="004F3BB2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оказание методологической помощи подразделениям </w:t>
      </w:r>
      <w:r w:rsidR="00021B67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по вопросам, связанным с </w:t>
      </w:r>
      <w:r w:rsidR="00042CC9" w:rsidRPr="009A16CE">
        <w:rPr>
          <w:rFonts w:ascii="Arial" w:hAnsi="Arial" w:cs="Arial"/>
        </w:rPr>
        <w:t>казначейскими процессами и работе в системах</w:t>
      </w:r>
      <w:r w:rsidRPr="009A16CE">
        <w:rPr>
          <w:rFonts w:ascii="Arial" w:hAnsi="Arial" w:cs="Arial"/>
        </w:rPr>
        <w:t>;</w:t>
      </w:r>
    </w:p>
    <w:p w14:paraId="2C48A1BD" w14:textId="77777777" w:rsidR="004F3BB2" w:rsidRPr="009A16CE" w:rsidRDefault="00B30053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п</w:t>
      </w:r>
      <w:r w:rsidR="004F3BB2" w:rsidRPr="009A16CE">
        <w:rPr>
          <w:rFonts w:ascii="Arial" w:hAnsi="Arial" w:cs="Arial"/>
        </w:rPr>
        <w:t xml:space="preserve">одготовка </w:t>
      </w:r>
      <w:r w:rsidRPr="009A16CE">
        <w:rPr>
          <w:rFonts w:ascii="Arial" w:hAnsi="Arial" w:cs="Arial"/>
        </w:rPr>
        <w:t xml:space="preserve">инструкций и </w:t>
      </w:r>
      <w:r w:rsidR="004F3BB2" w:rsidRPr="009A16CE">
        <w:rPr>
          <w:rFonts w:ascii="Arial" w:hAnsi="Arial" w:cs="Arial"/>
        </w:rPr>
        <w:t>разъяснений по изменениям</w:t>
      </w:r>
      <w:r w:rsidRPr="009A16CE">
        <w:rPr>
          <w:rFonts w:ascii="Arial" w:hAnsi="Arial" w:cs="Arial"/>
        </w:rPr>
        <w:t>, вносимым в регламенты, карты процессов, матрицы, доработкам систем</w:t>
      </w:r>
      <w:r w:rsidR="004F3BB2" w:rsidRPr="009A16CE">
        <w:rPr>
          <w:rFonts w:ascii="Arial" w:hAnsi="Arial" w:cs="Arial"/>
        </w:rPr>
        <w:t xml:space="preserve">; </w:t>
      </w:r>
    </w:p>
    <w:p w14:paraId="79719544" w14:textId="19D62846" w:rsidR="004F3BB2" w:rsidRPr="009A16CE" w:rsidRDefault="004F3BB2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проведение обучения сотрудников </w:t>
      </w:r>
      <w:r w:rsidR="004E5885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согласно изменениям </w:t>
      </w:r>
      <w:r w:rsidR="00B30053" w:rsidRPr="009A16CE">
        <w:rPr>
          <w:rFonts w:ascii="Arial" w:hAnsi="Arial" w:cs="Arial"/>
        </w:rPr>
        <w:t>в нормативные документы</w:t>
      </w:r>
      <w:r w:rsidRPr="009A16CE">
        <w:rPr>
          <w:rFonts w:ascii="Arial" w:hAnsi="Arial" w:cs="Arial"/>
        </w:rPr>
        <w:t>.</w:t>
      </w:r>
    </w:p>
    <w:p w14:paraId="15784818" w14:textId="0FCAB842" w:rsidR="004F3BB2" w:rsidRPr="009A16CE" w:rsidRDefault="004E5885" w:rsidP="00883AC2">
      <w:pPr>
        <w:pStyle w:val="NormalRFP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предоставление </w:t>
      </w:r>
      <w:r w:rsidR="004F3BB2" w:rsidRPr="009A16CE">
        <w:rPr>
          <w:rFonts w:ascii="Arial" w:hAnsi="Arial" w:cs="Arial"/>
        </w:rPr>
        <w:t>разъяснений по сложным вопросам</w:t>
      </w:r>
      <w:r w:rsidR="00C50780" w:rsidRPr="009A16CE">
        <w:rPr>
          <w:rFonts w:ascii="Arial" w:hAnsi="Arial" w:cs="Arial"/>
        </w:rPr>
        <w:t>.</w:t>
      </w:r>
    </w:p>
    <w:p w14:paraId="427273E5" w14:textId="0ACAAC52" w:rsidR="00B30053" w:rsidRPr="009A16CE" w:rsidRDefault="00B30053" w:rsidP="00883AC2">
      <w:pPr>
        <w:pStyle w:val="a3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Администрирование систем</w:t>
      </w:r>
      <w:r w:rsidR="000C458C" w:rsidRPr="009A16CE">
        <w:rPr>
          <w:rFonts w:ascii="Arial" w:hAnsi="Arial" w:cs="Arial"/>
        </w:rPr>
        <w:t>ы</w:t>
      </w:r>
      <w:r w:rsidRPr="009A16CE">
        <w:rPr>
          <w:rFonts w:ascii="Arial" w:hAnsi="Arial" w:cs="Arial"/>
        </w:rPr>
        <w:t xml:space="preserve"> и справочников 1C: ERP (доступы, пользователи, роли, права, маршруты согласования заявок на расходование денежных средств, реестров платежей</w:t>
      </w:r>
      <w:r w:rsidR="003600FC" w:rsidRPr="009A16CE">
        <w:rPr>
          <w:rFonts w:ascii="Arial" w:hAnsi="Arial" w:cs="Arial"/>
        </w:rPr>
        <w:t>)</w:t>
      </w:r>
      <w:r w:rsidRPr="009A16CE">
        <w:rPr>
          <w:rFonts w:ascii="Arial" w:hAnsi="Arial" w:cs="Arial"/>
        </w:rPr>
        <w:t xml:space="preserve">, включая согласование при предоставлении прав сотрудникам </w:t>
      </w:r>
      <w:r w:rsidR="0061078D" w:rsidRPr="009A16CE">
        <w:rPr>
          <w:rFonts w:ascii="Arial" w:hAnsi="Arial" w:cs="Arial"/>
        </w:rPr>
        <w:t>Водоканала РВК</w:t>
      </w:r>
      <w:r w:rsidR="003600FC" w:rsidRPr="009A16CE">
        <w:rPr>
          <w:rFonts w:ascii="Arial" w:hAnsi="Arial" w:cs="Arial"/>
        </w:rPr>
        <w:t xml:space="preserve">, настройка вывода отчетных форм под требования </w:t>
      </w:r>
      <w:r w:rsidR="00021B67" w:rsidRPr="009A16CE">
        <w:rPr>
          <w:rFonts w:ascii="Arial" w:hAnsi="Arial" w:cs="Arial"/>
        </w:rPr>
        <w:t>Водоканала РВК</w:t>
      </w:r>
      <w:r w:rsidRPr="009A16CE">
        <w:rPr>
          <w:rFonts w:ascii="Arial" w:hAnsi="Arial" w:cs="Arial"/>
        </w:rPr>
        <w:t>.</w:t>
      </w:r>
    </w:p>
    <w:p w14:paraId="3BD4F45B" w14:textId="1B027378" w:rsidR="00B30053" w:rsidRPr="009A16CE" w:rsidRDefault="004E0506" w:rsidP="00883AC2">
      <w:pPr>
        <w:pStyle w:val="a3"/>
        <w:numPr>
          <w:ilvl w:val="0"/>
          <w:numId w:val="69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lastRenderedPageBreak/>
        <w:t>Администрирование систем</w:t>
      </w:r>
      <w:r w:rsidR="000C458C" w:rsidRPr="009A16CE">
        <w:rPr>
          <w:rFonts w:ascii="Arial" w:hAnsi="Arial" w:cs="Arial"/>
        </w:rPr>
        <w:t>ы</w:t>
      </w:r>
      <w:r w:rsidRPr="009A16CE">
        <w:rPr>
          <w:rFonts w:ascii="Arial" w:hAnsi="Arial" w:cs="Arial"/>
        </w:rPr>
        <w:t xml:space="preserve"> и справочников </w:t>
      </w:r>
      <w:r w:rsidR="000C458C" w:rsidRPr="009A16CE">
        <w:rPr>
          <w:rFonts w:ascii="Arial" w:hAnsi="Arial" w:cs="Arial"/>
        </w:rPr>
        <w:t xml:space="preserve">ITSM 365 </w:t>
      </w:r>
      <w:r w:rsidRPr="009A16CE">
        <w:rPr>
          <w:rFonts w:ascii="Arial" w:hAnsi="Arial" w:cs="Arial"/>
        </w:rPr>
        <w:t>(доступы, пользователи, роли, права, маршруты</w:t>
      </w:r>
      <w:r w:rsidR="000C458C" w:rsidRPr="009A16CE">
        <w:rPr>
          <w:rFonts w:ascii="Arial" w:hAnsi="Arial" w:cs="Arial"/>
        </w:rPr>
        <w:t xml:space="preserve">, подготовка </w:t>
      </w:r>
      <w:proofErr w:type="spellStart"/>
      <w:r w:rsidR="000C458C" w:rsidRPr="009A16CE">
        <w:rPr>
          <w:rFonts w:ascii="Arial" w:hAnsi="Arial" w:cs="Arial"/>
        </w:rPr>
        <w:t>автошаблонов</w:t>
      </w:r>
      <w:proofErr w:type="spellEnd"/>
      <w:r w:rsidR="000C458C" w:rsidRPr="009A16CE">
        <w:rPr>
          <w:rFonts w:ascii="Arial" w:hAnsi="Arial" w:cs="Arial"/>
        </w:rPr>
        <w:t xml:space="preserve">, </w:t>
      </w:r>
      <w:proofErr w:type="spellStart"/>
      <w:r w:rsidR="000C458C" w:rsidRPr="009A16CE">
        <w:rPr>
          <w:rFonts w:ascii="Arial" w:hAnsi="Arial" w:cs="Arial"/>
        </w:rPr>
        <w:t>автомаршрутизаций</w:t>
      </w:r>
      <w:proofErr w:type="spellEnd"/>
      <w:r w:rsidRPr="009A16CE">
        <w:rPr>
          <w:rFonts w:ascii="Arial" w:hAnsi="Arial" w:cs="Arial"/>
        </w:rPr>
        <w:t xml:space="preserve">), включая согласование при предоставлении прав сотрудникам </w:t>
      </w:r>
      <w:r w:rsidR="00021B67" w:rsidRPr="009A16CE">
        <w:rPr>
          <w:rFonts w:ascii="Arial" w:hAnsi="Arial" w:cs="Arial"/>
        </w:rPr>
        <w:t>Водоканала РВК</w:t>
      </w:r>
      <w:r w:rsidR="00B30053" w:rsidRPr="009A16CE">
        <w:rPr>
          <w:rFonts w:ascii="Arial" w:hAnsi="Arial" w:cs="Arial"/>
        </w:rPr>
        <w:t xml:space="preserve"> </w:t>
      </w:r>
    </w:p>
    <w:p w14:paraId="64398710" w14:textId="77777777" w:rsidR="005E3354" w:rsidRPr="009A16CE" w:rsidRDefault="005E3354" w:rsidP="004F3BB2">
      <w:pPr>
        <w:pStyle w:val="NormalRFP"/>
        <w:ind w:left="1429" w:firstLine="0"/>
        <w:rPr>
          <w:rFonts w:ascii="Arial" w:hAnsi="Arial" w:cs="Arial"/>
          <w:highlight w:val="yellow"/>
          <w:lang w:eastAsia="ru-RU"/>
        </w:rPr>
      </w:pPr>
    </w:p>
    <w:p w14:paraId="1D354FC5" w14:textId="259051AF" w:rsidR="004F3BB2" w:rsidRPr="009A16CE" w:rsidRDefault="004F3BB2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Управление эффективностью и качеством</w:t>
      </w:r>
    </w:p>
    <w:p w14:paraId="2141EC0B" w14:textId="77777777" w:rsidR="004F3BB2" w:rsidRPr="009A16CE" w:rsidRDefault="004F3BB2" w:rsidP="00883AC2">
      <w:pPr>
        <w:pStyle w:val="NormalRFP"/>
        <w:keepNext/>
        <w:numPr>
          <w:ilvl w:val="0"/>
          <w:numId w:val="23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790933AA" w14:textId="77777777" w:rsidR="004F3BB2" w:rsidRPr="009A16CE" w:rsidRDefault="004F3BB2" w:rsidP="00883AC2">
      <w:pPr>
        <w:pStyle w:val="NormalRFP"/>
        <w:keepNext/>
        <w:numPr>
          <w:ilvl w:val="0"/>
          <w:numId w:val="7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Инициация внесений изменений в бизнес-процессы</w:t>
      </w:r>
    </w:p>
    <w:p w14:paraId="71100082" w14:textId="77777777" w:rsidR="00A71CFD" w:rsidRPr="009A16CE" w:rsidRDefault="00A71CFD" w:rsidP="00883AC2">
      <w:pPr>
        <w:pStyle w:val="NormalRFP"/>
        <w:keepNext/>
        <w:numPr>
          <w:ilvl w:val="0"/>
          <w:numId w:val="70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Инициация автоматизации и роботизации выполняемых бизнес-процессов</w:t>
      </w:r>
    </w:p>
    <w:p w14:paraId="0DF06FE5" w14:textId="77777777" w:rsidR="004F3BB2" w:rsidRPr="009A16CE" w:rsidRDefault="004F3BB2" w:rsidP="00883AC2">
      <w:pPr>
        <w:pStyle w:val="NormalRFP"/>
        <w:numPr>
          <w:ilvl w:val="0"/>
          <w:numId w:val="23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5C01509F" w14:textId="77777777" w:rsidR="004F3BB2" w:rsidRPr="009A16CE" w:rsidRDefault="004F3BB2" w:rsidP="004F3BB2">
      <w:pPr>
        <w:pStyle w:val="NormalRFP"/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 рамках предоставления услуги </w:t>
      </w:r>
      <w:r w:rsidR="00923AEA" w:rsidRPr="009A16CE">
        <w:rPr>
          <w:rFonts w:ascii="Arial" w:hAnsi="Arial" w:cs="Arial"/>
        </w:rPr>
        <w:t>Исполнитель</w:t>
      </w:r>
      <w:r w:rsidRPr="009A16CE">
        <w:rPr>
          <w:rFonts w:ascii="Arial" w:hAnsi="Arial" w:cs="Arial"/>
        </w:rPr>
        <w:t xml:space="preserve"> оказывает следующий сервис:</w:t>
      </w:r>
    </w:p>
    <w:p w14:paraId="3E9D16E1" w14:textId="77777777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регулярное предоставление отчетов о качестве выполнения услуг, объеме выполненных услуг на основании данных из учетных систем, изменениях нормативов;</w:t>
      </w:r>
    </w:p>
    <w:p w14:paraId="2B83999F" w14:textId="77777777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обеспечение выполнения показателей уровня сервиса (SLA);</w:t>
      </w:r>
    </w:p>
    <w:p w14:paraId="72A9211B" w14:textId="24FECE72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сопровождение миграции </w:t>
      </w:r>
      <w:r w:rsidR="0036170A" w:rsidRPr="009A16CE">
        <w:rPr>
          <w:rFonts w:ascii="Arial" w:hAnsi="Arial" w:cs="Arial"/>
        </w:rPr>
        <w:t>Водоканал</w:t>
      </w:r>
      <w:r w:rsidR="00021B67" w:rsidRPr="009A16CE">
        <w:rPr>
          <w:rFonts w:ascii="Arial" w:hAnsi="Arial" w:cs="Arial"/>
        </w:rPr>
        <w:t>а</w:t>
      </w:r>
      <w:r w:rsidR="0036170A" w:rsidRPr="009A16CE">
        <w:rPr>
          <w:rFonts w:ascii="Arial" w:hAnsi="Arial" w:cs="Arial"/>
        </w:rPr>
        <w:t xml:space="preserve"> РВК</w:t>
      </w:r>
      <w:r w:rsidRPr="009A16CE">
        <w:rPr>
          <w:rFonts w:ascii="Arial" w:hAnsi="Arial" w:cs="Arial"/>
        </w:rPr>
        <w:t xml:space="preserve"> на обслуживание (обследование процессов, связанных с бухгалтерским учетом, выявление отличий от процессов, применяемых в РВК, подготовка плана мероприятий</w:t>
      </w:r>
      <w:r w:rsidR="0061078D" w:rsidRPr="009A16CE">
        <w:rPr>
          <w:rFonts w:ascii="Arial" w:hAnsi="Arial" w:cs="Arial"/>
        </w:rPr>
        <w:t xml:space="preserve"> (далее - план)</w:t>
      </w:r>
      <w:r w:rsidRPr="009A16CE">
        <w:rPr>
          <w:rFonts w:ascii="Arial" w:hAnsi="Arial" w:cs="Arial"/>
        </w:rPr>
        <w:t xml:space="preserve"> по внедрению изменений, контроль исполнения плана, проведение обучений сотрудников </w:t>
      </w:r>
      <w:r w:rsidR="0061078D" w:rsidRPr="009A16CE">
        <w:rPr>
          <w:rFonts w:ascii="Arial" w:hAnsi="Arial" w:cs="Arial"/>
        </w:rPr>
        <w:t xml:space="preserve">Водоканала РВК </w:t>
      </w:r>
      <w:r w:rsidRPr="009A16CE">
        <w:rPr>
          <w:rFonts w:ascii="Arial" w:hAnsi="Arial" w:cs="Arial"/>
        </w:rPr>
        <w:t xml:space="preserve">как силами ответственных </w:t>
      </w:r>
      <w:r w:rsidR="0061078D" w:rsidRPr="009A16CE">
        <w:rPr>
          <w:rFonts w:ascii="Arial" w:hAnsi="Arial" w:cs="Arial"/>
        </w:rPr>
        <w:t xml:space="preserve">лиц </w:t>
      </w:r>
      <w:r w:rsidRPr="009A16CE">
        <w:rPr>
          <w:rFonts w:ascii="Arial" w:hAnsi="Arial" w:cs="Arial"/>
        </w:rPr>
        <w:t>РВК, так и силами Исполнителя, консультирование и поддержка в ходе стабилизации работы);</w:t>
      </w:r>
    </w:p>
    <w:p w14:paraId="5D67F96D" w14:textId="1B290068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выстраивание эффективного взаимодействия с </w:t>
      </w:r>
      <w:r w:rsidR="00021B67" w:rsidRPr="009A16CE">
        <w:rPr>
          <w:rFonts w:ascii="Arial" w:hAnsi="Arial" w:cs="Arial"/>
          <w:lang w:eastAsia="ru-RU"/>
        </w:rPr>
        <w:t>Водоканалом РВК</w:t>
      </w:r>
      <w:r w:rsidRPr="009A16CE">
        <w:rPr>
          <w:rFonts w:ascii="Arial" w:hAnsi="Arial" w:cs="Arial"/>
        </w:rPr>
        <w:t xml:space="preserve">, обучение </w:t>
      </w:r>
      <w:r w:rsidR="00021B67" w:rsidRPr="009A16CE">
        <w:rPr>
          <w:rFonts w:ascii="Arial" w:hAnsi="Arial" w:cs="Arial"/>
        </w:rPr>
        <w:t xml:space="preserve">работников </w:t>
      </w:r>
      <w:r w:rsidR="00021B67" w:rsidRPr="009A16CE">
        <w:rPr>
          <w:rFonts w:ascii="Arial" w:hAnsi="Arial" w:cs="Arial"/>
          <w:lang w:eastAsia="ru-RU"/>
        </w:rPr>
        <w:t>Водоканала РВК</w:t>
      </w:r>
      <w:r w:rsidRPr="009A16CE">
        <w:rPr>
          <w:rFonts w:ascii="Arial" w:hAnsi="Arial" w:cs="Arial"/>
        </w:rPr>
        <w:t xml:space="preserve"> взаимодействию, методологии, изменениям в законодательстве, бизнес-процессах и пр.;</w:t>
      </w:r>
    </w:p>
    <w:p w14:paraId="78D8A4BC" w14:textId="3E86E49B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актуализация карт бизнес-процессов и регламента документооборота, пересмотр/дополнение контрольных процедур, разработка новых бизнес-процессов, согласование любого изменения</w:t>
      </w:r>
      <w:r w:rsidR="00021B67" w:rsidRPr="009A16CE">
        <w:rPr>
          <w:rFonts w:ascii="Arial" w:hAnsi="Arial" w:cs="Arial"/>
        </w:rPr>
        <w:t xml:space="preserve"> с</w:t>
      </w:r>
      <w:r w:rsidRPr="009A16CE">
        <w:rPr>
          <w:rFonts w:ascii="Arial" w:hAnsi="Arial" w:cs="Arial"/>
        </w:rPr>
        <w:t xml:space="preserve"> </w:t>
      </w:r>
      <w:r w:rsidR="00021B67" w:rsidRPr="009A16CE">
        <w:rPr>
          <w:rFonts w:ascii="Arial" w:hAnsi="Arial" w:cs="Arial"/>
          <w:lang w:eastAsia="ru-RU"/>
        </w:rPr>
        <w:t xml:space="preserve">Водоканалом РВК и </w:t>
      </w:r>
      <w:r w:rsidR="00923AEA" w:rsidRPr="009A16CE">
        <w:rPr>
          <w:rFonts w:ascii="Arial" w:hAnsi="Arial" w:cs="Arial"/>
        </w:rPr>
        <w:t>Заказчик</w:t>
      </w:r>
      <w:r w:rsidR="00021B67" w:rsidRPr="009A16CE">
        <w:rPr>
          <w:rFonts w:ascii="Arial" w:hAnsi="Arial" w:cs="Arial"/>
        </w:rPr>
        <w:t>ом</w:t>
      </w:r>
      <w:r w:rsidRPr="009A16CE">
        <w:rPr>
          <w:rFonts w:ascii="Arial" w:hAnsi="Arial" w:cs="Arial"/>
        </w:rPr>
        <w:t>;</w:t>
      </w:r>
    </w:p>
    <w:p w14:paraId="2A34ADD8" w14:textId="77777777" w:rsidR="004F3BB2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лидирование и участие в проектах по повышению эффективности бизнес-процессов и снижению трудозатрат с применением инструментов автоматизации и роботизации;</w:t>
      </w:r>
    </w:p>
    <w:p w14:paraId="306BCF65" w14:textId="37F962E7" w:rsidR="00A0167E" w:rsidRPr="009A16CE" w:rsidRDefault="004F3BB2" w:rsidP="00883AC2">
      <w:pPr>
        <w:pStyle w:val="NormalRFP"/>
        <w:numPr>
          <w:ilvl w:val="0"/>
          <w:numId w:val="71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 xml:space="preserve">участие всех подразделений </w:t>
      </w:r>
      <w:r w:rsidR="0036170A" w:rsidRPr="009A16CE">
        <w:rPr>
          <w:rFonts w:ascii="Arial" w:hAnsi="Arial" w:cs="Arial"/>
        </w:rPr>
        <w:t>И</w:t>
      </w:r>
      <w:r w:rsidRPr="009A16CE">
        <w:rPr>
          <w:rFonts w:ascii="Arial" w:hAnsi="Arial" w:cs="Arial"/>
        </w:rPr>
        <w:t>сполнителя в кросс-функциональных ИТ-проектах</w:t>
      </w:r>
      <w:r w:rsidR="00E155D6" w:rsidRPr="009A16CE">
        <w:rPr>
          <w:rFonts w:ascii="Arial" w:hAnsi="Arial" w:cs="Arial"/>
        </w:rPr>
        <w:t xml:space="preserve"> РВ</w:t>
      </w:r>
      <w:r w:rsidR="0061078D" w:rsidRPr="009A16CE">
        <w:rPr>
          <w:rFonts w:ascii="Arial" w:hAnsi="Arial" w:cs="Arial"/>
        </w:rPr>
        <w:t>К</w:t>
      </w:r>
      <w:r w:rsidRPr="009A16CE">
        <w:rPr>
          <w:rFonts w:ascii="Arial" w:hAnsi="Arial" w:cs="Arial"/>
        </w:rPr>
        <w:t xml:space="preserve">, связанных напрямую или косвенно с </w:t>
      </w:r>
      <w:r w:rsidR="0070217C" w:rsidRPr="009A16CE">
        <w:rPr>
          <w:rFonts w:ascii="Arial" w:hAnsi="Arial" w:cs="Arial"/>
        </w:rPr>
        <w:t>казначейскими процессами</w:t>
      </w:r>
      <w:r w:rsidRPr="009A16CE">
        <w:rPr>
          <w:rFonts w:ascii="Arial" w:hAnsi="Arial" w:cs="Arial"/>
        </w:rPr>
        <w:t>, формирование бизнес-требований</w:t>
      </w:r>
      <w:r w:rsidR="0070217C" w:rsidRPr="009A16CE">
        <w:rPr>
          <w:rFonts w:ascii="Arial" w:hAnsi="Arial" w:cs="Arial"/>
        </w:rPr>
        <w:t>.</w:t>
      </w:r>
    </w:p>
    <w:p w14:paraId="33001CB9" w14:textId="77777777" w:rsidR="00A0167E" w:rsidRPr="009A16CE" w:rsidRDefault="00A0167E" w:rsidP="007B6F4B">
      <w:pPr>
        <w:pStyle w:val="NormalRFP"/>
        <w:ind w:left="1276" w:firstLine="0"/>
        <w:rPr>
          <w:rFonts w:ascii="Arial" w:hAnsi="Arial" w:cs="Arial"/>
          <w:highlight w:val="yellow"/>
        </w:rPr>
      </w:pPr>
    </w:p>
    <w:p w14:paraId="265AC68A" w14:textId="07FB4CA9" w:rsidR="004F3BB2" w:rsidRPr="009A16CE" w:rsidRDefault="004F3BB2" w:rsidP="00883AC2">
      <w:pPr>
        <w:pStyle w:val="Heading2RFP"/>
        <w:numPr>
          <w:ilvl w:val="1"/>
          <w:numId w:val="18"/>
        </w:numPr>
        <w:rPr>
          <w:rFonts w:ascii="Arial" w:hAnsi="Arial" w:cs="Arial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t>Вспомогательные процессы</w:t>
      </w:r>
    </w:p>
    <w:p w14:paraId="037F741A" w14:textId="77777777" w:rsidR="004F3BB2" w:rsidRPr="009A16CE" w:rsidRDefault="004F3BB2" w:rsidP="00883AC2">
      <w:pPr>
        <w:pStyle w:val="NormalRFP"/>
        <w:numPr>
          <w:ilvl w:val="0"/>
          <w:numId w:val="24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Процессы</w:t>
      </w:r>
    </w:p>
    <w:p w14:paraId="4B95C65D" w14:textId="77777777" w:rsidR="004F3BB2" w:rsidRPr="009A16CE" w:rsidRDefault="004F3BB2" w:rsidP="00883AC2">
      <w:pPr>
        <w:pStyle w:val="NormalRFP"/>
        <w:numPr>
          <w:ilvl w:val="0"/>
          <w:numId w:val="7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Согласование </w:t>
      </w:r>
      <w:proofErr w:type="spellStart"/>
      <w:r w:rsidR="0048388A" w:rsidRPr="009A16CE">
        <w:rPr>
          <w:rFonts w:ascii="Arial" w:hAnsi="Arial" w:cs="Arial"/>
          <w:lang w:val="en-US" w:eastAsia="ru-RU"/>
        </w:rPr>
        <w:t>TermSheet</w:t>
      </w:r>
      <w:proofErr w:type="spellEnd"/>
      <w:r w:rsidR="0048388A" w:rsidRPr="009A16CE">
        <w:rPr>
          <w:rFonts w:ascii="Arial" w:hAnsi="Arial" w:cs="Arial"/>
          <w:lang w:eastAsia="ru-RU"/>
        </w:rPr>
        <w:t xml:space="preserve">, кредитных и обеспечительных </w:t>
      </w:r>
      <w:r w:rsidRPr="009A16CE">
        <w:rPr>
          <w:rFonts w:ascii="Arial" w:hAnsi="Arial" w:cs="Arial"/>
          <w:lang w:eastAsia="ru-RU"/>
        </w:rPr>
        <w:t>договоров</w:t>
      </w:r>
      <w:r w:rsidR="0048388A" w:rsidRPr="009A16CE">
        <w:rPr>
          <w:rFonts w:ascii="Arial" w:hAnsi="Arial" w:cs="Arial"/>
          <w:lang w:eastAsia="ru-RU"/>
        </w:rPr>
        <w:t xml:space="preserve">, </w:t>
      </w:r>
      <w:r w:rsidRPr="009A16CE">
        <w:rPr>
          <w:rFonts w:ascii="Arial" w:hAnsi="Arial" w:cs="Arial"/>
          <w:lang w:eastAsia="ru-RU"/>
        </w:rPr>
        <w:t>приказов, регламентов</w:t>
      </w:r>
    </w:p>
    <w:p w14:paraId="4BE7AB1C" w14:textId="79731F4F" w:rsidR="00FF555A" w:rsidRPr="009A16CE" w:rsidRDefault="00FF555A" w:rsidP="00883AC2">
      <w:pPr>
        <w:pStyle w:val="NormalRFP"/>
        <w:numPr>
          <w:ilvl w:val="0"/>
          <w:numId w:val="7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Участие в проведении переговоров, совещаний с обслуживающими банками совместно с </w:t>
      </w:r>
      <w:r w:rsidR="00021B67" w:rsidRPr="009A16CE">
        <w:rPr>
          <w:rFonts w:ascii="Arial" w:hAnsi="Arial" w:cs="Arial"/>
          <w:lang w:eastAsia="ru-RU"/>
        </w:rPr>
        <w:t>Водоканалом РВК</w:t>
      </w:r>
      <w:r w:rsidR="009C2CE2" w:rsidRPr="009A16CE">
        <w:rPr>
          <w:rFonts w:ascii="Arial" w:hAnsi="Arial" w:cs="Arial"/>
          <w:lang w:eastAsia="ru-RU"/>
        </w:rPr>
        <w:t xml:space="preserve"> и Заказчик</w:t>
      </w:r>
      <w:r w:rsidR="00A61001" w:rsidRPr="009A16CE">
        <w:rPr>
          <w:rFonts w:ascii="Arial" w:hAnsi="Arial" w:cs="Arial"/>
          <w:lang w:eastAsia="ru-RU"/>
        </w:rPr>
        <w:t>ом</w:t>
      </w:r>
    </w:p>
    <w:p w14:paraId="119C3C66" w14:textId="508503CC" w:rsidR="00D07A24" w:rsidRPr="009A16CE" w:rsidRDefault="00D07A24" w:rsidP="00883AC2">
      <w:pPr>
        <w:pStyle w:val="NormalRFP"/>
        <w:numPr>
          <w:ilvl w:val="0"/>
          <w:numId w:val="7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Оформление</w:t>
      </w:r>
      <w:r w:rsidR="00FE698B"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eastAsia="ru-RU"/>
        </w:rPr>
        <w:t xml:space="preserve">полномочий в обслуживающих банках, доступов, ключей, на сотрудников </w:t>
      </w:r>
      <w:r w:rsidR="00021B67" w:rsidRPr="009A16CE">
        <w:rPr>
          <w:rFonts w:ascii="Arial" w:hAnsi="Arial" w:cs="Arial"/>
          <w:lang w:eastAsia="ru-RU"/>
        </w:rPr>
        <w:t>Водоканала РВК</w:t>
      </w:r>
      <w:r w:rsidR="009C2CE2" w:rsidRPr="009A16CE">
        <w:rPr>
          <w:rFonts w:ascii="Arial" w:hAnsi="Arial" w:cs="Arial"/>
          <w:lang w:eastAsia="ru-RU"/>
        </w:rPr>
        <w:t xml:space="preserve">, </w:t>
      </w:r>
      <w:r w:rsidR="00780F05" w:rsidRPr="009A16CE">
        <w:rPr>
          <w:rFonts w:ascii="Arial" w:hAnsi="Arial" w:cs="Arial"/>
          <w:lang w:eastAsia="ru-RU"/>
        </w:rPr>
        <w:t>Исполнителя</w:t>
      </w:r>
    </w:p>
    <w:p w14:paraId="31C5C5C2" w14:textId="73496D15" w:rsidR="004F3BB2" w:rsidRPr="009A16CE" w:rsidRDefault="004F3BB2" w:rsidP="00883AC2">
      <w:pPr>
        <w:pStyle w:val="NormalRFP"/>
        <w:numPr>
          <w:ilvl w:val="0"/>
          <w:numId w:val="72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Взаимодействие с</w:t>
      </w:r>
      <w:r w:rsidR="00E155D6" w:rsidRPr="009A16CE">
        <w:rPr>
          <w:rFonts w:ascii="Arial" w:hAnsi="Arial" w:cs="Arial"/>
          <w:lang w:eastAsia="ru-RU"/>
        </w:rPr>
        <w:t xml:space="preserve"> </w:t>
      </w:r>
      <w:r w:rsidR="00021B67" w:rsidRPr="009A16CE">
        <w:rPr>
          <w:rFonts w:ascii="Arial" w:hAnsi="Arial" w:cs="Arial"/>
          <w:lang w:eastAsia="ru-RU"/>
        </w:rPr>
        <w:t>Заказчиком</w:t>
      </w:r>
      <w:r w:rsidR="0053579B" w:rsidRPr="009A16CE">
        <w:rPr>
          <w:rFonts w:ascii="Arial" w:hAnsi="Arial" w:cs="Arial"/>
          <w:lang w:eastAsia="ru-RU"/>
        </w:rPr>
        <w:t xml:space="preserve">, ЦБ РФ, </w:t>
      </w:r>
      <w:r w:rsidR="0046382E" w:rsidRPr="009A16CE">
        <w:rPr>
          <w:rFonts w:ascii="Arial" w:hAnsi="Arial" w:cs="Arial"/>
          <w:lang w:eastAsia="ru-RU"/>
        </w:rPr>
        <w:t xml:space="preserve">ИФНС, УФК, </w:t>
      </w:r>
      <w:r w:rsidR="00ED6F6F" w:rsidRPr="009A16CE">
        <w:rPr>
          <w:rFonts w:ascii="Arial" w:hAnsi="Arial" w:cs="Arial"/>
          <w:lang w:eastAsia="ru-RU"/>
        </w:rPr>
        <w:t xml:space="preserve">обслуживающими банками, </w:t>
      </w:r>
      <w:r w:rsidR="00E155D6" w:rsidRPr="009A16CE">
        <w:rPr>
          <w:rFonts w:ascii="Arial" w:hAnsi="Arial" w:cs="Arial"/>
          <w:lang w:eastAsia="ru-RU"/>
        </w:rPr>
        <w:t>аудиторами, Водоканалом</w:t>
      </w:r>
      <w:r w:rsidR="00021B67" w:rsidRPr="009A16CE">
        <w:rPr>
          <w:rFonts w:ascii="Arial" w:hAnsi="Arial" w:cs="Arial"/>
          <w:lang w:eastAsia="ru-RU"/>
        </w:rPr>
        <w:t xml:space="preserve"> РВК</w:t>
      </w:r>
      <w:r w:rsidR="0053579B" w:rsidRPr="009A16CE">
        <w:rPr>
          <w:rFonts w:ascii="Arial" w:hAnsi="Arial" w:cs="Arial"/>
          <w:lang w:eastAsia="ru-RU"/>
        </w:rPr>
        <w:t xml:space="preserve">, а также </w:t>
      </w:r>
      <w:r w:rsidR="00D34229" w:rsidRPr="009A16CE">
        <w:rPr>
          <w:rFonts w:ascii="Arial" w:hAnsi="Arial" w:cs="Arial"/>
          <w:lang w:eastAsia="ru-RU"/>
        </w:rPr>
        <w:t xml:space="preserve">сбор, </w:t>
      </w:r>
      <w:r w:rsidR="0053579B" w:rsidRPr="009A16CE">
        <w:rPr>
          <w:rFonts w:ascii="Arial" w:hAnsi="Arial" w:cs="Arial"/>
          <w:lang w:eastAsia="ru-RU"/>
        </w:rPr>
        <w:t>п</w:t>
      </w:r>
      <w:r w:rsidRPr="009A16CE">
        <w:rPr>
          <w:rFonts w:ascii="Arial" w:hAnsi="Arial" w:cs="Arial"/>
          <w:lang w:eastAsia="ru-RU"/>
        </w:rPr>
        <w:t xml:space="preserve">одготовка </w:t>
      </w:r>
      <w:r w:rsidR="00D34229" w:rsidRPr="009A16CE">
        <w:rPr>
          <w:rFonts w:ascii="Arial" w:hAnsi="Arial" w:cs="Arial"/>
          <w:lang w:eastAsia="ru-RU"/>
        </w:rPr>
        <w:t xml:space="preserve">и предоставление </w:t>
      </w:r>
      <w:r w:rsidRPr="009A16CE">
        <w:rPr>
          <w:rFonts w:ascii="Arial" w:hAnsi="Arial" w:cs="Arial"/>
          <w:lang w:eastAsia="ru-RU"/>
        </w:rPr>
        <w:t>данных по запросам</w:t>
      </w:r>
      <w:r w:rsidR="00C63102" w:rsidRPr="009A16CE">
        <w:rPr>
          <w:rFonts w:ascii="Arial" w:hAnsi="Arial" w:cs="Arial"/>
          <w:lang w:eastAsia="ru-RU"/>
        </w:rPr>
        <w:t xml:space="preserve"> в рамках функциональных блоков казначейской функции.</w:t>
      </w:r>
    </w:p>
    <w:p w14:paraId="0B407FDE" w14:textId="77777777" w:rsidR="00ED6F6F" w:rsidRPr="009A16CE" w:rsidRDefault="00ED6F6F" w:rsidP="007B6F4B">
      <w:pPr>
        <w:pStyle w:val="NormalRFP"/>
        <w:ind w:left="1701" w:firstLine="0"/>
        <w:rPr>
          <w:rFonts w:ascii="Arial" w:hAnsi="Arial" w:cs="Arial"/>
          <w:lang w:eastAsia="ru-RU"/>
        </w:rPr>
      </w:pPr>
    </w:p>
    <w:p w14:paraId="447619B3" w14:textId="77777777" w:rsidR="004F3BB2" w:rsidRPr="009A16CE" w:rsidRDefault="004F3BB2" w:rsidP="00883AC2">
      <w:pPr>
        <w:pStyle w:val="NormalRFP"/>
        <w:numPr>
          <w:ilvl w:val="0"/>
          <w:numId w:val="24"/>
        </w:numPr>
        <w:rPr>
          <w:rFonts w:ascii="Arial" w:hAnsi="Arial" w:cs="Arial"/>
          <w:b/>
          <w:i/>
        </w:rPr>
      </w:pPr>
      <w:r w:rsidRPr="009A16CE">
        <w:rPr>
          <w:rFonts w:ascii="Arial" w:hAnsi="Arial" w:cs="Arial"/>
          <w:b/>
          <w:i/>
        </w:rPr>
        <w:t>Требования</w:t>
      </w:r>
    </w:p>
    <w:p w14:paraId="01C4CEC2" w14:textId="77777777" w:rsidR="004F3BB2" w:rsidRPr="009A16CE" w:rsidRDefault="004F3BB2" w:rsidP="004F3BB2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>В зону ответственности Исполнителя входит:</w:t>
      </w:r>
    </w:p>
    <w:p w14:paraId="763C9D13" w14:textId="6734939F" w:rsidR="004F3BB2" w:rsidRPr="009A16CE" w:rsidRDefault="00DF4F14" w:rsidP="00883AC2">
      <w:pPr>
        <w:pStyle w:val="NormalRFP"/>
        <w:numPr>
          <w:ilvl w:val="0"/>
          <w:numId w:val="73"/>
        </w:numPr>
        <w:rPr>
          <w:rFonts w:ascii="Arial" w:hAnsi="Arial" w:cs="Arial"/>
        </w:rPr>
      </w:pPr>
      <w:r w:rsidRPr="009A16CE">
        <w:rPr>
          <w:rFonts w:ascii="Arial" w:hAnsi="Arial" w:cs="Arial"/>
        </w:rPr>
        <w:t>Организация взаимодействия и обмена документами с</w:t>
      </w:r>
      <w:r w:rsidR="00E155D6" w:rsidRPr="009A16CE">
        <w:rPr>
          <w:rFonts w:ascii="Arial" w:hAnsi="Arial" w:cs="Arial"/>
        </w:rPr>
        <w:t xml:space="preserve"> </w:t>
      </w:r>
      <w:r w:rsidR="00021B67" w:rsidRPr="009A16CE">
        <w:rPr>
          <w:rFonts w:ascii="Arial" w:hAnsi="Arial" w:cs="Arial"/>
        </w:rPr>
        <w:t>Заказчиком</w:t>
      </w:r>
      <w:r w:rsidR="00FF555A" w:rsidRPr="009A16CE">
        <w:rPr>
          <w:rFonts w:ascii="Arial" w:hAnsi="Arial" w:cs="Arial"/>
        </w:rPr>
        <w:t>, ЦБ РФ, ИФНС, УФК, обслу</w:t>
      </w:r>
      <w:r w:rsidR="009B2E5B" w:rsidRPr="009A16CE">
        <w:rPr>
          <w:rFonts w:ascii="Arial" w:hAnsi="Arial" w:cs="Arial"/>
        </w:rPr>
        <w:t xml:space="preserve">живающими банками, аудиторами, </w:t>
      </w:r>
      <w:r w:rsidR="00021B67" w:rsidRPr="009A16CE">
        <w:rPr>
          <w:rFonts w:ascii="Arial" w:hAnsi="Arial" w:cs="Arial"/>
          <w:lang w:eastAsia="ru-RU"/>
        </w:rPr>
        <w:t>Водоканалом РВК</w:t>
      </w:r>
      <w:r w:rsidRPr="009A16CE">
        <w:rPr>
          <w:rFonts w:ascii="Arial" w:hAnsi="Arial" w:cs="Arial"/>
        </w:rPr>
        <w:t xml:space="preserve">. На стороне </w:t>
      </w:r>
      <w:r w:rsidR="0061078D" w:rsidRPr="009A16CE">
        <w:rPr>
          <w:rFonts w:ascii="Arial" w:hAnsi="Arial" w:cs="Arial"/>
        </w:rPr>
        <w:t>Водоканала РВК</w:t>
      </w:r>
      <w:r w:rsidRPr="009A16CE">
        <w:rPr>
          <w:rFonts w:ascii="Arial" w:hAnsi="Arial" w:cs="Arial"/>
        </w:rPr>
        <w:t xml:space="preserve"> </w:t>
      </w:r>
      <w:r w:rsidR="009C2CE2" w:rsidRPr="009A16CE">
        <w:rPr>
          <w:rFonts w:ascii="Arial" w:hAnsi="Arial" w:cs="Arial"/>
        </w:rPr>
        <w:t xml:space="preserve">работа фронт-офиса </w:t>
      </w:r>
      <w:r w:rsidR="00A91FEE" w:rsidRPr="009A16CE">
        <w:rPr>
          <w:rFonts w:ascii="Arial" w:hAnsi="Arial" w:cs="Arial"/>
        </w:rPr>
        <w:t xml:space="preserve">по казначейской функции </w:t>
      </w:r>
      <w:r w:rsidRPr="009A16CE">
        <w:rPr>
          <w:rFonts w:ascii="Arial" w:hAnsi="Arial" w:cs="Arial"/>
        </w:rPr>
        <w:t>не предусмотрен</w:t>
      </w:r>
      <w:r w:rsidR="009C2CE2" w:rsidRPr="009A16CE">
        <w:rPr>
          <w:rFonts w:ascii="Arial" w:hAnsi="Arial" w:cs="Arial"/>
        </w:rPr>
        <w:t>а</w:t>
      </w:r>
      <w:r w:rsidRPr="009A16CE">
        <w:rPr>
          <w:rFonts w:ascii="Arial" w:hAnsi="Arial" w:cs="Arial"/>
        </w:rPr>
        <w:t>.</w:t>
      </w:r>
    </w:p>
    <w:p w14:paraId="0E62CF61" w14:textId="77777777" w:rsidR="004E50A2" w:rsidRPr="009A16CE" w:rsidRDefault="004E50A2" w:rsidP="00B315B6">
      <w:pPr>
        <w:pStyle w:val="HeadingRFP"/>
        <w:rPr>
          <w:rFonts w:ascii="Arial" w:hAnsi="Arial" w:cs="Arial"/>
          <w:szCs w:val="22"/>
        </w:rPr>
      </w:pPr>
    </w:p>
    <w:p w14:paraId="7FBA6ED0" w14:textId="77777777" w:rsidR="004E50A2" w:rsidRPr="009A16CE" w:rsidRDefault="004E50A2" w:rsidP="00B315B6">
      <w:pPr>
        <w:pStyle w:val="HeadingRFP"/>
        <w:rPr>
          <w:rFonts w:ascii="Arial" w:hAnsi="Arial" w:cs="Arial"/>
          <w:szCs w:val="22"/>
        </w:rPr>
      </w:pPr>
    </w:p>
    <w:p w14:paraId="2E3A12B5" w14:textId="77777777" w:rsidR="00A32910" w:rsidRPr="009A16CE" w:rsidRDefault="00A32910" w:rsidP="004E50A2">
      <w:pPr>
        <w:spacing w:before="120" w:line="240" w:lineRule="auto"/>
        <w:jc w:val="both"/>
        <w:rPr>
          <w:rFonts w:ascii="Arial" w:eastAsia="Times New Roman" w:hAnsi="Arial" w:cs="Arial"/>
          <w:lang w:eastAsia="ru-RU"/>
        </w:rPr>
      </w:pPr>
    </w:p>
    <w:p w14:paraId="04EC6806" w14:textId="251F54AA" w:rsidR="00A32910" w:rsidRPr="009A16CE" w:rsidRDefault="00A32910" w:rsidP="00A32910">
      <w:pPr>
        <w:spacing w:before="120" w:line="240" w:lineRule="auto"/>
        <w:jc w:val="both"/>
        <w:rPr>
          <w:rFonts w:ascii="Arial" w:eastAsia="Times New Roman" w:hAnsi="Arial" w:cs="Arial"/>
          <w:b/>
          <w:lang w:eastAsia="ru-RU"/>
        </w:rPr>
      </w:pPr>
      <w:r w:rsidRPr="009A16CE">
        <w:rPr>
          <w:rFonts w:ascii="Arial" w:hAnsi="Arial" w:cs="Arial"/>
          <w:b/>
        </w:rPr>
        <w:t xml:space="preserve">Раздел 5. ИТ-ландшафт </w:t>
      </w:r>
      <w:r w:rsidR="0061078D" w:rsidRPr="009A16CE">
        <w:rPr>
          <w:rFonts w:ascii="Arial" w:hAnsi="Arial" w:cs="Arial"/>
          <w:b/>
          <w:bCs/>
        </w:rPr>
        <w:t>Водоканала РВК</w:t>
      </w:r>
      <w:r w:rsidRPr="009A16CE">
        <w:rPr>
          <w:rFonts w:ascii="Arial" w:hAnsi="Arial" w:cs="Arial"/>
          <w:b/>
        </w:rPr>
        <w:t>:</w:t>
      </w:r>
    </w:p>
    <w:p w14:paraId="7C5F5F7B" w14:textId="054B78C4" w:rsidR="00E006C6" w:rsidRPr="009A16CE" w:rsidRDefault="00E006C6" w:rsidP="00E006C6">
      <w:pPr>
        <w:spacing w:before="120" w:line="240" w:lineRule="auto"/>
        <w:ind w:firstLine="709"/>
        <w:jc w:val="both"/>
        <w:rPr>
          <w:rFonts w:ascii="Arial" w:eastAsia="Times New Roman" w:hAnsi="Arial" w:cs="Arial"/>
          <w:lang w:eastAsia="ru-RU"/>
        </w:rPr>
      </w:pPr>
      <w:r w:rsidRPr="009A16CE">
        <w:rPr>
          <w:rFonts w:ascii="Arial" w:eastAsia="Times New Roman" w:hAnsi="Arial" w:cs="Arial"/>
          <w:lang w:eastAsia="ru-RU"/>
        </w:rPr>
        <w:t xml:space="preserve">В своей </w:t>
      </w:r>
      <w:proofErr w:type="spellStart"/>
      <w:r w:rsidRPr="009A16CE">
        <w:rPr>
          <w:rFonts w:ascii="Arial" w:eastAsia="Times New Roman" w:hAnsi="Arial" w:cs="Arial"/>
          <w:lang w:eastAsia="ru-RU"/>
        </w:rPr>
        <w:t>работе</w:t>
      </w:r>
      <w:r w:rsidR="00021B67" w:rsidRPr="009A16CE">
        <w:rPr>
          <w:rFonts w:ascii="Arial" w:eastAsia="Times New Roman" w:hAnsi="Arial" w:cs="Arial"/>
          <w:lang w:eastAsia="ru-RU"/>
        </w:rPr>
        <w:t>РВК</w:t>
      </w:r>
      <w:proofErr w:type="spellEnd"/>
      <w:r w:rsidRPr="009A16CE">
        <w:rPr>
          <w:rFonts w:ascii="Arial" w:eastAsia="Times New Roman" w:hAnsi="Arial" w:cs="Arial"/>
          <w:lang w:eastAsia="ru-RU"/>
        </w:rPr>
        <w:t xml:space="preserve"> использует следующие системы:</w:t>
      </w:r>
    </w:p>
    <w:tbl>
      <w:tblPr>
        <w:tblW w:w="98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8014"/>
      </w:tblGrid>
      <w:tr w:rsidR="00E006C6" w:rsidRPr="009A16CE" w14:paraId="462B2DF2" w14:textId="77777777" w:rsidTr="00213A5D">
        <w:trPr>
          <w:trHeight w:val="290"/>
        </w:trPr>
        <w:tc>
          <w:tcPr>
            <w:tcW w:w="1868" w:type="dxa"/>
            <w:noWrap/>
            <w:vAlign w:val="center"/>
          </w:tcPr>
          <w:p w14:paraId="71DEDF73" w14:textId="77777777" w:rsidR="00E006C6" w:rsidRPr="009A16CE" w:rsidRDefault="00E006C6" w:rsidP="00296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ru-RU"/>
              </w:rPr>
            </w:pPr>
            <w:r w:rsidRPr="009A16CE">
              <w:rPr>
                <w:rFonts w:ascii="Arial" w:eastAsia="Times New Roman" w:hAnsi="Arial" w:cs="Arial"/>
                <w:b/>
                <w:lang w:eastAsia="ru-RU"/>
              </w:rPr>
              <w:t>ИТ-система</w:t>
            </w:r>
          </w:p>
        </w:tc>
        <w:tc>
          <w:tcPr>
            <w:tcW w:w="8014" w:type="dxa"/>
            <w:noWrap/>
            <w:vAlign w:val="center"/>
          </w:tcPr>
          <w:p w14:paraId="0E2F4307" w14:textId="77777777" w:rsidR="00E006C6" w:rsidRPr="009A16CE" w:rsidRDefault="004558C2" w:rsidP="00296D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ru-RU"/>
              </w:rPr>
            </w:pPr>
            <w:r w:rsidRPr="009A16CE">
              <w:rPr>
                <w:rFonts w:ascii="Arial" w:eastAsia="Times New Roman" w:hAnsi="Arial" w:cs="Arial"/>
                <w:b/>
                <w:lang w:eastAsia="ru-RU"/>
              </w:rPr>
              <w:t>Функциональность</w:t>
            </w:r>
          </w:p>
        </w:tc>
      </w:tr>
      <w:tr w:rsidR="00E006C6" w:rsidRPr="009A16CE" w14:paraId="055774C0" w14:textId="77777777" w:rsidTr="00213A5D">
        <w:trPr>
          <w:trHeight w:val="290"/>
        </w:trPr>
        <w:tc>
          <w:tcPr>
            <w:tcW w:w="1868" w:type="dxa"/>
            <w:noWrap/>
            <w:vAlign w:val="center"/>
            <w:hideMark/>
          </w:tcPr>
          <w:p w14:paraId="018E84EB" w14:textId="77777777" w:rsidR="00E006C6" w:rsidRPr="009A16CE" w:rsidRDefault="004558C2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1С</w:t>
            </w:r>
            <w:r w:rsidR="00E006C6" w:rsidRPr="009A16CE">
              <w:rPr>
                <w:rFonts w:ascii="Arial" w:eastAsia="Times New Roman" w:hAnsi="Arial" w:cs="Arial"/>
                <w:lang w:eastAsia="ru-RU"/>
              </w:rPr>
              <w:t>: УПП</w:t>
            </w:r>
            <w:r w:rsidR="00B315B6" w:rsidRPr="009A16CE">
              <w:rPr>
                <w:rFonts w:ascii="Arial" w:eastAsia="Times New Roman" w:hAnsi="Arial" w:cs="Arial"/>
                <w:lang w:eastAsia="ru-RU"/>
              </w:rPr>
              <w:t xml:space="preserve"> (редакция 1.3.178.3.253.4)</w:t>
            </w:r>
          </w:p>
        </w:tc>
        <w:tc>
          <w:tcPr>
            <w:tcW w:w="8014" w:type="dxa"/>
            <w:noWrap/>
            <w:hideMark/>
          </w:tcPr>
          <w:p w14:paraId="538DE357" w14:textId="3B64A13D" w:rsidR="00E006C6" w:rsidRPr="009A16CE" w:rsidRDefault="004558C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Система учета и формирования отчетности (высокая степень кастомизации под нужды К</w:t>
            </w:r>
            <w:r w:rsidR="00021B67" w:rsidRPr="009A16CE">
              <w:rPr>
                <w:rFonts w:ascii="Arial" w:eastAsia="Times New Roman" w:hAnsi="Arial" w:cs="Arial"/>
                <w:lang w:eastAsia="ru-RU"/>
              </w:rPr>
              <w:t>омпании</w:t>
            </w:r>
            <w:r w:rsidRPr="009A16CE">
              <w:rPr>
                <w:rFonts w:ascii="Arial" w:eastAsia="Times New Roman" w:hAnsi="Arial" w:cs="Arial"/>
                <w:lang w:eastAsia="ru-RU"/>
              </w:rPr>
              <w:t xml:space="preserve"> «РОСВОДОКАНАЛ»)</w:t>
            </w:r>
          </w:p>
        </w:tc>
      </w:tr>
      <w:tr w:rsidR="004558C2" w:rsidRPr="009A16CE" w14:paraId="686C3D4F" w14:textId="77777777" w:rsidTr="00213A5D">
        <w:trPr>
          <w:trHeight w:val="290"/>
        </w:trPr>
        <w:tc>
          <w:tcPr>
            <w:tcW w:w="1868" w:type="dxa"/>
            <w:noWrap/>
            <w:vAlign w:val="center"/>
          </w:tcPr>
          <w:p w14:paraId="07269729" w14:textId="77777777" w:rsidR="004558C2" w:rsidRPr="009A16CE" w:rsidRDefault="00B315B6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1С: ЗУП</w:t>
            </w:r>
          </w:p>
          <w:p w14:paraId="6E81B637" w14:textId="77777777" w:rsidR="00B315B6" w:rsidRPr="009A16CE" w:rsidRDefault="00B315B6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(редакция 3.1)</w:t>
            </w:r>
          </w:p>
        </w:tc>
        <w:tc>
          <w:tcPr>
            <w:tcW w:w="8014" w:type="dxa"/>
            <w:noWrap/>
          </w:tcPr>
          <w:p w14:paraId="01385046" w14:textId="1E8A772E" w:rsidR="004558C2" w:rsidRPr="009A16CE" w:rsidRDefault="004558C2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 xml:space="preserve">Система </w:t>
            </w:r>
            <w:r w:rsidR="00B315B6" w:rsidRPr="009A16CE">
              <w:rPr>
                <w:rFonts w:ascii="Arial" w:eastAsia="Times New Roman" w:hAnsi="Arial" w:cs="Arial"/>
                <w:lang w:eastAsia="ru-RU"/>
              </w:rPr>
              <w:t>кадрового учета и расчета заработной платы</w:t>
            </w:r>
            <w:r w:rsidRPr="009A16CE">
              <w:rPr>
                <w:rFonts w:ascii="Arial" w:eastAsia="Times New Roman" w:hAnsi="Arial" w:cs="Arial"/>
                <w:lang w:eastAsia="ru-RU"/>
              </w:rPr>
              <w:t xml:space="preserve"> (высокая степень кастомизации под нужды К</w:t>
            </w:r>
            <w:r w:rsidR="00021B67" w:rsidRPr="009A16CE">
              <w:rPr>
                <w:rFonts w:ascii="Arial" w:eastAsia="Times New Roman" w:hAnsi="Arial" w:cs="Arial"/>
                <w:lang w:eastAsia="ru-RU"/>
              </w:rPr>
              <w:t>омпании</w:t>
            </w:r>
            <w:r w:rsidRPr="009A16CE">
              <w:rPr>
                <w:rFonts w:ascii="Arial" w:eastAsia="Times New Roman" w:hAnsi="Arial" w:cs="Arial"/>
                <w:lang w:eastAsia="ru-RU"/>
              </w:rPr>
              <w:t xml:space="preserve"> «РОСВОДОКАНАЛ»)</w:t>
            </w:r>
          </w:p>
        </w:tc>
      </w:tr>
      <w:tr w:rsidR="004558C2" w:rsidRPr="009A16CE" w14:paraId="69BF8BA9" w14:textId="77777777" w:rsidTr="00213A5D">
        <w:trPr>
          <w:trHeight w:val="290"/>
        </w:trPr>
        <w:tc>
          <w:tcPr>
            <w:tcW w:w="1868" w:type="dxa"/>
            <w:noWrap/>
            <w:vAlign w:val="center"/>
          </w:tcPr>
          <w:p w14:paraId="1B78DC2A" w14:textId="77777777" w:rsidR="004558C2" w:rsidRPr="009A16CE" w:rsidRDefault="004558C2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1С СЭА</w:t>
            </w:r>
          </w:p>
          <w:p w14:paraId="06A2FBBF" w14:textId="77777777" w:rsidR="00213A5D" w:rsidRPr="009A16CE" w:rsidRDefault="00213A5D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(1С: Документооборот)</w:t>
            </w:r>
          </w:p>
        </w:tc>
        <w:tc>
          <w:tcPr>
            <w:tcW w:w="8014" w:type="dxa"/>
            <w:noWrap/>
          </w:tcPr>
          <w:p w14:paraId="35A0829D" w14:textId="77777777" w:rsidR="004558C2" w:rsidRPr="009A16CE" w:rsidRDefault="004558C2" w:rsidP="00CB18C4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Система электронного документооборота, служит для направления задач Заказчик</w:t>
            </w:r>
            <w:r w:rsidR="00144B56" w:rsidRPr="009A16CE">
              <w:rPr>
                <w:rFonts w:ascii="Arial" w:eastAsia="Times New Roman" w:hAnsi="Arial" w:cs="Arial"/>
                <w:lang w:eastAsia="ru-RU"/>
              </w:rPr>
              <w:t xml:space="preserve">а </w:t>
            </w:r>
            <w:r w:rsidR="00CB18C4" w:rsidRPr="009A16CE">
              <w:rPr>
                <w:rFonts w:ascii="Arial" w:eastAsia="Times New Roman" w:hAnsi="Arial" w:cs="Arial"/>
                <w:lang w:eastAsia="ru-RU"/>
              </w:rPr>
              <w:t>Исполнителю</w:t>
            </w:r>
            <w:r w:rsidRPr="009A16CE">
              <w:rPr>
                <w:rFonts w:ascii="Arial" w:eastAsia="Times New Roman" w:hAnsi="Arial" w:cs="Arial"/>
                <w:lang w:eastAsia="ru-RU"/>
              </w:rPr>
              <w:t>. Кроме того, является электронным архивом скан-</w:t>
            </w:r>
            <w:proofErr w:type="gramStart"/>
            <w:r w:rsidRPr="009A16CE">
              <w:rPr>
                <w:rFonts w:ascii="Arial" w:eastAsia="Times New Roman" w:hAnsi="Arial" w:cs="Arial"/>
                <w:lang w:eastAsia="ru-RU"/>
              </w:rPr>
              <w:t>образов  документов</w:t>
            </w:r>
            <w:proofErr w:type="gramEnd"/>
            <w:r w:rsidR="00213A5D" w:rsidRPr="009A16CE">
              <w:rPr>
                <w:rFonts w:ascii="Arial" w:eastAsia="Times New Roman" w:hAnsi="Arial" w:cs="Arial"/>
                <w:lang w:eastAsia="ru-RU"/>
              </w:rPr>
              <w:t>, системой подписания электронных документов и обмена ими.</w:t>
            </w:r>
          </w:p>
        </w:tc>
      </w:tr>
      <w:tr w:rsidR="00E006C6" w:rsidRPr="009A16CE" w14:paraId="2106A8F7" w14:textId="77777777" w:rsidTr="00213A5D">
        <w:trPr>
          <w:trHeight w:val="290"/>
        </w:trPr>
        <w:tc>
          <w:tcPr>
            <w:tcW w:w="1868" w:type="dxa"/>
            <w:noWrap/>
            <w:vAlign w:val="center"/>
            <w:hideMark/>
          </w:tcPr>
          <w:p w14:paraId="745DCF4C" w14:textId="77777777" w:rsidR="00E006C6" w:rsidRPr="009A16CE" w:rsidRDefault="00E006C6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ITSM 365</w:t>
            </w:r>
          </w:p>
        </w:tc>
        <w:tc>
          <w:tcPr>
            <w:tcW w:w="8014" w:type="dxa"/>
            <w:noWrap/>
            <w:hideMark/>
          </w:tcPr>
          <w:p w14:paraId="4DE68EF2" w14:textId="77777777" w:rsidR="00E006C6" w:rsidRPr="009A16CE" w:rsidRDefault="004558C2" w:rsidP="00CB18C4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Система направления заявок, запросов на консультации от персон</w:t>
            </w:r>
            <w:r w:rsidR="00CF7FD1" w:rsidRPr="009A16CE">
              <w:rPr>
                <w:rFonts w:ascii="Arial" w:eastAsia="Times New Roman" w:hAnsi="Arial" w:cs="Arial"/>
                <w:lang w:eastAsia="ru-RU"/>
              </w:rPr>
              <w:t xml:space="preserve">ала заказчика к сотруднику </w:t>
            </w:r>
          </w:p>
        </w:tc>
      </w:tr>
      <w:tr w:rsidR="00E006C6" w:rsidRPr="009A16CE" w14:paraId="10E3692D" w14:textId="77777777" w:rsidTr="00213A5D">
        <w:trPr>
          <w:trHeight w:val="290"/>
        </w:trPr>
        <w:tc>
          <w:tcPr>
            <w:tcW w:w="1868" w:type="dxa"/>
            <w:noWrap/>
            <w:vAlign w:val="center"/>
            <w:hideMark/>
          </w:tcPr>
          <w:p w14:paraId="178CD769" w14:textId="77777777" w:rsidR="00E006C6" w:rsidRPr="009A16CE" w:rsidRDefault="00E006C6" w:rsidP="00BC728D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>WSS DOCS</w:t>
            </w:r>
          </w:p>
        </w:tc>
        <w:tc>
          <w:tcPr>
            <w:tcW w:w="8014" w:type="dxa"/>
            <w:noWrap/>
            <w:hideMark/>
          </w:tcPr>
          <w:p w14:paraId="11309C28" w14:textId="77777777" w:rsidR="00E006C6" w:rsidRPr="009A16CE" w:rsidRDefault="004558C2" w:rsidP="00B315B6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 xml:space="preserve">Система </w:t>
            </w:r>
            <w:r w:rsidR="00CF7FD1" w:rsidRPr="009A16CE">
              <w:rPr>
                <w:rFonts w:ascii="Arial" w:eastAsia="Times New Roman" w:hAnsi="Arial" w:cs="Arial"/>
                <w:lang w:eastAsia="ru-RU"/>
              </w:rPr>
              <w:t xml:space="preserve">внутреннего </w:t>
            </w:r>
            <w:r w:rsidRPr="009A16CE">
              <w:rPr>
                <w:rFonts w:ascii="Arial" w:eastAsia="Times New Roman" w:hAnsi="Arial" w:cs="Arial"/>
                <w:lang w:eastAsia="ru-RU"/>
              </w:rPr>
              <w:t>электронного документооборота</w:t>
            </w:r>
            <w:r w:rsidR="00CF7FD1" w:rsidRPr="009A16CE">
              <w:rPr>
                <w:rFonts w:ascii="Arial" w:eastAsia="Times New Roman" w:hAnsi="Arial" w:cs="Arial"/>
                <w:lang w:eastAsia="ru-RU"/>
              </w:rPr>
              <w:t>, согласования документов (договоров, приказов, служебных записок и пр.)</w:t>
            </w:r>
          </w:p>
        </w:tc>
      </w:tr>
      <w:tr w:rsidR="00E006C6" w:rsidRPr="009A16CE" w14:paraId="4B205000" w14:textId="77777777" w:rsidTr="00213A5D">
        <w:trPr>
          <w:trHeight w:val="290"/>
        </w:trPr>
        <w:tc>
          <w:tcPr>
            <w:tcW w:w="1868" w:type="dxa"/>
            <w:noWrap/>
            <w:vAlign w:val="center"/>
            <w:hideMark/>
          </w:tcPr>
          <w:p w14:paraId="7F469120" w14:textId="77777777" w:rsidR="00E006C6" w:rsidRPr="009A16CE" w:rsidRDefault="00E006C6" w:rsidP="00BC728D">
            <w:pPr>
              <w:spacing w:line="240" w:lineRule="auto"/>
              <w:rPr>
                <w:rFonts w:ascii="Arial" w:eastAsia="Times New Roman" w:hAnsi="Arial" w:cs="Arial"/>
                <w:lang w:eastAsia="ru-RU"/>
              </w:rPr>
            </w:pPr>
            <w:proofErr w:type="spellStart"/>
            <w:r w:rsidRPr="009A16CE">
              <w:rPr>
                <w:rFonts w:ascii="Arial" w:eastAsia="Times New Roman" w:hAnsi="Arial" w:cs="Arial"/>
                <w:lang w:eastAsia="ru-RU"/>
              </w:rPr>
              <w:t>PRO`водник</w:t>
            </w:r>
            <w:proofErr w:type="spellEnd"/>
          </w:p>
        </w:tc>
        <w:tc>
          <w:tcPr>
            <w:tcW w:w="8014" w:type="dxa"/>
            <w:noWrap/>
            <w:hideMark/>
          </w:tcPr>
          <w:p w14:paraId="513A7827" w14:textId="410AE745" w:rsidR="00E006C6" w:rsidRPr="009A16CE" w:rsidRDefault="00E006C6" w:rsidP="00D21518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Times New Roman" w:hAnsi="Arial" w:cs="Arial"/>
                <w:lang w:eastAsia="ru-RU"/>
              </w:rPr>
              <w:t xml:space="preserve">Система </w:t>
            </w:r>
            <w:r w:rsidR="00296D77" w:rsidRPr="009A16CE">
              <w:rPr>
                <w:rFonts w:ascii="Arial" w:eastAsia="Times New Roman" w:hAnsi="Arial" w:cs="Arial"/>
                <w:lang w:eastAsia="ru-RU"/>
              </w:rPr>
              <w:t xml:space="preserve">для персонала </w:t>
            </w:r>
            <w:r w:rsidR="00FD3DF2" w:rsidRPr="009A16CE">
              <w:rPr>
                <w:rFonts w:ascii="Arial" w:hAnsi="Arial" w:cs="Arial"/>
              </w:rPr>
              <w:t>Водоканала РВК</w:t>
            </w:r>
            <w:r w:rsidR="00296D77" w:rsidRPr="009A16CE">
              <w:rPr>
                <w:rFonts w:ascii="Arial" w:eastAsia="Times New Roman" w:hAnsi="Arial" w:cs="Arial"/>
                <w:lang w:eastAsia="ru-RU"/>
              </w:rPr>
              <w:t xml:space="preserve">, где агрегирована информация </w:t>
            </w:r>
            <w:r w:rsidR="00CF7FD1" w:rsidRPr="009A16CE">
              <w:rPr>
                <w:rFonts w:ascii="Arial" w:eastAsia="Times New Roman" w:hAnsi="Arial" w:cs="Arial"/>
                <w:lang w:eastAsia="ru-RU"/>
              </w:rPr>
              <w:t>по направлению расчетов с персоналом (в т. ч</w:t>
            </w:r>
            <w:r w:rsidR="00296D77" w:rsidRPr="009A16CE">
              <w:rPr>
                <w:rFonts w:ascii="Arial" w:eastAsia="Times New Roman" w:hAnsi="Arial" w:cs="Arial"/>
                <w:lang w:eastAsia="ru-RU"/>
              </w:rPr>
              <w:t xml:space="preserve">. расчетные листы, графики отпусков), </w:t>
            </w:r>
            <w:r w:rsidR="00CF7FD1" w:rsidRPr="009A16CE">
              <w:rPr>
                <w:rFonts w:ascii="Arial" w:eastAsia="Times New Roman" w:hAnsi="Arial" w:cs="Arial"/>
                <w:lang w:eastAsia="ru-RU"/>
              </w:rPr>
              <w:t>настроена техническая возможность подачи заявок на сервисы ОЦО.</w:t>
            </w:r>
            <w:r w:rsidR="00296D77" w:rsidRPr="009A16CE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</w:tc>
      </w:tr>
      <w:tr w:rsidR="00942C05" w:rsidRPr="009A16CE" w14:paraId="271F4DDD" w14:textId="77777777" w:rsidTr="00213A5D">
        <w:trPr>
          <w:trHeight w:val="290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F60E" w14:textId="77777777" w:rsidR="00942C05" w:rsidRPr="009A16CE" w:rsidRDefault="00942C05" w:rsidP="000D3F56">
            <w:pPr>
              <w:spacing w:line="240" w:lineRule="auto"/>
              <w:rPr>
                <w:rFonts w:ascii="Arial" w:eastAsia="Times New Roman" w:hAnsi="Arial" w:cs="Arial"/>
                <w:lang w:val="en-US" w:eastAsia="ru-RU"/>
              </w:rPr>
            </w:pPr>
            <w:r w:rsidRPr="009A16CE">
              <w:rPr>
                <w:rFonts w:ascii="Arial" w:eastAsia="Times New Roman" w:hAnsi="Arial" w:cs="Arial"/>
                <w:lang w:val="en-US" w:eastAsia="ru-RU"/>
              </w:rPr>
              <w:t>1</w:t>
            </w:r>
            <w:proofErr w:type="gramStart"/>
            <w:r w:rsidRPr="009A16CE">
              <w:rPr>
                <w:rFonts w:ascii="Arial" w:eastAsia="Times New Roman" w:hAnsi="Arial" w:cs="Arial"/>
                <w:lang w:val="en-US" w:eastAsia="ru-RU"/>
              </w:rPr>
              <w:t>C</w:t>
            </w:r>
            <w:r w:rsidR="00D1715F" w:rsidRPr="009A16CE">
              <w:rPr>
                <w:rFonts w:ascii="Arial" w:eastAsia="Times New Roman" w:hAnsi="Arial" w:cs="Arial"/>
                <w:lang w:eastAsia="ru-RU"/>
              </w:rPr>
              <w:t>:</w:t>
            </w:r>
            <w:r w:rsidRPr="009A16CE">
              <w:rPr>
                <w:rFonts w:ascii="Arial" w:eastAsia="Times New Roman" w:hAnsi="Arial" w:cs="Arial"/>
                <w:lang w:val="en-US" w:eastAsia="ru-RU"/>
              </w:rPr>
              <w:t>ERP</w:t>
            </w:r>
            <w:proofErr w:type="gramEnd"/>
          </w:p>
        </w:tc>
        <w:tc>
          <w:tcPr>
            <w:tcW w:w="8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139B2" w14:textId="77777777" w:rsidR="00942C05" w:rsidRPr="009A16CE" w:rsidRDefault="00942C05" w:rsidP="00942C05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9A16CE">
              <w:rPr>
                <w:rFonts w:ascii="Arial" w:eastAsia="Calibri" w:hAnsi="Arial" w:cs="Arial"/>
              </w:rPr>
              <w:t>программный продукт, подсистема Казначейство на платформе 1С: ERP, используется для создания и согласования заявок на оплату</w:t>
            </w:r>
            <w:r w:rsidR="00D83628" w:rsidRPr="009A16CE">
              <w:rPr>
                <w:rFonts w:ascii="Arial" w:eastAsia="Calibri" w:hAnsi="Arial" w:cs="Arial"/>
              </w:rPr>
              <w:t>, согласования и утверждения платежей</w:t>
            </w:r>
            <w:r w:rsidRPr="009A16CE">
              <w:rPr>
                <w:rFonts w:ascii="Arial" w:eastAsia="Calibri" w:hAnsi="Arial" w:cs="Arial"/>
              </w:rPr>
              <w:t xml:space="preserve"> и прочих нужд казначейской функции</w:t>
            </w:r>
          </w:p>
        </w:tc>
      </w:tr>
    </w:tbl>
    <w:p w14:paraId="76FAD5D9" w14:textId="77777777" w:rsidR="00222922" w:rsidRPr="009A16CE" w:rsidRDefault="00222922" w:rsidP="00336A9E">
      <w:pPr>
        <w:pStyle w:val="NormalRFP"/>
        <w:rPr>
          <w:rFonts w:ascii="Arial" w:hAnsi="Arial" w:cs="Arial"/>
          <w:lang w:eastAsia="ru-RU"/>
        </w:rPr>
      </w:pPr>
    </w:p>
    <w:p w14:paraId="0FEAD960" w14:textId="57C5A842" w:rsidR="0026518C" w:rsidRPr="009A16CE" w:rsidRDefault="00B315B6" w:rsidP="00336A9E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Постановка</w:t>
      </w:r>
      <w:r w:rsidR="00CF7FD1" w:rsidRPr="009A16CE">
        <w:rPr>
          <w:rFonts w:ascii="Arial" w:hAnsi="Arial" w:cs="Arial"/>
          <w:lang w:eastAsia="ru-RU"/>
        </w:rPr>
        <w:t xml:space="preserve"> задач от </w:t>
      </w:r>
      <w:r w:rsidR="00FD3DF2" w:rsidRPr="009A16CE">
        <w:rPr>
          <w:rFonts w:ascii="Arial" w:hAnsi="Arial" w:cs="Arial"/>
        </w:rPr>
        <w:t>Водоканала РВК</w:t>
      </w:r>
      <w:r w:rsidR="00CC00BF" w:rsidRPr="009A16CE">
        <w:rPr>
          <w:rFonts w:ascii="Arial" w:hAnsi="Arial" w:cs="Arial"/>
          <w:lang w:eastAsia="ru-RU"/>
        </w:rPr>
        <w:t xml:space="preserve"> в адрес сотрудников функции </w:t>
      </w:r>
      <w:r w:rsidR="009B7C4C" w:rsidRPr="009A16CE">
        <w:rPr>
          <w:rFonts w:ascii="Arial" w:hAnsi="Arial" w:cs="Arial"/>
          <w:lang w:eastAsia="ru-RU"/>
        </w:rPr>
        <w:t xml:space="preserve">бухгалтерского и налогового </w:t>
      </w:r>
      <w:r w:rsidR="00CC00BF" w:rsidRPr="009A16CE">
        <w:rPr>
          <w:rFonts w:ascii="Arial" w:hAnsi="Arial" w:cs="Arial"/>
          <w:lang w:eastAsia="ru-RU"/>
        </w:rPr>
        <w:t>ОЦО</w:t>
      </w:r>
      <w:r w:rsidR="0026518C" w:rsidRPr="009A16CE">
        <w:rPr>
          <w:rFonts w:ascii="Arial" w:hAnsi="Arial" w:cs="Arial"/>
          <w:lang w:eastAsia="ru-RU"/>
        </w:rPr>
        <w:t>, не связанных с передачей первичных документов, осуществляется через системы ITSM 365,</w:t>
      </w:r>
      <w:r w:rsidR="00CF7FD1" w:rsidRPr="009A16CE">
        <w:rPr>
          <w:rFonts w:ascii="Arial" w:hAnsi="Arial" w:cs="Arial"/>
          <w:lang w:eastAsia="ru-RU"/>
        </w:rPr>
        <w:t xml:space="preserve"> WSS DOCS, </w:t>
      </w:r>
      <w:proofErr w:type="spellStart"/>
      <w:r w:rsidR="00CF7FD1" w:rsidRPr="009A16CE">
        <w:rPr>
          <w:rFonts w:ascii="Arial" w:hAnsi="Arial" w:cs="Arial"/>
          <w:lang w:eastAsia="ru-RU"/>
        </w:rPr>
        <w:t>PRO`водник</w:t>
      </w:r>
      <w:proofErr w:type="spellEnd"/>
      <w:r w:rsidR="00CF7FD1" w:rsidRPr="009A16CE">
        <w:rPr>
          <w:rFonts w:ascii="Arial" w:hAnsi="Arial" w:cs="Arial"/>
          <w:lang w:eastAsia="ru-RU"/>
        </w:rPr>
        <w:t xml:space="preserve">, которые </w:t>
      </w:r>
      <w:r w:rsidR="0026518C" w:rsidRPr="009A16CE">
        <w:rPr>
          <w:rFonts w:ascii="Arial" w:hAnsi="Arial" w:cs="Arial"/>
          <w:lang w:eastAsia="ru-RU"/>
        </w:rPr>
        <w:t xml:space="preserve">интегрируются с СЭА. </w:t>
      </w:r>
      <w:r w:rsidR="00923AEA" w:rsidRPr="009A16CE">
        <w:rPr>
          <w:rFonts w:ascii="Arial" w:hAnsi="Arial" w:cs="Arial"/>
          <w:lang w:eastAsia="ru-RU"/>
        </w:rPr>
        <w:t>Исполнитель</w:t>
      </w:r>
      <w:r w:rsidR="00CF7FD1" w:rsidRPr="009A16CE">
        <w:rPr>
          <w:rFonts w:ascii="Arial" w:hAnsi="Arial" w:cs="Arial"/>
          <w:lang w:eastAsia="ru-RU"/>
        </w:rPr>
        <w:t xml:space="preserve"> получает все задачи через СЭА.</w:t>
      </w:r>
    </w:p>
    <w:p w14:paraId="3FA1EEF3" w14:textId="03847FC8" w:rsidR="00CC00BF" w:rsidRPr="009A16CE" w:rsidRDefault="00CC00BF" w:rsidP="00CC00BF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Задачи от </w:t>
      </w:r>
      <w:r w:rsidR="00FD3DF2" w:rsidRPr="009A16CE">
        <w:rPr>
          <w:rFonts w:ascii="Arial" w:hAnsi="Arial" w:cs="Arial"/>
        </w:rPr>
        <w:t>Водоканала РВК</w:t>
      </w:r>
      <w:r w:rsidRPr="009A16CE">
        <w:rPr>
          <w:rFonts w:ascii="Arial" w:hAnsi="Arial" w:cs="Arial"/>
          <w:lang w:eastAsia="ru-RU"/>
        </w:rPr>
        <w:t xml:space="preserve"> в адрес сотрудников казначейской функции ОЦО поступают и выполняются через систему ITSM 365.</w:t>
      </w:r>
    </w:p>
    <w:p w14:paraId="4258A729" w14:textId="0D26C35F" w:rsidR="00336A9E" w:rsidRPr="009A16CE" w:rsidRDefault="00B315B6" w:rsidP="00336A9E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Программные продукты расположены на выделенных серверах</w:t>
      </w:r>
      <w:r w:rsidR="00FD3DF2" w:rsidRPr="009A16CE">
        <w:rPr>
          <w:rFonts w:ascii="Arial" w:hAnsi="Arial" w:cs="Arial"/>
          <w:lang w:eastAsia="ru-RU"/>
        </w:rPr>
        <w:t xml:space="preserve"> </w:t>
      </w:r>
      <w:r w:rsidR="00021B67" w:rsidRPr="009A16CE">
        <w:rPr>
          <w:rFonts w:ascii="Arial" w:hAnsi="Arial" w:cs="Arial"/>
          <w:lang w:eastAsia="ru-RU"/>
        </w:rPr>
        <w:t>Заказчика</w:t>
      </w:r>
      <w:r w:rsidRPr="009A16CE">
        <w:rPr>
          <w:rFonts w:ascii="Arial" w:hAnsi="Arial" w:cs="Arial"/>
          <w:lang w:eastAsia="ru-RU"/>
        </w:rPr>
        <w:t xml:space="preserve">, предоставление доступа во все программные продукты, их сопровождение, централизованная доработка осуществляются на основании договора оказания ИТ-услуг. </w:t>
      </w:r>
    </w:p>
    <w:p w14:paraId="5E11A34A" w14:textId="2321D154" w:rsidR="00CE288E" w:rsidRPr="009A16CE" w:rsidRDefault="00B315B6" w:rsidP="00336A9E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Для целей ускорения доработок про</w:t>
      </w:r>
      <w:r w:rsidR="00913ED0" w:rsidRPr="009A16CE">
        <w:rPr>
          <w:rFonts w:ascii="Arial" w:hAnsi="Arial" w:cs="Arial"/>
          <w:lang w:eastAsia="ru-RU"/>
        </w:rPr>
        <w:t xml:space="preserve">граммных продуктов, с которыми работает </w:t>
      </w:r>
      <w:r w:rsidR="00923AEA" w:rsidRPr="009A16CE">
        <w:rPr>
          <w:rFonts w:ascii="Arial" w:hAnsi="Arial" w:cs="Arial"/>
          <w:lang w:eastAsia="ru-RU"/>
        </w:rPr>
        <w:t>Исполнитель</w:t>
      </w:r>
      <w:r w:rsidR="00913ED0" w:rsidRPr="009A16CE">
        <w:rPr>
          <w:rFonts w:ascii="Arial" w:hAnsi="Arial" w:cs="Arial"/>
          <w:lang w:eastAsia="ru-RU"/>
        </w:rPr>
        <w:t>,</w:t>
      </w:r>
      <w:r w:rsidRPr="009A16CE">
        <w:rPr>
          <w:rFonts w:ascii="Arial" w:hAnsi="Arial" w:cs="Arial"/>
          <w:lang w:eastAsia="ru-RU"/>
        </w:rPr>
        <w:t xml:space="preserve"> во</w:t>
      </w:r>
      <w:r w:rsidR="00913ED0" w:rsidRPr="009A16CE">
        <w:rPr>
          <w:rFonts w:ascii="Arial" w:hAnsi="Arial" w:cs="Arial"/>
          <w:lang w:eastAsia="ru-RU"/>
        </w:rPr>
        <w:t>зможно привлечение специалистов</w:t>
      </w:r>
      <w:r w:rsidRPr="009A16CE">
        <w:rPr>
          <w:rFonts w:ascii="Arial" w:hAnsi="Arial" w:cs="Arial"/>
          <w:lang w:eastAsia="ru-RU"/>
        </w:rPr>
        <w:t xml:space="preserve"> или подрядчиков Исполнителя за счет средств Исполнителя, выполненные доработки являются собственностью РВК, затраты на доработки компенсации не подлежат.</w:t>
      </w:r>
    </w:p>
    <w:p w14:paraId="6ADBC22D" w14:textId="5FB91CDE" w:rsidR="005E3354" w:rsidRPr="009A16CE" w:rsidRDefault="00B67521" w:rsidP="00336A9E">
      <w:pPr>
        <w:pStyle w:val="NormalRFP"/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Особенности взаимодействия с информационными системами Заказчика:</w:t>
      </w:r>
    </w:p>
    <w:p w14:paraId="7F9F0AE2" w14:textId="77777777" w:rsidR="009E5B3A" w:rsidRPr="009A16CE" w:rsidRDefault="00B67521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Доступ к информационным системам Заказчика осуществляется посредством </w:t>
      </w:r>
      <w:r w:rsidRPr="009A16CE">
        <w:rPr>
          <w:rFonts w:ascii="Arial" w:hAnsi="Arial" w:cs="Arial"/>
          <w:lang w:val="en-US" w:eastAsia="ru-RU"/>
        </w:rPr>
        <w:t>VPN</w:t>
      </w:r>
      <w:r w:rsidRPr="009A16CE">
        <w:rPr>
          <w:rFonts w:ascii="Arial" w:hAnsi="Arial" w:cs="Arial"/>
          <w:lang w:eastAsia="ru-RU"/>
        </w:rPr>
        <w:t>+</w:t>
      </w:r>
      <w:r w:rsidRPr="009A16CE">
        <w:rPr>
          <w:rFonts w:ascii="Arial" w:hAnsi="Arial" w:cs="Arial"/>
          <w:lang w:val="en-US" w:eastAsia="ru-RU"/>
        </w:rPr>
        <w:t>RDP</w:t>
      </w:r>
      <w:r w:rsidR="009E5B3A" w:rsidRPr="009A16CE">
        <w:rPr>
          <w:rFonts w:ascii="Arial" w:hAnsi="Arial" w:cs="Arial"/>
          <w:lang w:eastAsia="ru-RU"/>
        </w:rPr>
        <w:t>, поддерживается доменная аутентификация</w:t>
      </w:r>
    </w:p>
    <w:p w14:paraId="13717AD6" w14:textId="77777777" w:rsidR="00B67521" w:rsidRPr="009A16CE" w:rsidRDefault="00B67521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 xml:space="preserve">Заказчик использует системы виртуализации </w:t>
      </w:r>
      <w:r w:rsidRPr="009A16CE">
        <w:rPr>
          <w:rFonts w:ascii="Arial" w:hAnsi="Arial" w:cs="Arial"/>
          <w:lang w:val="en-US" w:eastAsia="ru-RU"/>
        </w:rPr>
        <w:t>VMWare</w:t>
      </w:r>
      <w:r w:rsidRPr="009A16CE">
        <w:rPr>
          <w:rFonts w:ascii="Arial" w:hAnsi="Arial" w:cs="Arial"/>
          <w:lang w:eastAsia="ru-RU"/>
        </w:rPr>
        <w:t xml:space="preserve">, </w:t>
      </w:r>
      <w:proofErr w:type="spellStart"/>
      <w:r w:rsidRPr="009A16CE">
        <w:rPr>
          <w:rFonts w:ascii="Arial" w:hAnsi="Arial" w:cs="Arial"/>
          <w:lang w:val="en-US" w:eastAsia="ru-RU"/>
        </w:rPr>
        <w:t>vCloud</w:t>
      </w:r>
      <w:proofErr w:type="spellEnd"/>
      <w:r w:rsidRPr="009A16CE">
        <w:rPr>
          <w:rFonts w:ascii="Arial" w:hAnsi="Arial" w:cs="Arial"/>
          <w:lang w:eastAsia="ru-RU"/>
        </w:rPr>
        <w:t xml:space="preserve"> </w:t>
      </w:r>
      <w:r w:rsidRPr="009A16CE">
        <w:rPr>
          <w:rFonts w:ascii="Arial" w:hAnsi="Arial" w:cs="Arial"/>
          <w:lang w:val="en-US" w:eastAsia="ru-RU"/>
        </w:rPr>
        <w:t>director</w:t>
      </w:r>
    </w:p>
    <w:p w14:paraId="03822B9A" w14:textId="77777777" w:rsidR="005911D7" w:rsidRPr="009A16CE" w:rsidRDefault="00B67521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lastRenderedPageBreak/>
        <w:t xml:space="preserve">Все информационные системы </w:t>
      </w:r>
      <w:r w:rsidR="00D2568B" w:rsidRPr="009A16CE">
        <w:rPr>
          <w:rFonts w:ascii="Arial" w:hAnsi="Arial" w:cs="Arial"/>
          <w:lang w:eastAsia="ru-RU"/>
        </w:rPr>
        <w:t>З</w:t>
      </w:r>
      <w:r w:rsidRPr="009A16CE">
        <w:rPr>
          <w:rFonts w:ascii="Arial" w:hAnsi="Arial" w:cs="Arial"/>
          <w:lang w:eastAsia="ru-RU"/>
        </w:rPr>
        <w:t>аказчика находятся в единой корпоративной ИТ-инфраструктуре</w:t>
      </w:r>
    </w:p>
    <w:p w14:paraId="33CF6DD7" w14:textId="77777777" w:rsidR="00B67521" w:rsidRPr="009A16CE" w:rsidRDefault="009E5B3A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Вывод данных Заказчика за периметр ИТ-инфраструктуры для обработки на стороне Исполнителя допустим по согласованию сторон</w:t>
      </w:r>
    </w:p>
    <w:p w14:paraId="37B5A21B" w14:textId="77777777" w:rsidR="009E5B3A" w:rsidRPr="009A16CE" w:rsidRDefault="009E5B3A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</w:pPr>
      <w:r w:rsidRPr="009A16CE">
        <w:rPr>
          <w:rFonts w:ascii="Arial" w:hAnsi="Arial" w:cs="Arial"/>
          <w:lang w:eastAsia="ru-RU"/>
        </w:rPr>
        <w:t>В ИТ-инфраструктуре Заказчика не предусмотрены файлообменники, передача документов и информации осуществляется с применением ИТ-систем</w:t>
      </w:r>
    </w:p>
    <w:p w14:paraId="4E18A6D9" w14:textId="77777777" w:rsidR="00F27C89" w:rsidRPr="009A16CE" w:rsidRDefault="009E5B3A" w:rsidP="00883AC2">
      <w:pPr>
        <w:pStyle w:val="NormalRFP"/>
        <w:numPr>
          <w:ilvl w:val="0"/>
          <w:numId w:val="73"/>
        </w:numPr>
        <w:rPr>
          <w:rFonts w:ascii="Arial" w:hAnsi="Arial" w:cs="Arial"/>
          <w:lang w:eastAsia="ru-RU"/>
        </w:rPr>
        <w:sectPr w:rsidR="00F27C89" w:rsidRPr="009A16CE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A16CE">
        <w:rPr>
          <w:rFonts w:ascii="Arial" w:hAnsi="Arial" w:cs="Arial"/>
          <w:lang w:eastAsia="ru-RU"/>
        </w:rPr>
        <w:t xml:space="preserve">В качестве средства коммуникации, в том числе с Исполнителем, заказчик использует </w:t>
      </w:r>
      <w:r w:rsidRPr="009A16CE">
        <w:rPr>
          <w:rFonts w:ascii="Arial" w:hAnsi="Arial" w:cs="Arial"/>
          <w:lang w:val="en-US" w:eastAsia="ru-RU"/>
        </w:rPr>
        <w:t>Zoom</w:t>
      </w:r>
      <w:r w:rsidR="00144B56" w:rsidRPr="009A16CE">
        <w:rPr>
          <w:rFonts w:ascii="Arial" w:hAnsi="Arial" w:cs="Arial"/>
          <w:lang w:eastAsia="ru-RU"/>
        </w:rPr>
        <w:t>/ Яндекс-телемост</w:t>
      </w:r>
    </w:p>
    <w:p w14:paraId="22C59FC9" w14:textId="77777777" w:rsidR="009B7C4C" w:rsidRPr="009A16CE" w:rsidRDefault="001F43CA" w:rsidP="00B315B6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lastRenderedPageBreak/>
        <w:t xml:space="preserve">Раздел </w:t>
      </w:r>
      <w:r w:rsidR="00DF4F14" w:rsidRPr="009A16CE">
        <w:rPr>
          <w:rFonts w:ascii="Arial" w:hAnsi="Arial" w:cs="Arial"/>
          <w:szCs w:val="22"/>
        </w:rPr>
        <w:t>6</w:t>
      </w:r>
      <w:r w:rsidRPr="009A16CE">
        <w:rPr>
          <w:rFonts w:ascii="Arial" w:hAnsi="Arial" w:cs="Arial"/>
          <w:szCs w:val="22"/>
        </w:rPr>
        <w:t xml:space="preserve">. </w:t>
      </w:r>
      <w:r w:rsidR="00264876" w:rsidRPr="009A16CE">
        <w:rPr>
          <w:rFonts w:ascii="Arial" w:hAnsi="Arial" w:cs="Arial"/>
          <w:szCs w:val="22"/>
        </w:rPr>
        <w:t>Требования к качеству услуг Исполнителя</w:t>
      </w:r>
      <w:r w:rsidR="00DF4F14" w:rsidRPr="009A16CE">
        <w:rPr>
          <w:rFonts w:ascii="Arial" w:hAnsi="Arial" w:cs="Arial"/>
          <w:szCs w:val="22"/>
        </w:rPr>
        <w:t>:</w:t>
      </w:r>
    </w:p>
    <w:p w14:paraId="128FAA67" w14:textId="77777777" w:rsidR="00296D77" w:rsidRPr="009A16CE" w:rsidRDefault="004F3BB2" w:rsidP="00B315B6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 xml:space="preserve"> по функции бухгалтерского </w:t>
      </w:r>
      <w:r w:rsidR="009B7C4C" w:rsidRPr="009A16CE">
        <w:rPr>
          <w:rFonts w:ascii="Arial" w:hAnsi="Arial" w:cs="Arial"/>
          <w:szCs w:val="22"/>
        </w:rPr>
        <w:t xml:space="preserve">и налогового </w:t>
      </w:r>
      <w:r w:rsidRPr="009A16CE">
        <w:rPr>
          <w:rFonts w:ascii="Arial" w:hAnsi="Arial" w:cs="Arial"/>
          <w:szCs w:val="22"/>
        </w:rPr>
        <w:t>учета</w:t>
      </w:r>
      <w:r w:rsidR="00264876" w:rsidRPr="009A16CE">
        <w:rPr>
          <w:rFonts w:ascii="Arial" w:hAnsi="Arial" w:cs="Arial"/>
          <w:szCs w:val="22"/>
        </w:rPr>
        <w:t>:</w:t>
      </w:r>
    </w:p>
    <w:tbl>
      <w:tblPr>
        <w:tblW w:w="949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4107"/>
        <w:gridCol w:w="1274"/>
        <w:gridCol w:w="1702"/>
        <w:gridCol w:w="1562"/>
      </w:tblGrid>
      <w:tr w:rsidR="00264876" w:rsidRPr="009A16CE" w14:paraId="27E83CBE" w14:textId="77777777" w:rsidTr="006F7996">
        <w:trPr>
          <w:trHeight w:val="51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F6BA" w14:textId="77777777" w:rsidR="00264876" w:rsidRPr="009A16CE" w:rsidRDefault="00264876" w:rsidP="009B4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1816" w14:textId="77777777" w:rsidR="00264876" w:rsidRPr="009A16CE" w:rsidRDefault="00264876" w:rsidP="009B4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КПЭ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C7A8" w14:textId="77777777" w:rsidR="00264876" w:rsidRPr="009A16CE" w:rsidRDefault="00264876" w:rsidP="009B4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Единица измерения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E2C55" w14:textId="77777777" w:rsidR="00264876" w:rsidRPr="009A16CE" w:rsidRDefault="00264876" w:rsidP="009B4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Периодичность расчета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8A7A" w14:textId="77777777" w:rsidR="00264876" w:rsidRPr="009A16CE" w:rsidRDefault="00264876" w:rsidP="009B4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Целевое значение</w:t>
            </w:r>
          </w:p>
        </w:tc>
      </w:tr>
      <w:tr w:rsidR="00264876" w:rsidRPr="009A16CE" w14:paraId="4529B0F5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F175F" w14:textId="77777777" w:rsidR="00264876" w:rsidRPr="009A16CE" w:rsidRDefault="001304FE" w:rsidP="001304F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1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62E4" w14:textId="0ECBA72C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 xml:space="preserve">Отношение суммы штрафов и пени, выставленных </w:t>
            </w:r>
            <w:r w:rsidR="00FD3DF2" w:rsidRPr="009A16CE">
              <w:rPr>
                <w:rFonts w:ascii="Arial" w:hAnsi="Arial" w:cs="Arial"/>
              </w:rPr>
              <w:t>Водоканала РВК</w:t>
            </w:r>
            <w:r w:rsidRPr="009A16CE">
              <w:rPr>
                <w:rFonts w:ascii="Arial" w:hAnsi="Arial" w:cs="Arial"/>
              </w:rPr>
              <w:t xml:space="preserve"> по вине ОЦО к выручке </w:t>
            </w:r>
            <w:r w:rsidR="00FD3DF2" w:rsidRPr="009A16CE">
              <w:rPr>
                <w:rFonts w:ascii="Arial" w:hAnsi="Arial" w:cs="Arial"/>
              </w:rPr>
              <w:t>Водоканала РВК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E9453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D29A5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34B3A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0.1%</w:t>
            </w:r>
          </w:p>
        </w:tc>
      </w:tr>
      <w:tr w:rsidR="00264876" w:rsidRPr="009A16CE" w14:paraId="59041C90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8C61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2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5C3A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Доля документов, отработанных в срок менее 3х рабочих дней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E1A1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BF0B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F5DE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 95%</w:t>
            </w:r>
          </w:p>
        </w:tc>
      </w:tr>
      <w:tr w:rsidR="00264876" w:rsidRPr="009A16CE" w14:paraId="6E97656D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8B521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3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6D48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Количество замечаний, выявленных в ходе внешних аудиторских проверок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24923" w14:textId="77777777" w:rsidR="00264876" w:rsidRPr="009A16CE" w:rsidRDefault="00DF6413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ш</w:t>
            </w:r>
            <w:r w:rsidR="00264876" w:rsidRPr="009A16CE">
              <w:rPr>
                <w:rFonts w:ascii="Arial" w:hAnsi="Arial" w:cs="Arial"/>
              </w:rPr>
              <w:t>т</w:t>
            </w:r>
            <w:r w:rsidRPr="009A16CE">
              <w:rPr>
                <w:rFonts w:ascii="Arial" w:hAnsi="Arial" w:cs="Arial"/>
              </w:rPr>
              <w:t>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C7F5B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EB660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 0</w:t>
            </w:r>
          </w:p>
        </w:tc>
      </w:tr>
      <w:tr w:rsidR="00264876" w:rsidRPr="009A16CE" w14:paraId="2E9DA172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AFDA9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4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07FF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Количество случаев нарушения сроков подачи бухгалтерской отчетности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9A60A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3B6C2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0451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 0</w:t>
            </w:r>
          </w:p>
        </w:tc>
      </w:tr>
      <w:tr w:rsidR="00264876" w:rsidRPr="009A16CE" w14:paraId="585B6B2E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75C5E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5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66B3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Количество случаев нарушения сроков подачи налоговой отчетности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D83C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75B3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3044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 0</w:t>
            </w:r>
          </w:p>
        </w:tc>
      </w:tr>
      <w:tr w:rsidR="00264876" w:rsidRPr="009A16CE" w14:paraId="7EEC1027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BB2AE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6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976D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Количество случаев нарушения сроков подачи статистической отчетности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FEBF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D088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0E7DD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 0</w:t>
            </w:r>
          </w:p>
        </w:tc>
      </w:tr>
      <w:tr w:rsidR="00264876" w:rsidRPr="009A16CE" w14:paraId="335E2A92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4A692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7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195D" w14:textId="626D9C44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 xml:space="preserve">Доля периодов, закрытых в установленные </w:t>
            </w:r>
            <w:r w:rsidR="00FD3DF2" w:rsidRPr="009A16CE">
              <w:rPr>
                <w:rFonts w:ascii="Arial" w:hAnsi="Arial" w:cs="Arial"/>
              </w:rPr>
              <w:t>Водоканалом РВК</w:t>
            </w:r>
            <w:r w:rsidRPr="009A16CE">
              <w:rPr>
                <w:rFonts w:ascii="Arial" w:hAnsi="Arial" w:cs="Arial"/>
              </w:rPr>
              <w:t xml:space="preserve"> сроки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4D4F6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AA27C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81C9B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100%</w:t>
            </w:r>
          </w:p>
        </w:tc>
      </w:tr>
      <w:tr w:rsidR="00264876" w:rsidRPr="009A16CE" w14:paraId="688BFF79" w14:textId="77777777" w:rsidTr="00264876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3E8B9" w14:textId="77777777" w:rsidR="00264876" w:rsidRPr="009A16CE" w:rsidRDefault="001304FE" w:rsidP="009B4F42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8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D833" w14:textId="77777777" w:rsidR="00264876" w:rsidRPr="009A16CE" w:rsidRDefault="00264876" w:rsidP="00264876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Время обработки первичного документа с момента получения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9F1F1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Дни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3AD74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Месяц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1FB20" w14:textId="77777777" w:rsidR="00264876" w:rsidRPr="009A16CE" w:rsidRDefault="00264876" w:rsidP="00264876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3</w:t>
            </w:r>
          </w:p>
        </w:tc>
      </w:tr>
    </w:tbl>
    <w:p w14:paraId="0CC053C6" w14:textId="77777777" w:rsidR="00FD3DF2" w:rsidRPr="009A16CE" w:rsidRDefault="00FD3DF2" w:rsidP="00B315B6">
      <w:pPr>
        <w:pStyle w:val="HeadingRFP"/>
        <w:rPr>
          <w:rFonts w:ascii="Arial" w:hAnsi="Arial" w:cs="Arial"/>
          <w:szCs w:val="22"/>
        </w:rPr>
      </w:pPr>
    </w:p>
    <w:p w14:paraId="5DD4A0BE" w14:textId="60DCAC06" w:rsidR="00584B01" w:rsidRPr="009A16CE" w:rsidRDefault="009B7C4C" w:rsidP="00B315B6">
      <w:pPr>
        <w:pStyle w:val="HeadingRFP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t>по функции казначейского сопровождения:</w:t>
      </w:r>
    </w:p>
    <w:p w14:paraId="4127866B" w14:textId="77777777" w:rsidR="00F94A6E" w:rsidRPr="009A16CE" w:rsidRDefault="00F94A6E" w:rsidP="00B315B6">
      <w:pPr>
        <w:pStyle w:val="HeadingRFP"/>
        <w:rPr>
          <w:rFonts w:ascii="Arial" w:hAnsi="Arial" w:cs="Arial"/>
          <w:szCs w:val="22"/>
        </w:rPr>
      </w:pPr>
    </w:p>
    <w:tbl>
      <w:tblPr>
        <w:tblW w:w="949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4107"/>
        <w:gridCol w:w="1274"/>
        <w:gridCol w:w="1702"/>
        <w:gridCol w:w="1562"/>
      </w:tblGrid>
      <w:tr w:rsidR="00F94A6E" w:rsidRPr="009A16CE" w14:paraId="5AF9B837" w14:textId="77777777" w:rsidTr="007C5291">
        <w:trPr>
          <w:trHeight w:val="51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C9834" w14:textId="77777777" w:rsidR="00F94A6E" w:rsidRPr="009A16CE" w:rsidRDefault="00F94A6E" w:rsidP="007C5291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7DADC" w14:textId="77777777" w:rsidR="00F94A6E" w:rsidRPr="009A16CE" w:rsidRDefault="00F94A6E" w:rsidP="007C5291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КПЭ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E6D6" w14:textId="77777777" w:rsidR="00F94A6E" w:rsidRPr="009A16CE" w:rsidRDefault="00F94A6E" w:rsidP="007C5291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Единица измерения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936E" w14:textId="77777777" w:rsidR="00F94A6E" w:rsidRPr="009A16CE" w:rsidRDefault="00F94A6E" w:rsidP="007C5291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Периодичность расчета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CE2F" w14:textId="77777777" w:rsidR="00F94A6E" w:rsidRPr="009A16CE" w:rsidRDefault="00F94A6E" w:rsidP="007C5291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6CE">
              <w:rPr>
                <w:rFonts w:ascii="Arial" w:hAnsi="Arial" w:cs="Arial"/>
                <w:b/>
                <w:bCs/>
              </w:rPr>
              <w:t>Целевое значение</w:t>
            </w:r>
          </w:p>
        </w:tc>
      </w:tr>
      <w:tr w:rsidR="00F94A6E" w:rsidRPr="009A16CE" w14:paraId="3ABB638A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F956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1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62C8A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Количество случаев нарушения сроков подачи документов в банки в рамках банковских мониторингов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6ADF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0BC474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6F01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</w:t>
            </w:r>
          </w:p>
        </w:tc>
      </w:tr>
      <w:tr w:rsidR="00F94A6E" w:rsidRPr="009A16CE" w14:paraId="15680A00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6675F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2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70DE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Количество случаев нарушения сроков уведомления кредиторов о несоблюдении ковенантов в соответствии с требованиями кредитной документации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C7D2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8E97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25C0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</w:t>
            </w:r>
          </w:p>
        </w:tc>
      </w:tr>
      <w:tr w:rsidR="00F94A6E" w:rsidRPr="009A16CE" w14:paraId="73C84966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4DE8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3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A80D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Отсутствие замечаний, выявленных внешними аудиторами в отношении расчета ковенантов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F4B5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0C9281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3508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</w:t>
            </w:r>
          </w:p>
        </w:tc>
      </w:tr>
      <w:tr w:rsidR="00F94A6E" w:rsidRPr="009A16CE" w14:paraId="6F1546F0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4B18F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4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9D2E" w14:textId="77777777" w:rsidR="00F94A6E" w:rsidRPr="009A16CE" w:rsidRDefault="00F94A6E" w:rsidP="00AC2743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Доля заявок на расходование денежных средств, согласованных ЕКЦ ОЦО в сроки, определенные регламентом документооборота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6CC92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D53B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B0A42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92%</w:t>
            </w:r>
          </w:p>
        </w:tc>
      </w:tr>
      <w:tr w:rsidR="00F94A6E" w:rsidRPr="009A16CE" w14:paraId="24B0AF1E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5189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5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C16B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Количество случаев нарушения валютного законодательства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1F1B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Шт.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249A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Год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00F6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</w:t>
            </w:r>
          </w:p>
        </w:tc>
      </w:tr>
      <w:tr w:rsidR="00F94A6E" w:rsidRPr="009A16CE" w14:paraId="53B7EBBD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CBE5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DA4B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 xml:space="preserve">Наличие случаев возврата некорректно оформленных ЕКЦ ОЦО платежей 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61BD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581D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2432E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0,005%</w:t>
            </w:r>
          </w:p>
        </w:tc>
      </w:tr>
      <w:tr w:rsidR="00F94A6E" w:rsidRPr="009A16CE" w14:paraId="0DE5907C" w14:textId="77777777" w:rsidTr="007B6F4B">
        <w:trPr>
          <w:trHeight w:val="5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9C0F" w14:textId="77777777" w:rsidR="00F94A6E" w:rsidRPr="009A16CE" w:rsidRDefault="00F94A6E" w:rsidP="00F94A6E">
            <w:pPr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7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C297" w14:textId="77777777" w:rsidR="00F94A6E" w:rsidRPr="009A16CE" w:rsidRDefault="00F94A6E" w:rsidP="00F94A6E">
            <w:pPr>
              <w:spacing w:line="240" w:lineRule="auto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Доля поступивших в ЕКЦ ОЦО задач, отработанных в сроки, определенные регламентом документооборота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7BFE35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eastAsia="Times New Roman" w:hAnsi="Arial" w:cs="Arial"/>
              </w:rPr>
              <w:t>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3210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Квартал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915E90" w14:textId="77777777" w:rsidR="00F94A6E" w:rsidRPr="009A16CE" w:rsidRDefault="00F94A6E" w:rsidP="00F94A6E">
            <w:pPr>
              <w:spacing w:line="240" w:lineRule="auto"/>
              <w:jc w:val="center"/>
              <w:rPr>
                <w:rFonts w:ascii="Arial" w:hAnsi="Arial" w:cs="Arial"/>
              </w:rPr>
            </w:pPr>
            <w:r w:rsidRPr="009A16CE">
              <w:rPr>
                <w:rFonts w:ascii="Arial" w:hAnsi="Arial" w:cs="Arial"/>
              </w:rPr>
              <w:t>95%</w:t>
            </w:r>
          </w:p>
        </w:tc>
      </w:tr>
    </w:tbl>
    <w:p w14:paraId="3AE4942D" w14:textId="77777777" w:rsidR="009B7C4C" w:rsidRPr="009A16CE" w:rsidRDefault="009B7C4C" w:rsidP="00B315B6">
      <w:pPr>
        <w:pStyle w:val="HeadingRFP"/>
        <w:rPr>
          <w:rFonts w:ascii="Arial" w:hAnsi="Arial" w:cs="Arial"/>
          <w:szCs w:val="22"/>
        </w:rPr>
        <w:sectPr w:rsidR="009B7C4C" w:rsidRPr="009A16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565DA" w14:textId="77777777" w:rsidR="009B4F42" w:rsidRPr="009A16CE" w:rsidRDefault="0003049E" w:rsidP="00B315B6">
      <w:pPr>
        <w:pStyle w:val="HeadingRFP"/>
        <w:jc w:val="center"/>
        <w:rPr>
          <w:rFonts w:ascii="Arial" w:hAnsi="Arial" w:cs="Arial"/>
          <w:szCs w:val="22"/>
        </w:rPr>
      </w:pPr>
      <w:r w:rsidRPr="009A16CE">
        <w:rPr>
          <w:rFonts w:ascii="Arial" w:hAnsi="Arial" w:cs="Arial"/>
          <w:szCs w:val="22"/>
        </w:rPr>
        <w:lastRenderedPageBreak/>
        <w:t>Приложения</w:t>
      </w:r>
    </w:p>
    <w:p w14:paraId="45F13E6D" w14:textId="2210CA8D" w:rsidR="00CC6BAE" w:rsidRPr="009A16CE" w:rsidRDefault="0077542D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i w:val="0"/>
          <w:color w:val="auto"/>
          <w:szCs w:val="22"/>
        </w:rPr>
        <w:t xml:space="preserve">Приложение 1.1 «Зоны ответственности </w:t>
      </w:r>
      <w:r w:rsidR="00FD3DF2" w:rsidRPr="009A16CE">
        <w:rPr>
          <w:rFonts w:ascii="Arial" w:hAnsi="Arial" w:cs="Arial"/>
          <w:i w:val="0"/>
          <w:iCs/>
          <w:szCs w:val="22"/>
          <w:lang w:eastAsia="en-US"/>
        </w:rPr>
        <w:t>Водоканала РВК</w:t>
      </w:r>
      <w:r w:rsidRPr="009A16CE">
        <w:rPr>
          <w:rFonts w:ascii="Arial" w:hAnsi="Arial" w:cs="Arial"/>
          <w:i w:val="0"/>
          <w:color w:val="auto"/>
          <w:szCs w:val="22"/>
        </w:rPr>
        <w:t xml:space="preserve"> и ОЦО по процессам бухгалтерского и налогового учета»</w:t>
      </w:r>
    </w:p>
    <w:bookmarkStart w:id="9" w:name="_MON_1845024451"/>
    <w:bookmarkEnd w:id="9"/>
    <w:p w14:paraId="52F4BA88" w14:textId="77777777" w:rsidR="00026BE2" w:rsidRPr="009A16CE" w:rsidRDefault="001F0783" w:rsidP="00123C72">
      <w:pPr>
        <w:pStyle w:val="Heading2RFP"/>
        <w:ind w:left="720"/>
        <w:outlineLvl w:val="9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color w:val="auto"/>
          <w:szCs w:val="22"/>
        </w:rPr>
        <w:object w:dxaOrig="885" w:dyaOrig="573" w14:anchorId="6CA058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9.25pt" o:ole="">
            <v:imagedata r:id="rId10" o:title=""/>
          </v:shape>
          <o:OLEObject Type="Embed" ProgID="Excel.Sheet.12" ShapeID="_x0000_i1025" DrawAspect="Icon" ObjectID="_1853935555" r:id="rId11"/>
        </w:object>
      </w:r>
    </w:p>
    <w:p w14:paraId="11A4D291" w14:textId="793741A2" w:rsidR="00026BE2" w:rsidRPr="009A16CE" w:rsidRDefault="0077542D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i w:val="0"/>
          <w:color w:val="auto"/>
          <w:szCs w:val="22"/>
        </w:rPr>
        <w:t xml:space="preserve">Приложение 1.2 «Зоны ответственности </w:t>
      </w:r>
      <w:r w:rsidR="00FD3DF2" w:rsidRPr="009A16CE">
        <w:rPr>
          <w:rFonts w:ascii="Arial" w:hAnsi="Arial" w:cs="Arial"/>
          <w:i w:val="0"/>
          <w:iCs/>
          <w:szCs w:val="22"/>
          <w:lang w:eastAsia="en-US"/>
        </w:rPr>
        <w:t>Водоканала РВК</w:t>
      </w:r>
      <w:r w:rsidRPr="009A16CE">
        <w:rPr>
          <w:rFonts w:ascii="Arial" w:hAnsi="Arial" w:cs="Arial"/>
          <w:i w:val="0"/>
          <w:color w:val="auto"/>
          <w:szCs w:val="22"/>
        </w:rPr>
        <w:t xml:space="preserve"> и ЕКЦ ОЦО по процессам казначейского сопровождения»</w:t>
      </w:r>
    </w:p>
    <w:bookmarkStart w:id="10" w:name="_MON_1845024554"/>
    <w:bookmarkEnd w:id="10"/>
    <w:p w14:paraId="7B2ED260" w14:textId="77777777" w:rsidR="00026BE2" w:rsidRPr="009A16CE" w:rsidRDefault="00246CB7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i w:val="0"/>
          <w:color w:val="auto"/>
          <w:szCs w:val="22"/>
        </w:rPr>
        <w:object w:dxaOrig="885" w:dyaOrig="573" w14:anchorId="5E807BEC">
          <v:shape id="_x0000_i1026" type="#_x0000_t75" style="width:45.75pt;height:29.25pt" o:ole="">
            <v:imagedata r:id="rId12" o:title=""/>
          </v:shape>
          <o:OLEObject Type="Embed" ProgID="Excel.Sheet.12" ShapeID="_x0000_i1026" DrawAspect="Icon" ObjectID="_1853935556" r:id="rId13"/>
        </w:object>
      </w:r>
    </w:p>
    <w:p w14:paraId="4E499493" w14:textId="77777777" w:rsidR="001F0783" w:rsidRPr="009A16CE" w:rsidRDefault="001F0783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</w:p>
    <w:p w14:paraId="77D5B439" w14:textId="77777777" w:rsidR="001F0783" w:rsidRPr="009A16CE" w:rsidRDefault="001F0783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</w:p>
    <w:p w14:paraId="5C6FF354" w14:textId="77777777" w:rsidR="001F0783" w:rsidRPr="009A16CE" w:rsidRDefault="001F0783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i w:val="0"/>
          <w:color w:val="auto"/>
          <w:szCs w:val="22"/>
        </w:rPr>
        <w:t>Приложение 2.1. Объемы услуг бухгалтерского и налогового учета</w:t>
      </w:r>
    </w:p>
    <w:p w14:paraId="4DD6CAD6" w14:textId="77777777" w:rsidR="001F0783" w:rsidRPr="009A16CE" w:rsidRDefault="001F0783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</w:p>
    <w:p w14:paraId="44304E1B" w14:textId="653CA4C5" w:rsidR="001F0783" w:rsidRPr="009A16CE" w:rsidRDefault="009A16CE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hyperlink r:id="rId14" w:history="1">
        <w:r w:rsidR="003E0A5E" w:rsidRPr="009A16CE">
          <w:rPr>
            <w:rStyle w:val="af"/>
            <w:rFonts w:ascii="Arial" w:hAnsi="Arial" w:cs="Arial"/>
            <w:i w:val="0"/>
            <w:szCs w:val="22"/>
          </w:rPr>
          <w:t>Прил. 2.1 Объемы услуг бух</w:t>
        </w:r>
        <w:proofErr w:type="gramStart"/>
        <w:r w:rsidR="003E0A5E" w:rsidRPr="009A16CE">
          <w:rPr>
            <w:rStyle w:val="af"/>
            <w:rFonts w:ascii="Arial" w:hAnsi="Arial" w:cs="Arial"/>
            <w:i w:val="0"/>
            <w:szCs w:val="22"/>
          </w:rPr>
          <w:t>.</w:t>
        </w:r>
        <w:proofErr w:type="gramEnd"/>
        <w:r w:rsidR="003E0A5E" w:rsidRPr="009A16CE">
          <w:rPr>
            <w:rStyle w:val="af"/>
            <w:rFonts w:ascii="Arial" w:hAnsi="Arial" w:cs="Arial"/>
            <w:i w:val="0"/>
            <w:szCs w:val="22"/>
          </w:rPr>
          <w:t xml:space="preserve"> и налог. учета.xlsx</w:t>
        </w:r>
      </w:hyperlink>
    </w:p>
    <w:p w14:paraId="0C313DE6" w14:textId="77777777" w:rsidR="001F0783" w:rsidRPr="009A16CE" w:rsidRDefault="001F0783" w:rsidP="001F0783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r w:rsidRPr="009A16CE">
        <w:rPr>
          <w:rFonts w:ascii="Arial" w:hAnsi="Arial" w:cs="Arial"/>
          <w:i w:val="0"/>
          <w:color w:val="auto"/>
          <w:szCs w:val="22"/>
        </w:rPr>
        <w:t>Приложение 2.2. Объемы услуг казначейского сопровождения</w:t>
      </w:r>
    </w:p>
    <w:p w14:paraId="58205D18" w14:textId="1DF165A4" w:rsidR="001F0783" w:rsidRPr="009A16CE" w:rsidRDefault="009A16CE" w:rsidP="00B315B6">
      <w:pPr>
        <w:pStyle w:val="Heading2RFP"/>
        <w:ind w:left="720"/>
        <w:rPr>
          <w:rFonts w:ascii="Arial" w:hAnsi="Arial" w:cs="Arial"/>
          <w:i w:val="0"/>
          <w:color w:val="auto"/>
          <w:szCs w:val="22"/>
        </w:rPr>
      </w:pPr>
      <w:hyperlink r:id="rId15" w:history="1">
        <w:r w:rsidR="003E0A5E" w:rsidRPr="009A16CE">
          <w:rPr>
            <w:rStyle w:val="af"/>
            <w:rFonts w:ascii="Arial" w:hAnsi="Arial" w:cs="Arial"/>
            <w:i w:val="0"/>
            <w:szCs w:val="22"/>
          </w:rPr>
          <w:t>Прил. 2.2 Объемы услуг казначейского сопровождения.xlsx</w:t>
        </w:r>
      </w:hyperlink>
    </w:p>
    <w:sectPr w:rsidR="001F0783" w:rsidRPr="009A1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90A57A" w14:textId="77777777" w:rsidR="00E529F0" w:rsidRDefault="00E529F0" w:rsidP="00340D83">
      <w:pPr>
        <w:spacing w:after="0" w:line="240" w:lineRule="auto"/>
      </w:pPr>
      <w:r>
        <w:separator/>
      </w:r>
    </w:p>
  </w:endnote>
  <w:endnote w:type="continuationSeparator" w:id="0">
    <w:p w14:paraId="71A2DFA2" w14:textId="77777777" w:rsidR="00E529F0" w:rsidRDefault="00E529F0" w:rsidP="00340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78742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8A4B3" w14:textId="5E52B6AA" w:rsidR="009855C9" w:rsidRDefault="009855C9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31A5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B833973" w14:textId="77777777" w:rsidR="009855C9" w:rsidRDefault="009855C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C2B64" w14:textId="77777777" w:rsidR="00E529F0" w:rsidRDefault="00E529F0" w:rsidP="00340D83">
      <w:pPr>
        <w:spacing w:after="0" w:line="240" w:lineRule="auto"/>
      </w:pPr>
      <w:r>
        <w:separator/>
      </w:r>
    </w:p>
  </w:footnote>
  <w:footnote w:type="continuationSeparator" w:id="0">
    <w:p w14:paraId="644767FC" w14:textId="77777777" w:rsidR="00E529F0" w:rsidRDefault="00E529F0" w:rsidP="00340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7F1D9" w14:textId="62FBBB29" w:rsidR="009A16CE" w:rsidRPr="009A16CE" w:rsidRDefault="009A16CE" w:rsidP="009A16CE">
    <w:pPr>
      <w:pStyle w:val="ab"/>
      <w:jc w:val="right"/>
      <w:rPr>
        <w:rFonts w:ascii="Arial" w:hAnsi="Arial" w:cs="Arial"/>
        <w:sz w:val="18"/>
        <w:szCs w:val="18"/>
      </w:rPr>
    </w:pPr>
    <w:r w:rsidRPr="009A16CE">
      <w:rPr>
        <w:rFonts w:ascii="Arial" w:hAnsi="Arial" w:cs="Arial"/>
        <w:sz w:val="18"/>
        <w:szCs w:val="18"/>
      </w:rPr>
      <w:t>Приложение № 1 к Документации о закупке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81D"/>
    <w:multiLevelType w:val="hybridMultilevel"/>
    <w:tmpl w:val="8A8C979E"/>
    <w:lvl w:ilvl="0" w:tplc="0419000F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" w15:restartNumberingAfterBreak="0">
    <w:nsid w:val="01BD6101"/>
    <w:multiLevelType w:val="hybridMultilevel"/>
    <w:tmpl w:val="57FA849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31E393E"/>
    <w:multiLevelType w:val="hybridMultilevel"/>
    <w:tmpl w:val="FC3E79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B975D7"/>
    <w:multiLevelType w:val="hybridMultilevel"/>
    <w:tmpl w:val="4C76A0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223710"/>
    <w:multiLevelType w:val="hybridMultilevel"/>
    <w:tmpl w:val="304C46F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4E74E2D"/>
    <w:multiLevelType w:val="hybridMultilevel"/>
    <w:tmpl w:val="67D24A60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5FC544D"/>
    <w:multiLevelType w:val="hybridMultilevel"/>
    <w:tmpl w:val="30323E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701DD0"/>
    <w:multiLevelType w:val="hybridMultilevel"/>
    <w:tmpl w:val="BB94A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AD1828"/>
    <w:multiLevelType w:val="hybridMultilevel"/>
    <w:tmpl w:val="C044A3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86F39D8"/>
    <w:multiLevelType w:val="hybridMultilevel"/>
    <w:tmpl w:val="EBC232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942579F"/>
    <w:multiLevelType w:val="hybridMultilevel"/>
    <w:tmpl w:val="B90201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FF13ED"/>
    <w:multiLevelType w:val="hybridMultilevel"/>
    <w:tmpl w:val="38DE1944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0E37152A"/>
    <w:multiLevelType w:val="hybridMultilevel"/>
    <w:tmpl w:val="DBDE6C4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0E5C1738"/>
    <w:multiLevelType w:val="hybridMultilevel"/>
    <w:tmpl w:val="215ACB9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0E725936"/>
    <w:multiLevelType w:val="hybridMultilevel"/>
    <w:tmpl w:val="7EDEAA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F3478DE"/>
    <w:multiLevelType w:val="multilevel"/>
    <w:tmpl w:val="DDB4D7A6"/>
    <w:styleLink w:val="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1808A4"/>
    <w:multiLevelType w:val="hybridMultilevel"/>
    <w:tmpl w:val="6BC26A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-567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9E0A1D"/>
    <w:multiLevelType w:val="hybridMultilevel"/>
    <w:tmpl w:val="E4B238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785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233332"/>
    <w:multiLevelType w:val="hybridMultilevel"/>
    <w:tmpl w:val="8592B4A2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16235FFC"/>
    <w:multiLevelType w:val="hybridMultilevel"/>
    <w:tmpl w:val="65586A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6876B86"/>
    <w:multiLevelType w:val="hybridMultilevel"/>
    <w:tmpl w:val="9F0CF872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17FD750D"/>
    <w:multiLevelType w:val="hybridMultilevel"/>
    <w:tmpl w:val="800EFF00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2" w15:restartNumberingAfterBreak="0">
    <w:nsid w:val="19F04A20"/>
    <w:multiLevelType w:val="hybridMultilevel"/>
    <w:tmpl w:val="DB90AC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BA54F97"/>
    <w:multiLevelType w:val="hybridMultilevel"/>
    <w:tmpl w:val="773EFE5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1CDF5984"/>
    <w:multiLevelType w:val="hybridMultilevel"/>
    <w:tmpl w:val="D788F432"/>
    <w:lvl w:ilvl="0" w:tplc="04190001">
      <w:start w:val="1"/>
      <w:numFmt w:val="bullet"/>
      <w:lvlText w:val=""/>
      <w:lvlJc w:val="left"/>
      <w:pPr>
        <w:ind w:left="-727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65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58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5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-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-3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-29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-2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-1512" w:hanging="360"/>
      </w:pPr>
      <w:rPr>
        <w:rFonts w:ascii="Wingdings" w:hAnsi="Wingdings" w:hint="default"/>
      </w:rPr>
    </w:lvl>
  </w:abstractNum>
  <w:abstractNum w:abstractNumId="25" w15:restartNumberingAfterBreak="0">
    <w:nsid w:val="1CE94A83"/>
    <w:multiLevelType w:val="multilevel"/>
    <w:tmpl w:val="5D804E8C"/>
    <w:styleLink w:val="3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83659B"/>
    <w:multiLevelType w:val="hybridMultilevel"/>
    <w:tmpl w:val="3D94B1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64E4428"/>
    <w:multiLevelType w:val="hybridMultilevel"/>
    <w:tmpl w:val="38DE1944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26B47E49"/>
    <w:multiLevelType w:val="hybridMultilevel"/>
    <w:tmpl w:val="CBEC9E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9F83940"/>
    <w:multiLevelType w:val="multilevel"/>
    <w:tmpl w:val="D952967C"/>
    <w:styleLink w:val="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F73CF2"/>
    <w:multiLevelType w:val="hybridMultilevel"/>
    <w:tmpl w:val="1D629A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D375A3B"/>
    <w:multiLevelType w:val="hybridMultilevel"/>
    <w:tmpl w:val="B8E84A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D986904"/>
    <w:multiLevelType w:val="hybridMultilevel"/>
    <w:tmpl w:val="6958D8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F7734C3"/>
    <w:multiLevelType w:val="hybridMultilevel"/>
    <w:tmpl w:val="CEFE6C08"/>
    <w:lvl w:ilvl="0" w:tplc="04190001">
      <w:start w:val="1"/>
      <w:numFmt w:val="bullet"/>
      <w:lvlText w:val=""/>
      <w:lvlJc w:val="left"/>
      <w:pPr>
        <w:ind w:left="-3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1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1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-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</w:abstractNum>
  <w:abstractNum w:abstractNumId="34" w15:restartNumberingAfterBreak="0">
    <w:nsid w:val="3050332F"/>
    <w:multiLevelType w:val="hybridMultilevel"/>
    <w:tmpl w:val="99641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07C3F56"/>
    <w:multiLevelType w:val="hybridMultilevel"/>
    <w:tmpl w:val="C8D08D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5AA0429"/>
    <w:multiLevelType w:val="multilevel"/>
    <w:tmpl w:val="EE0C0448"/>
    <w:styleLink w:val="1"/>
    <w:lvl w:ilvl="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75B4A40"/>
    <w:multiLevelType w:val="hybridMultilevel"/>
    <w:tmpl w:val="6F966174"/>
    <w:lvl w:ilvl="0" w:tplc="04190001">
      <w:start w:val="1"/>
      <w:numFmt w:val="bullet"/>
      <w:lvlText w:val=""/>
      <w:lvlJc w:val="left"/>
      <w:pPr>
        <w:ind w:left="-3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24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-177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-105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-3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</w:abstractNum>
  <w:abstractNum w:abstractNumId="38" w15:restartNumberingAfterBreak="0">
    <w:nsid w:val="39AC28E0"/>
    <w:multiLevelType w:val="hybridMultilevel"/>
    <w:tmpl w:val="B2E2F77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9" w15:restartNumberingAfterBreak="0">
    <w:nsid w:val="3A0E5EB1"/>
    <w:multiLevelType w:val="hybridMultilevel"/>
    <w:tmpl w:val="FDA41F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E493BB0"/>
    <w:multiLevelType w:val="hybridMultilevel"/>
    <w:tmpl w:val="A1EC7D2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401A702A"/>
    <w:multiLevelType w:val="hybridMultilevel"/>
    <w:tmpl w:val="559480DA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 w15:restartNumberingAfterBreak="0">
    <w:nsid w:val="404976DE"/>
    <w:multiLevelType w:val="hybridMultilevel"/>
    <w:tmpl w:val="A5261B30"/>
    <w:lvl w:ilvl="0" w:tplc="DD36DAA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41D2671E"/>
    <w:multiLevelType w:val="hybridMultilevel"/>
    <w:tmpl w:val="4BD46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1DA0737"/>
    <w:multiLevelType w:val="hybridMultilevel"/>
    <w:tmpl w:val="8592B4A2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 w15:restartNumberingAfterBreak="0">
    <w:nsid w:val="42796FAE"/>
    <w:multiLevelType w:val="hybridMultilevel"/>
    <w:tmpl w:val="2C843C30"/>
    <w:lvl w:ilvl="0" w:tplc="FFFFFFFF">
      <w:start w:val="1"/>
      <w:numFmt w:val="bullet"/>
      <w:lvlText w:val=""/>
      <w:lvlJc w:val="left"/>
      <w:pPr>
        <w:ind w:left="-32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249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177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-105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-33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</w:abstractNum>
  <w:abstractNum w:abstractNumId="46" w15:restartNumberingAfterBreak="0">
    <w:nsid w:val="49EF2AD5"/>
    <w:multiLevelType w:val="multilevel"/>
    <w:tmpl w:val="985CB03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7" w15:restartNumberingAfterBreak="0">
    <w:nsid w:val="4DBD11CC"/>
    <w:multiLevelType w:val="hybridMultilevel"/>
    <w:tmpl w:val="F268125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 w15:restartNumberingAfterBreak="0">
    <w:nsid w:val="4F0B2778"/>
    <w:multiLevelType w:val="hybridMultilevel"/>
    <w:tmpl w:val="6CEAA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4FE6733F"/>
    <w:multiLevelType w:val="hybridMultilevel"/>
    <w:tmpl w:val="036247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374FE0"/>
    <w:multiLevelType w:val="hybridMultilevel"/>
    <w:tmpl w:val="E17834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4EF1DC3"/>
    <w:multiLevelType w:val="hybridMultilevel"/>
    <w:tmpl w:val="DBC4ACB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2" w15:restartNumberingAfterBreak="0">
    <w:nsid w:val="550A1DD3"/>
    <w:multiLevelType w:val="hybridMultilevel"/>
    <w:tmpl w:val="BBBA61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84D5231"/>
    <w:multiLevelType w:val="hybridMultilevel"/>
    <w:tmpl w:val="28A0F0E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4" w15:restartNumberingAfterBreak="0">
    <w:nsid w:val="5939201F"/>
    <w:multiLevelType w:val="hybridMultilevel"/>
    <w:tmpl w:val="802E09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D6C415B"/>
    <w:multiLevelType w:val="hybridMultilevel"/>
    <w:tmpl w:val="D34A66F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6" w15:restartNumberingAfterBreak="0">
    <w:nsid w:val="5F2E3105"/>
    <w:multiLevelType w:val="hybridMultilevel"/>
    <w:tmpl w:val="9F0CF872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60B85053"/>
    <w:multiLevelType w:val="hybridMultilevel"/>
    <w:tmpl w:val="D0D61688"/>
    <w:lvl w:ilvl="0" w:tplc="8D126A3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8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785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3200059"/>
    <w:multiLevelType w:val="hybridMultilevel"/>
    <w:tmpl w:val="8592B4A2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9" w15:restartNumberingAfterBreak="0">
    <w:nsid w:val="68D92406"/>
    <w:multiLevelType w:val="hybridMultilevel"/>
    <w:tmpl w:val="B28E5D7E"/>
    <w:lvl w:ilvl="0" w:tplc="C96E38C8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0" w15:restartNumberingAfterBreak="0">
    <w:nsid w:val="6A3A0617"/>
    <w:multiLevelType w:val="hybridMultilevel"/>
    <w:tmpl w:val="AE2C465E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6C9C7A3D"/>
    <w:multiLevelType w:val="hybridMultilevel"/>
    <w:tmpl w:val="F22C42DA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2" w15:restartNumberingAfterBreak="0">
    <w:nsid w:val="6F402A5C"/>
    <w:multiLevelType w:val="hybridMultilevel"/>
    <w:tmpl w:val="F77C0B4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3" w15:restartNumberingAfterBreak="0">
    <w:nsid w:val="70C62135"/>
    <w:multiLevelType w:val="hybridMultilevel"/>
    <w:tmpl w:val="710E9D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1970EF1"/>
    <w:multiLevelType w:val="hybridMultilevel"/>
    <w:tmpl w:val="EDBE46E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5" w15:restartNumberingAfterBreak="0">
    <w:nsid w:val="720863A4"/>
    <w:multiLevelType w:val="hybridMultilevel"/>
    <w:tmpl w:val="D0BEB2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40B20F4"/>
    <w:multiLevelType w:val="multilevel"/>
    <w:tmpl w:val="C64263B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7" w15:restartNumberingAfterBreak="0">
    <w:nsid w:val="740E110C"/>
    <w:multiLevelType w:val="hybridMultilevel"/>
    <w:tmpl w:val="74C40FE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51B6FE6"/>
    <w:multiLevelType w:val="hybridMultilevel"/>
    <w:tmpl w:val="3B22D8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67B1D5F"/>
    <w:multiLevelType w:val="hybridMultilevel"/>
    <w:tmpl w:val="9D4A93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86920BA"/>
    <w:multiLevelType w:val="hybridMultilevel"/>
    <w:tmpl w:val="F22C42DA"/>
    <w:lvl w:ilvl="0" w:tplc="04190019">
      <w:start w:val="1"/>
      <w:numFmt w:val="lowerLetter"/>
      <w:lvlText w:val="%1."/>
      <w:lvlJc w:val="left"/>
      <w:pPr>
        <w:ind w:left="1068" w:hanging="360"/>
      </w:p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" w15:restartNumberingAfterBreak="0">
    <w:nsid w:val="7D487F05"/>
    <w:multiLevelType w:val="hybridMultilevel"/>
    <w:tmpl w:val="AE2C465E"/>
    <w:lvl w:ilvl="0" w:tplc="04190019">
      <w:start w:val="1"/>
      <w:numFmt w:val="lowerLetter"/>
      <w:lvlText w:val="%1."/>
      <w:lvlJc w:val="left"/>
      <w:pPr>
        <w:ind w:left="785" w:hanging="360"/>
      </w:p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2" w15:restartNumberingAfterBreak="0">
    <w:nsid w:val="7D7A7237"/>
    <w:multiLevelType w:val="hybridMultilevel"/>
    <w:tmpl w:val="E012B6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48"/>
  </w:num>
  <w:num w:numId="3">
    <w:abstractNumId w:val="60"/>
  </w:num>
  <w:num w:numId="4">
    <w:abstractNumId w:val="26"/>
  </w:num>
  <w:num w:numId="5">
    <w:abstractNumId w:val="71"/>
  </w:num>
  <w:num w:numId="6">
    <w:abstractNumId w:val="56"/>
  </w:num>
  <w:num w:numId="7">
    <w:abstractNumId w:val="24"/>
  </w:num>
  <w:num w:numId="8">
    <w:abstractNumId w:val="43"/>
  </w:num>
  <w:num w:numId="9">
    <w:abstractNumId w:val="61"/>
  </w:num>
  <w:num w:numId="10">
    <w:abstractNumId w:val="11"/>
  </w:num>
  <w:num w:numId="11">
    <w:abstractNumId w:val="16"/>
  </w:num>
  <w:num w:numId="12">
    <w:abstractNumId w:val="37"/>
  </w:num>
  <w:num w:numId="13">
    <w:abstractNumId w:val="33"/>
  </w:num>
  <w:num w:numId="14">
    <w:abstractNumId w:val="21"/>
  </w:num>
  <w:num w:numId="15">
    <w:abstractNumId w:val="67"/>
  </w:num>
  <w:num w:numId="16">
    <w:abstractNumId w:val="0"/>
  </w:num>
  <w:num w:numId="17">
    <w:abstractNumId w:val="42"/>
  </w:num>
  <w:num w:numId="18">
    <w:abstractNumId w:val="66"/>
  </w:num>
  <w:num w:numId="19">
    <w:abstractNumId w:val="18"/>
  </w:num>
  <w:num w:numId="20">
    <w:abstractNumId w:val="44"/>
  </w:num>
  <w:num w:numId="21">
    <w:abstractNumId w:val="58"/>
  </w:num>
  <w:num w:numId="22">
    <w:abstractNumId w:val="20"/>
  </w:num>
  <w:num w:numId="23">
    <w:abstractNumId w:val="27"/>
  </w:num>
  <w:num w:numId="24">
    <w:abstractNumId w:val="70"/>
  </w:num>
  <w:num w:numId="25">
    <w:abstractNumId w:val="5"/>
  </w:num>
  <w:num w:numId="26">
    <w:abstractNumId w:val="36"/>
  </w:num>
  <w:num w:numId="27">
    <w:abstractNumId w:val="15"/>
  </w:num>
  <w:num w:numId="28">
    <w:abstractNumId w:val="25"/>
  </w:num>
  <w:num w:numId="29">
    <w:abstractNumId w:val="29"/>
  </w:num>
  <w:num w:numId="30">
    <w:abstractNumId w:val="17"/>
  </w:num>
  <w:num w:numId="31">
    <w:abstractNumId w:val="19"/>
  </w:num>
  <w:num w:numId="32">
    <w:abstractNumId w:val="3"/>
  </w:num>
  <w:num w:numId="33">
    <w:abstractNumId w:val="52"/>
  </w:num>
  <w:num w:numId="34">
    <w:abstractNumId w:val="63"/>
  </w:num>
  <w:num w:numId="35">
    <w:abstractNumId w:val="45"/>
  </w:num>
  <w:num w:numId="36">
    <w:abstractNumId w:val="54"/>
  </w:num>
  <w:num w:numId="37">
    <w:abstractNumId w:val="9"/>
  </w:num>
  <w:num w:numId="38">
    <w:abstractNumId w:val="28"/>
  </w:num>
  <w:num w:numId="39">
    <w:abstractNumId w:val="57"/>
  </w:num>
  <w:num w:numId="40">
    <w:abstractNumId w:val="35"/>
  </w:num>
  <w:num w:numId="41">
    <w:abstractNumId w:val="2"/>
  </w:num>
  <w:num w:numId="42">
    <w:abstractNumId w:val="50"/>
  </w:num>
  <w:num w:numId="43">
    <w:abstractNumId w:val="8"/>
  </w:num>
  <w:num w:numId="44">
    <w:abstractNumId w:val="34"/>
  </w:num>
  <w:num w:numId="45">
    <w:abstractNumId w:val="30"/>
  </w:num>
  <w:num w:numId="46">
    <w:abstractNumId w:val="31"/>
  </w:num>
  <w:num w:numId="47">
    <w:abstractNumId w:val="39"/>
  </w:num>
  <w:num w:numId="48">
    <w:abstractNumId w:val="72"/>
  </w:num>
  <w:num w:numId="49">
    <w:abstractNumId w:val="49"/>
  </w:num>
  <w:num w:numId="50">
    <w:abstractNumId w:val="32"/>
  </w:num>
  <w:num w:numId="51">
    <w:abstractNumId w:val="68"/>
  </w:num>
  <w:num w:numId="52">
    <w:abstractNumId w:val="69"/>
  </w:num>
  <w:num w:numId="53">
    <w:abstractNumId w:val="6"/>
  </w:num>
  <w:num w:numId="54">
    <w:abstractNumId w:val="14"/>
  </w:num>
  <w:num w:numId="55">
    <w:abstractNumId w:val="7"/>
  </w:num>
  <w:num w:numId="56">
    <w:abstractNumId w:val="10"/>
  </w:num>
  <w:num w:numId="57">
    <w:abstractNumId w:val="65"/>
  </w:num>
  <w:num w:numId="58">
    <w:abstractNumId w:val="22"/>
  </w:num>
  <w:num w:numId="59">
    <w:abstractNumId w:val="53"/>
  </w:num>
  <w:num w:numId="60">
    <w:abstractNumId w:val="4"/>
  </w:num>
  <w:num w:numId="61">
    <w:abstractNumId w:val="55"/>
  </w:num>
  <w:num w:numId="62">
    <w:abstractNumId w:val="1"/>
  </w:num>
  <w:num w:numId="63">
    <w:abstractNumId w:val="59"/>
  </w:num>
  <w:num w:numId="64">
    <w:abstractNumId w:val="62"/>
  </w:num>
  <w:num w:numId="65">
    <w:abstractNumId w:val="51"/>
  </w:num>
  <w:num w:numId="66">
    <w:abstractNumId w:val="23"/>
  </w:num>
  <w:num w:numId="67">
    <w:abstractNumId w:val="64"/>
  </w:num>
  <w:num w:numId="68">
    <w:abstractNumId w:val="13"/>
  </w:num>
  <w:num w:numId="69">
    <w:abstractNumId w:val="47"/>
  </w:num>
  <w:num w:numId="70">
    <w:abstractNumId w:val="40"/>
  </w:num>
  <w:num w:numId="71">
    <w:abstractNumId w:val="12"/>
  </w:num>
  <w:num w:numId="72">
    <w:abstractNumId w:val="41"/>
  </w:num>
  <w:num w:numId="73">
    <w:abstractNumId w:val="38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Меркушов Сергей Вячеславович">
    <w15:presenceInfo w15:providerId="AD" w15:userId="S-1-5-21-560836114-3980702086-2132395683-616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421"/>
    <w:rsid w:val="00002B4F"/>
    <w:rsid w:val="000030F9"/>
    <w:rsid w:val="00003678"/>
    <w:rsid w:val="00003954"/>
    <w:rsid w:val="00005CF7"/>
    <w:rsid w:val="000076BE"/>
    <w:rsid w:val="00007BA3"/>
    <w:rsid w:val="00010B37"/>
    <w:rsid w:val="00011832"/>
    <w:rsid w:val="00011F70"/>
    <w:rsid w:val="00012D02"/>
    <w:rsid w:val="0001671F"/>
    <w:rsid w:val="000168C9"/>
    <w:rsid w:val="00021B67"/>
    <w:rsid w:val="00023D6D"/>
    <w:rsid w:val="00024EEA"/>
    <w:rsid w:val="00026BE2"/>
    <w:rsid w:val="00026C21"/>
    <w:rsid w:val="0003049E"/>
    <w:rsid w:val="00031027"/>
    <w:rsid w:val="00031275"/>
    <w:rsid w:val="0003158F"/>
    <w:rsid w:val="00036D01"/>
    <w:rsid w:val="00036DD5"/>
    <w:rsid w:val="00042CC9"/>
    <w:rsid w:val="00043CAF"/>
    <w:rsid w:val="000457A0"/>
    <w:rsid w:val="00047870"/>
    <w:rsid w:val="000520BF"/>
    <w:rsid w:val="000538CA"/>
    <w:rsid w:val="0005601F"/>
    <w:rsid w:val="00064D59"/>
    <w:rsid w:val="00065C3D"/>
    <w:rsid w:val="00070188"/>
    <w:rsid w:val="0007146E"/>
    <w:rsid w:val="0007333B"/>
    <w:rsid w:val="00077343"/>
    <w:rsid w:val="00082EB2"/>
    <w:rsid w:val="00086A3B"/>
    <w:rsid w:val="00086C93"/>
    <w:rsid w:val="0009051E"/>
    <w:rsid w:val="0009101B"/>
    <w:rsid w:val="000913B3"/>
    <w:rsid w:val="00092C45"/>
    <w:rsid w:val="000956C4"/>
    <w:rsid w:val="00097BF9"/>
    <w:rsid w:val="00097FEE"/>
    <w:rsid w:val="000A1074"/>
    <w:rsid w:val="000A2CB2"/>
    <w:rsid w:val="000A3593"/>
    <w:rsid w:val="000A6C3F"/>
    <w:rsid w:val="000A78B0"/>
    <w:rsid w:val="000B205B"/>
    <w:rsid w:val="000B6C3E"/>
    <w:rsid w:val="000B6CDF"/>
    <w:rsid w:val="000C0534"/>
    <w:rsid w:val="000C0F55"/>
    <w:rsid w:val="000C3463"/>
    <w:rsid w:val="000C458C"/>
    <w:rsid w:val="000C77FC"/>
    <w:rsid w:val="000C7B8B"/>
    <w:rsid w:val="000D21D5"/>
    <w:rsid w:val="000D22C5"/>
    <w:rsid w:val="000D3F56"/>
    <w:rsid w:val="000D475E"/>
    <w:rsid w:val="000D4B81"/>
    <w:rsid w:val="000E0BF5"/>
    <w:rsid w:val="000E3B67"/>
    <w:rsid w:val="000F0223"/>
    <w:rsid w:val="000F0ED4"/>
    <w:rsid w:val="000F7B7B"/>
    <w:rsid w:val="00110CBA"/>
    <w:rsid w:val="001119D8"/>
    <w:rsid w:val="00115D68"/>
    <w:rsid w:val="00117481"/>
    <w:rsid w:val="001211D3"/>
    <w:rsid w:val="00123C72"/>
    <w:rsid w:val="001241BB"/>
    <w:rsid w:val="00126F51"/>
    <w:rsid w:val="0013032C"/>
    <w:rsid w:val="001304FE"/>
    <w:rsid w:val="00130885"/>
    <w:rsid w:val="00131906"/>
    <w:rsid w:val="001372D1"/>
    <w:rsid w:val="00137526"/>
    <w:rsid w:val="001415A9"/>
    <w:rsid w:val="00142689"/>
    <w:rsid w:val="001432D0"/>
    <w:rsid w:val="00143BBD"/>
    <w:rsid w:val="00144550"/>
    <w:rsid w:val="00144B56"/>
    <w:rsid w:val="00145FC7"/>
    <w:rsid w:val="00146310"/>
    <w:rsid w:val="001465F4"/>
    <w:rsid w:val="0014732F"/>
    <w:rsid w:val="00147952"/>
    <w:rsid w:val="00150A9C"/>
    <w:rsid w:val="00155912"/>
    <w:rsid w:val="001607DF"/>
    <w:rsid w:val="00162E08"/>
    <w:rsid w:val="0016706B"/>
    <w:rsid w:val="00167C05"/>
    <w:rsid w:val="00174B3E"/>
    <w:rsid w:val="00176F76"/>
    <w:rsid w:val="00177642"/>
    <w:rsid w:val="001839D3"/>
    <w:rsid w:val="00185F68"/>
    <w:rsid w:val="001865DD"/>
    <w:rsid w:val="00186836"/>
    <w:rsid w:val="001871A3"/>
    <w:rsid w:val="00190B2E"/>
    <w:rsid w:val="00190F32"/>
    <w:rsid w:val="0019139A"/>
    <w:rsid w:val="0019260C"/>
    <w:rsid w:val="00193428"/>
    <w:rsid w:val="00193E73"/>
    <w:rsid w:val="001A041A"/>
    <w:rsid w:val="001A0F55"/>
    <w:rsid w:val="001A1CDD"/>
    <w:rsid w:val="001A53D4"/>
    <w:rsid w:val="001A5E34"/>
    <w:rsid w:val="001A6E2B"/>
    <w:rsid w:val="001B1578"/>
    <w:rsid w:val="001B4FD4"/>
    <w:rsid w:val="001B54EC"/>
    <w:rsid w:val="001B6295"/>
    <w:rsid w:val="001B64D2"/>
    <w:rsid w:val="001B77E3"/>
    <w:rsid w:val="001B7D99"/>
    <w:rsid w:val="001B7E0B"/>
    <w:rsid w:val="001C0F8E"/>
    <w:rsid w:val="001C6987"/>
    <w:rsid w:val="001C7D28"/>
    <w:rsid w:val="001D1EAB"/>
    <w:rsid w:val="001D2EA7"/>
    <w:rsid w:val="001D34A9"/>
    <w:rsid w:val="001D5069"/>
    <w:rsid w:val="001D5490"/>
    <w:rsid w:val="001D71BC"/>
    <w:rsid w:val="001D7C81"/>
    <w:rsid w:val="001E0052"/>
    <w:rsid w:val="001E4A8E"/>
    <w:rsid w:val="001E5C0F"/>
    <w:rsid w:val="001E6009"/>
    <w:rsid w:val="001E62EB"/>
    <w:rsid w:val="001F0783"/>
    <w:rsid w:val="001F25AF"/>
    <w:rsid w:val="001F33F1"/>
    <w:rsid w:val="001F43CA"/>
    <w:rsid w:val="001F617E"/>
    <w:rsid w:val="001F71AD"/>
    <w:rsid w:val="001F7D9A"/>
    <w:rsid w:val="0020304E"/>
    <w:rsid w:val="00203F54"/>
    <w:rsid w:val="0020783E"/>
    <w:rsid w:val="00213A5D"/>
    <w:rsid w:val="00216A68"/>
    <w:rsid w:val="00222922"/>
    <w:rsid w:val="002249F9"/>
    <w:rsid w:val="0022682D"/>
    <w:rsid w:val="00226CC9"/>
    <w:rsid w:val="002272A8"/>
    <w:rsid w:val="00230219"/>
    <w:rsid w:val="00231C38"/>
    <w:rsid w:val="002327BC"/>
    <w:rsid w:val="00232AE1"/>
    <w:rsid w:val="002340B2"/>
    <w:rsid w:val="00240158"/>
    <w:rsid w:val="00245A43"/>
    <w:rsid w:val="00246CB7"/>
    <w:rsid w:val="00251ECA"/>
    <w:rsid w:val="0025600E"/>
    <w:rsid w:val="00261E49"/>
    <w:rsid w:val="002626BD"/>
    <w:rsid w:val="00262882"/>
    <w:rsid w:val="00263383"/>
    <w:rsid w:val="002636E2"/>
    <w:rsid w:val="00264876"/>
    <w:rsid w:val="0026518C"/>
    <w:rsid w:val="00266634"/>
    <w:rsid w:val="0027293C"/>
    <w:rsid w:val="0027545D"/>
    <w:rsid w:val="00275EED"/>
    <w:rsid w:val="00276C71"/>
    <w:rsid w:val="00277310"/>
    <w:rsid w:val="002803F2"/>
    <w:rsid w:val="00283E80"/>
    <w:rsid w:val="0028442A"/>
    <w:rsid w:val="0028506C"/>
    <w:rsid w:val="002955ED"/>
    <w:rsid w:val="00295C1C"/>
    <w:rsid w:val="00296814"/>
    <w:rsid w:val="00296966"/>
    <w:rsid w:val="00296D77"/>
    <w:rsid w:val="002A0755"/>
    <w:rsid w:val="002A2D4B"/>
    <w:rsid w:val="002A69C1"/>
    <w:rsid w:val="002B221E"/>
    <w:rsid w:val="002B3BBE"/>
    <w:rsid w:val="002B5E5E"/>
    <w:rsid w:val="002B7F0D"/>
    <w:rsid w:val="002E2E28"/>
    <w:rsid w:val="002E7644"/>
    <w:rsid w:val="002F0E79"/>
    <w:rsid w:val="002F4F2D"/>
    <w:rsid w:val="002F5ACD"/>
    <w:rsid w:val="002F5C26"/>
    <w:rsid w:val="002F64E9"/>
    <w:rsid w:val="002F7B00"/>
    <w:rsid w:val="00301ED7"/>
    <w:rsid w:val="003023E0"/>
    <w:rsid w:val="00305C3A"/>
    <w:rsid w:val="003105FE"/>
    <w:rsid w:val="003129FD"/>
    <w:rsid w:val="00312D6D"/>
    <w:rsid w:val="00312E36"/>
    <w:rsid w:val="003212D5"/>
    <w:rsid w:val="00321AF6"/>
    <w:rsid w:val="00321B24"/>
    <w:rsid w:val="00321B74"/>
    <w:rsid w:val="003229BA"/>
    <w:rsid w:val="003237C0"/>
    <w:rsid w:val="00326211"/>
    <w:rsid w:val="003266E3"/>
    <w:rsid w:val="0032738D"/>
    <w:rsid w:val="00327560"/>
    <w:rsid w:val="00332B9A"/>
    <w:rsid w:val="00336A9E"/>
    <w:rsid w:val="00336B7D"/>
    <w:rsid w:val="00340D83"/>
    <w:rsid w:val="00345B6D"/>
    <w:rsid w:val="0034610A"/>
    <w:rsid w:val="00347C65"/>
    <w:rsid w:val="0035497E"/>
    <w:rsid w:val="003600FC"/>
    <w:rsid w:val="0036170A"/>
    <w:rsid w:val="003673D1"/>
    <w:rsid w:val="003702E3"/>
    <w:rsid w:val="003717B9"/>
    <w:rsid w:val="00371ADB"/>
    <w:rsid w:val="00374957"/>
    <w:rsid w:val="0037747B"/>
    <w:rsid w:val="00383B35"/>
    <w:rsid w:val="003849E1"/>
    <w:rsid w:val="00384DFB"/>
    <w:rsid w:val="0038686B"/>
    <w:rsid w:val="00386B0D"/>
    <w:rsid w:val="00390D06"/>
    <w:rsid w:val="003945F9"/>
    <w:rsid w:val="00394701"/>
    <w:rsid w:val="003965E2"/>
    <w:rsid w:val="003A1C33"/>
    <w:rsid w:val="003A297A"/>
    <w:rsid w:val="003A4B7E"/>
    <w:rsid w:val="003A4BE6"/>
    <w:rsid w:val="003A7FBB"/>
    <w:rsid w:val="003B026D"/>
    <w:rsid w:val="003B14BD"/>
    <w:rsid w:val="003B4D45"/>
    <w:rsid w:val="003C184B"/>
    <w:rsid w:val="003C2043"/>
    <w:rsid w:val="003C78F6"/>
    <w:rsid w:val="003D0782"/>
    <w:rsid w:val="003D51EC"/>
    <w:rsid w:val="003D5575"/>
    <w:rsid w:val="003D7589"/>
    <w:rsid w:val="003E068B"/>
    <w:rsid w:val="003E0A5E"/>
    <w:rsid w:val="003E4FF5"/>
    <w:rsid w:val="003E5C49"/>
    <w:rsid w:val="003E613B"/>
    <w:rsid w:val="003E75E8"/>
    <w:rsid w:val="003F02CF"/>
    <w:rsid w:val="003F2DE7"/>
    <w:rsid w:val="003F4751"/>
    <w:rsid w:val="003F4830"/>
    <w:rsid w:val="003F6AD7"/>
    <w:rsid w:val="00400FFB"/>
    <w:rsid w:val="00402B72"/>
    <w:rsid w:val="00410F9E"/>
    <w:rsid w:val="0041190B"/>
    <w:rsid w:val="00411B29"/>
    <w:rsid w:val="00414A23"/>
    <w:rsid w:val="00415C83"/>
    <w:rsid w:val="004160EC"/>
    <w:rsid w:val="004164F3"/>
    <w:rsid w:val="00417500"/>
    <w:rsid w:val="00426611"/>
    <w:rsid w:val="00430CA4"/>
    <w:rsid w:val="00432D37"/>
    <w:rsid w:val="0043329A"/>
    <w:rsid w:val="00433575"/>
    <w:rsid w:val="004346B4"/>
    <w:rsid w:val="00445560"/>
    <w:rsid w:val="0045027A"/>
    <w:rsid w:val="00450DAB"/>
    <w:rsid w:val="004546FB"/>
    <w:rsid w:val="004548A3"/>
    <w:rsid w:val="004558C2"/>
    <w:rsid w:val="00456A03"/>
    <w:rsid w:val="00460564"/>
    <w:rsid w:val="00460F07"/>
    <w:rsid w:val="00462F78"/>
    <w:rsid w:val="0046382E"/>
    <w:rsid w:val="00464596"/>
    <w:rsid w:val="00465841"/>
    <w:rsid w:val="00470217"/>
    <w:rsid w:val="004717B6"/>
    <w:rsid w:val="00472E3C"/>
    <w:rsid w:val="00475317"/>
    <w:rsid w:val="0048388A"/>
    <w:rsid w:val="00483CB4"/>
    <w:rsid w:val="00485DD8"/>
    <w:rsid w:val="004873F1"/>
    <w:rsid w:val="00493240"/>
    <w:rsid w:val="0049709E"/>
    <w:rsid w:val="0049753D"/>
    <w:rsid w:val="004A17FB"/>
    <w:rsid w:val="004A501D"/>
    <w:rsid w:val="004A6128"/>
    <w:rsid w:val="004A752E"/>
    <w:rsid w:val="004B34ED"/>
    <w:rsid w:val="004B36C7"/>
    <w:rsid w:val="004B5C40"/>
    <w:rsid w:val="004B5F1A"/>
    <w:rsid w:val="004C008D"/>
    <w:rsid w:val="004C11B5"/>
    <w:rsid w:val="004C479E"/>
    <w:rsid w:val="004C47C0"/>
    <w:rsid w:val="004C5F75"/>
    <w:rsid w:val="004C6E68"/>
    <w:rsid w:val="004C75B3"/>
    <w:rsid w:val="004D3FA4"/>
    <w:rsid w:val="004D5016"/>
    <w:rsid w:val="004D6DC1"/>
    <w:rsid w:val="004D7913"/>
    <w:rsid w:val="004D7F97"/>
    <w:rsid w:val="004E0506"/>
    <w:rsid w:val="004E50A2"/>
    <w:rsid w:val="004E5885"/>
    <w:rsid w:val="004E5905"/>
    <w:rsid w:val="004F3BB2"/>
    <w:rsid w:val="004F4707"/>
    <w:rsid w:val="004F4DB1"/>
    <w:rsid w:val="005029A6"/>
    <w:rsid w:val="005031DC"/>
    <w:rsid w:val="005060D7"/>
    <w:rsid w:val="00507D42"/>
    <w:rsid w:val="0051008B"/>
    <w:rsid w:val="00510E14"/>
    <w:rsid w:val="00512D64"/>
    <w:rsid w:val="005172C3"/>
    <w:rsid w:val="00520C27"/>
    <w:rsid w:val="0052156D"/>
    <w:rsid w:val="00523A80"/>
    <w:rsid w:val="00524CBB"/>
    <w:rsid w:val="005252DA"/>
    <w:rsid w:val="0052670C"/>
    <w:rsid w:val="005306B5"/>
    <w:rsid w:val="0053270A"/>
    <w:rsid w:val="00534AF8"/>
    <w:rsid w:val="0053579B"/>
    <w:rsid w:val="00537904"/>
    <w:rsid w:val="00540CAB"/>
    <w:rsid w:val="00541FC3"/>
    <w:rsid w:val="005422D9"/>
    <w:rsid w:val="005438B0"/>
    <w:rsid w:val="00544EAD"/>
    <w:rsid w:val="00547CC8"/>
    <w:rsid w:val="005503B7"/>
    <w:rsid w:val="00550A03"/>
    <w:rsid w:val="00551348"/>
    <w:rsid w:val="00551AA4"/>
    <w:rsid w:val="005563E3"/>
    <w:rsid w:val="00565341"/>
    <w:rsid w:val="005728B4"/>
    <w:rsid w:val="00573B94"/>
    <w:rsid w:val="00574880"/>
    <w:rsid w:val="00577543"/>
    <w:rsid w:val="00580997"/>
    <w:rsid w:val="005813BE"/>
    <w:rsid w:val="00581BBD"/>
    <w:rsid w:val="00584B01"/>
    <w:rsid w:val="0058538E"/>
    <w:rsid w:val="00586ED0"/>
    <w:rsid w:val="005875A9"/>
    <w:rsid w:val="005911D7"/>
    <w:rsid w:val="00596477"/>
    <w:rsid w:val="005970EE"/>
    <w:rsid w:val="005A41B5"/>
    <w:rsid w:val="005A625C"/>
    <w:rsid w:val="005B2AF9"/>
    <w:rsid w:val="005B47AB"/>
    <w:rsid w:val="005B5A8E"/>
    <w:rsid w:val="005B6F88"/>
    <w:rsid w:val="005C2400"/>
    <w:rsid w:val="005C27BF"/>
    <w:rsid w:val="005C2DC5"/>
    <w:rsid w:val="005C2DD6"/>
    <w:rsid w:val="005C3C91"/>
    <w:rsid w:val="005C41A8"/>
    <w:rsid w:val="005C463A"/>
    <w:rsid w:val="005C682C"/>
    <w:rsid w:val="005C7B41"/>
    <w:rsid w:val="005D5412"/>
    <w:rsid w:val="005D7073"/>
    <w:rsid w:val="005E0A4A"/>
    <w:rsid w:val="005E3354"/>
    <w:rsid w:val="005E42C7"/>
    <w:rsid w:val="005E4A89"/>
    <w:rsid w:val="005E4C51"/>
    <w:rsid w:val="005E7C24"/>
    <w:rsid w:val="005F0718"/>
    <w:rsid w:val="005F3FDF"/>
    <w:rsid w:val="005F4998"/>
    <w:rsid w:val="005F4FCE"/>
    <w:rsid w:val="005F5932"/>
    <w:rsid w:val="00603706"/>
    <w:rsid w:val="00605160"/>
    <w:rsid w:val="0060787D"/>
    <w:rsid w:val="0061078D"/>
    <w:rsid w:val="00610F9D"/>
    <w:rsid w:val="00611AEC"/>
    <w:rsid w:val="0061635B"/>
    <w:rsid w:val="00617136"/>
    <w:rsid w:val="00625FFE"/>
    <w:rsid w:val="00630A1A"/>
    <w:rsid w:val="00631F66"/>
    <w:rsid w:val="0063622F"/>
    <w:rsid w:val="0063644D"/>
    <w:rsid w:val="00643788"/>
    <w:rsid w:val="006500B1"/>
    <w:rsid w:val="0065053F"/>
    <w:rsid w:val="006525DA"/>
    <w:rsid w:val="00655DAB"/>
    <w:rsid w:val="00660AC2"/>
    <w:rsid w:val="00663C52"/>
    <w:rsid w:val="00665566"/>
    <w:rsid w:val="0067185B"/>
    <w:rsid w:val="00675FCE"/>
    <w:rsid w:val="00681FD8"/>
    <w:rsid w:val="006844D9"/>
    <w:rsid w:val="00694DB7"/>
    <w:rsid w:val="00695036"/>
    <w:rsid w:val="00697B68"/>
    <w:rsid w:val="00697B82"/>
    <w:rsid w:val="006A48FC"/>
    <w:rsid w:val="006A5170"/>
    <w:rsid w:val="006A5A49"/>
    <w:rsid w:val="006B1F38"/>
    <w:rsid w:val="006B62CB"/>
    <w:rsid w:val="006B6318"/>
    <w:rsid w:val="006C1042"/>
    <w:rsid w:val="006C352F"/>
    <w:rsid w:val="006C438B"/>
    <w:rsid w:val="006C4BD4"/>
    <w:rsid w:val="006C558E"/>
    <w:rsid w:val="006C7FAF"/>
    <w:rsid w:val="006D340F"/>
    <w:rsid w:val="006E036A"/>
    <w:rsid w:val="006E06B9"/>
    <w:rsid w:val="006E06D1"/>
    <w:rsid w:val="006E1069"/>
    <w:rsid w:val="006E414A"/>
    <w:rsid w:val="006F0EA8"/>
    <w:rsid w:val="006F34E2"/>
    <w:rsid w:val="006F3B07"/>
    <w:rsid w:val="006F7996"/>
    <w:rsid w:val="006F7C2F"/>
    <w:rsid w:val="0070217C"/>
    <w:rsid w:val="00704E0B"/>
    <w:rsid w:val="007121C4"/>
    <w:rsid w:val="00717E77"/>
    <w:rsid w:val="00717FEC"/>
    <w:rsid w:val="00722532"/>
    <w:rsid w:val="00730342"/>
    <w:rsid w:val="00736FDA"/>
    <w:rsid w:val="00740443"/>
    <w:rsid w:val="00741361"/>
    <w:rsid w:val="007421FF"/>
    <w:rsid w:val="00742254"/>
    <w:rsid w:val="00742EC3"/>
    <w:rsid w:val="00743922"/>
    <w:rsid w:val="007479D2"/>
    <w:rsid w:val="00752789"/>
    <w:rsid w:val="00754FEC"/>
    <w:rsid w:val="0076311F"/>
    <w:rsid w:val="00765A55"/>
    <w:rsid w:val="00765A9F"/>
    <w:rsid w:val="007663C8"/>
    <w:rsid w:val="00770E36"/>
    <w:rsid w:val="00771581"/>
    <w:rsid w:val="00771D21"/>
    <w:rsid w:val="0077299F"/>
    <w:rsid w:val="007732C8"/>
    <w:rsid w:val="0077542D"/>
    <w:rsid w:val="00775BB5"/>
    <w:rsid w:val="00776C3A"/>
    <w:rsid w:val="00777D2A"/>
    <w:rsid w:val="00780277"/>
    <w:rsid w:val="00780F05"/>
    <w:rsid w:val="007829A8"/>
    <w:rsid w:val="00783D92"/>
    <w:rsid w:val="00786A08"/>
    <w:rsid w:val="007915F2"/>
    <w:rsid w:val="00795953"/>
    <w:rsid w:val="00797EDE"/>
    <w:rsid w:val="007A14B6"/>
    <w:rsid w:val="007A2D5F"/>
    <w:rsid w:val="007A4518"/>
    <w:rsid w:val="007B1BBB"/>
    <w:rsid w:val="007B2D1D"/>
    <w:rsid w:val="007B33AE"/>
    <w:rsid w:val="007B69E9"/>
    <w:rsid w:val="007B6F4B"/>
    <w:rsid w:val="007C444D"/>
    <w:rsid w:val="007C5291"/>
    <w:rsid w:val="007C5C46"/>
    <w:rsid w:val="007C79FD"/>
    <w:rsid w:val="007D631E"/>
    <w:rsid w:val="007E0672"/>
    <w:rsid w:val="007E10E4"/>
    <w:rsid w:val="007E159B"/>
    <w:rsid w:val="007E2103"/>
    <w:rsid w:val="007E4522"/>
    <w:rsid w:val="007E47AE"/>
    <w:rsid w:val="007F127C"/>
    <w:rsid w:val="007F2149"/>
    <w:rsid w:val="007F2651"/>
    <w:rsid w:val="007F30A5"/>
    <w:rsid w:val="007F3991"/>
    <w:rsid w:val="007F41ED"/>
    <w:rsid w:val="007F5015"/>
    <w:rsid w:val="00800B8A"/>
    <w:rsid w:val="008039BA"/>
    <w:rsid w:val="008056BE"/>
    <w:rsid w:val="00807502"/>
    <w:rsid w:val="008116A9"/>
    <w:rsid w:val="00811D15"/>
    <w:rsid w:val="0081271B"/>
    <w:rsid w:val="00813916"/>
    <w:rsid w:val="00813FAF"/>
    <w:rsid w:val="00822E63"/>
    <w:rsid w:val="008277F6"/>
    <w:rsid w:val="00832ADB"/>
    <w:rsid w:val="0083477B"/>
    <w:rsid w:val="00835BFB"/>
    <w:rsid w:val="00844DDB"/>
    <w:rsid w:val="0084517B"/>
    <w:rsid w:val="00846382"/>
    <w:rsid w:val="008543F1"/>
    <w:rsid w:val="008614F0"/>
    <w:rsid w:val="008643B7"/>
    <w:rsid w:val="008652A1"/>
    <w:rsid w:val="008675AD"/>
    <w:rsid w:val="00872B1E"/>
    <w:rsid w:val="00873198"/>
    <w:rsid w:val="00873DB7"/>
    <w:rsid w:val="0087623D"/>
    <w:rsid w:val="0087714A"/>
    <w:rsid w:val="00881821"/>
    <w:rsid w:val="00883AC2"/>
    <w:rsid w:val="00884DC1"/>
    <w:rsid w:val="00886F40"/>
    <w:rsid w:val="00887097"/>
    <w:rsid w:val="00891512"/>
    <w:rsid w:val="00894C9E"/>
    <w:rsid w:val="008953B2"/>
    <w:rsid w:val="00895EC2"/>
    <w:rsid w:val="00897CCE"/>
    <w:rsid w:val="008A005D"/>
    <w:rsid w:val="008A0239"/>
    <w:rsid w:val="008A18A0"/>
    <w:rsid w:val="008A1E6B"/>
    <w:rsid w:val="008A37E0"/>
    <w:rsid w:val="008B1A0B"/>
    <w:rsid w:val="008B5464"/>
    <w:rsid w:val="008B7B9D"/>
    <w:rsid w:val="008C0D3F"/>
    <w:rsid w:val="008C0FE7"/>
    <w:rsid w:val="008C5376"/>
    <w:rsid w:val="008C6DEF"/>
    <w:rsid w:val="008C6E9C"/>
    <w:rsid w:val="008D232F"/>
    <w:rsid w:val="008D35AB"/>
    <w:rsid w:val="008D6D5B"/>
    <w:rsid w:val="008D722E"/>
    <w:rsid w:val="008E51BA"/>
    <w:rsid w:val="008F07C8"/>
    <w:rsid w:val="008F1B37"/>
    <w:rsid w:val="008F1EA8"/>
    <w:rsid w:val="008F3699"/>
    <w:rsid w:val="008F6535"/>
    <w:rsid w:val="008F7D39"/>
    <w:rsid w:val="009000A5"/>
    <w:rsid w:val="0090536E"/>
    <w:rsid w:val="00906DB2"/>
    <w:rsid w:val="009075B5"/>
    <w:rsid w:val="0091288E"/>
    <w:rsid w:val="00913ED0"/>
    <w:rsid w:val="00917606"/>
    <w:rsid w:val="0092057E"/>
    <w:rsid w:val="009211CA"/>
    <w:rsid w:val="0092159A"/>
    <w:rsid w:val="00921BBB"/>
    <w:rsid w:val="009220BF"/>
    <w:rsid w:val="0092355C"/>
    <w:rsid w:val="00923AEA"/>
    <w:rsid w:val="00923DE0"/>
    <w:rsid w:val="00924BB7"/>
    <w:rsid w:val="009261D4"/>
    <w:rsid w:val="009303FD"/>
    <w:rsid w:val="00930D90"/>
    <w:rsid w:val="0093217A"/>
    <w:rsid w:val="00933C04"/>
    <w:rsid w:val="009352F3"/>
    <w:rsid w:val="0093678F"/>
    <w:rsid w:val="00940811"/>
    <w:rsid w:val="009415E9"/>
    <w:rsid w:val="00941F5C"/>
    <w:rsid w:val="00942C05"/>
    <w:rsid w:val="00943437"/>
    <w:rsid w:val="00943915"/>
    <w:rsid w:val="00946A36"/>
    <w:rsid w:val="00950AB8"/>
    <w:rsid w:val="00952DDB"/>
    <w:rsid w:val="00957462"/>
    <w:rsid w:val="00957668"/>
    <w:rsid w:val="009606ED"/>
    <w:rsid w:val="00961E10"/>
    <w:rsid w:val="0096560E"/>
    <w:rsid w:val="009711FF"/>
    <w:rsid w:val="00971BF3"/>
    <w:rsid w:val="00974692"/>
    <w:rsid w:val="00980E3B"/>
    <w:rsid w:val="00984107"/>
    <w:rsid w:val="0098543F"/>
    <w:rsid w:val="009855C9"/>
    <w:rsid w:val="00990CBB"/>
    <w:rsid w:val="009A16CE"/>
    <w:rsid w:val="009B225C"/>
    <w:rsid w:val="009B2E5B"/>
    <w:rsid w:val="009B4F42"/>
    <w:rsid w:val="009B5135"/>
    <w:rsid w:val="009B7C4C"/>
    <w:rsid w:val="009C1288"/>
    <w:rsid w:val="009C15A6"/>
    <w:rsid w:val="009C2265"/>
    <w:rsid w:val="009C2CE2"/>
    <w:rsid w:val="009C3E47"/>
    <w:rsid w:val="009C4D0A"/>
    <w:rsid w:val="009D01BD"/>
    <w:rsid w:val="009D1859"/>
    <w:rsid w:val="009D3A6D"/>
    <w:rsid w:val="009E12CD"/>
    <w:rsid w:val="009E29AE"/>
    <w:rsid w:val="009E3D57"/>
    <w:rsid w:val="009E5B3A"/>
    <w:rsid w:val="009E7DF2"/>
    <w:rsid w:val="009F1E98"/>
    <w:rsid w:val="009F31A5"/>
    <w:rsid w:val="009F7701"/>
    <w:rsid w:val="00A0167E"/>
    <w:rsid w:val="00A01763"/>
    <w:rsid w:val="00A01E20"/>
    <w:rsid w:val="00A02131"/>
    <w:rsid w:val="00A02A1A"/>
    <w:rsid w:val="00A11123"/>
    <w:rsid w:val="00A116C0"/>
    <w:rsid w:val="00A11D00"/>
    <w:rsid w:val="00A13401"/>
    <w:rsid w:val="00A15287"/>
    <w:rsid w:val="00A1779F"/>
    <w:rsid w:val="00A23D16"/>
    <w:rsid w:val="00A249B1"/>
    <w:rsid w:val="00A27ABD"/>
    <w:rsid w:val="00A32910"/>
    <w:rsid w:val="00A34114"/>
    <w:rsid w:val="00A517C1"/>
    <w:rsid w:val="00A53EDD"/>
    <w:rsid w:val="00A54813"/>
    <w:rsid w:val="00A5705A"/>
    <w:rsid w:val="00A6070C"/>
    <w:rsid w:val="00A61001"/>
    <w:rsid w:val="00A644A6"/>
    <w:rsid w:val="00A65283"/>
    <w:rsid w:val="00A65D97"/>
    <w:rsid w:val="00A70C56"/>
    <w:rsid w:val="00A71CFD"/>
    <w:rsid w:val="00A72F69"/>
    <w:rsid w:val="00A7312F"/>
    <w:rsid w:val="00A73297"/>
    <w:rsid w:val="00A7643F"/>
    <w:rsid w:val="00A818E3"/>
    <w:rsid w:val="00A84930"/>
    <w:rsid w:val="00A852E2"/>
    <w:rsid w:val="00A86A04"/>
    <w:rsid w:val="00A91FEE"/>
    <w:rsid w:val="00AA50E1"/>
    <w:rsid w:val="00AA7335"/>
    <w:rsid w:val="00AB7CE6"/>
    <w:rsid w:val="00AC2743"/>
    <w:rsid w:val="00AD39E9"/>
    <w:rsid w:val="00AE0056"/>
    <w:rsid w:val="00AE33C3"/>
    <w:rsid w:val="00AE3CA7"/>
    <w:rsid w:val="00AE4218"/>
    <w:rsid w:val="00AE4A70"/>
    <w:rsid w:val="00AE6062"/>
    <w:rsid w:val="00AE6AC5"/>
    <w:rsid w:val="00AF0D58"/>
    <w:rsid w:val="00AF10BB"/>
    <w:rsid w:val="00AF2901"/>
    <w:rsid w:val="00AF4EF5"/>
    <w:rsid w:val="00AF5EED"/>
    <w:rsid w:val="00B0209B"/>
    <w:rsid w:val="00B02B30"/>
    <w:rsid w:val="00B07F0F"/>
    <w:rsid w:val="00B111E1"/>
    <w:rsid w:val="00B12EE7"/>
    <w:rsid w:val="00B25C8F"/>
    <w:rsid w:val="00B30053"/>
    <w:rsid w:val="00B3130E"/>
    <w:rsid w:val="00B315B6"/>
    <w:rsid w:val="00B348FC"/>
    <w:rsid w:val="00B367E3"/>
    <w:rsid w:val="00B369AA"/>
    <w:rsid w:val="00B41474"/>
    <w:rsid w:val="00B41A6F"/>
    <w:rsid w:val="00B450E7"/>
    <w:rsid w:val="00B452FB"/>
    <w:rsid w:val="00B461C5"/>
    <w:rsid w:val="00B46217"/>
    <w:rsid w:val="00B5083C"/>
    <w:rsid w:val="00B509D5"/>
    <w:rsid w:val="00B66927"/>
    <w:rsid w:val="00B6710C"/>
    <w:rsid w:val="00B67521"/>
    <w:rsid w:val="00B739F2"/>
    <w:rsid w:val="00B75422"/>
    <w:rsid w:val="00B7544D"/>
    <w:rsid w:val="00B76B17"/>
    <w:rsid w:val="00B772E8"/>
    <w:rsid w:val="00B77DDE"/>
    <w:rsid w:val="00B80ADA"/>
    <w:rsid w:val="00B80AE7"/>
    <w:rsid w:val="00B8212D"/>
    <w:rsid w:val="00B82E62"/>
    <w:rsid w:val="00B841D0"/>
    <w:rsid w:val="00B84E7E"/>
    <w:rsid w:val="00B852B8"/>
    <w:rsid w:val="00B85C2A"/>
    <w:rsid w:val="00B900D2"/>
    <w:rsid w:val="00B9131E"/>
    <w:rsid w:val="00B91ED5"/>
    <w:rsid w:val="00BA486E"/>
    <w:rsid w:val="00BA6C78"/>
    <w:rsid w:val="00BB1627"/>
    <w:rsid w:val="00BB2E7B"/>
    <w:rsid w:val="00BB3760"/>
    <w:rsid w:val="00BB5816"/>
    <w:rsid w:val="00BB5DD1"/>
    <w:rsid w:val="00BB6212"/>
    <w:rsid w:val="00BB6BDA"/>
    <w:rsid w:val="00BB7776"/>
    <w:rsid w:val="00BC46A3"/>
    <w:rsid w:val="00BC7251"/>
    <w:rsid w:val="00BC728D"/>
    <w:rsid w:val="00BD1175"/>
    <w:rsid w:val="00BD5DB0"/>
    <w:rsid w:val="00BD65BC"/>
    <w:rsid w:val="00BD6FB9"/>
    <w:rsid w:val="00BD7123"/>
    <w:rsid w:val="00BE5404"/>
    <w:rsid w:val="00BE6F61"/>
    <w:rsid w:val="00BF0BBF"/>
    <w:rsid w:val="00BF2D51"/>
    <w:rsid w:val="00BF4760"/>
    <w:rsid w:val="00BF4CB9"/>
    <w:rsid w:val="00BF5434"/>
    <w:rsid w:val="00BF7405"/>
    <w:rsid w:val="00BF7BE5"/>
    <w:rsid w:val="00C0035A"/>
    <w:rsid w:val="00C01412"/>
    <w:rsid w:val="00C017AE"/>
    <w:rsid w:val="00C029F5"/>
    <w:rsid w:val="00C03365"/>
    <w:rsid w:val="00C03AFA"/>
    <w:rsid w:val="00C06FD1"/>
    <w:rsid w:val="00C10619"/>
    <w:rsid w:val="00C1154E"/>
    <w:rsid w:val="00C120D7"/>
    <w:rsid w:val="00C150E2"/>
    <w:rsid w:val="00C16364"/>
    <w:rsid w:val="00C21395"/>
    <w:rsid w:val="00C2216F"/>
    <w:rsid w:val="00C26FBF"/>
    <w:rsid w:val="00C27FEF"/>
    <w:rsid w:val="00C342A9"/>
    <w:rsid w:val="00C34421"/>
    <w:rsid w:val="00C34E3A"/>
    <w:rsid w:val="00C4002D"/>
    <w:rsid w:val="00C40EA0"/>
    <w:rsid w:val="00C419D8"/>
    <w:rsid w:val="00C42D12"/>
    <w:rsid w:val="00C43229"/>
    <w:rsid w:val="00C43A6B"/>
    <w:rsid w:val="00C43B73"/>
    <w:rsid w:val="00C460D6"/>
    <w:rsid w:val="00C47212"/>
    <w:rsid w:val="00C50780"/>
    <w:rsid w:val="00C543DB"/>
    <w:rsid w:val="00C60531"/>
    <w:rsid w:val="00C614BA"/>
    <w:rsid w:val="00C63102"/>
    <w:rsid w:val="00C70E8A"/>
    <w:rsid w:val="00C7373A"/>
    <w:rsid w:val="00C76F18"/>
    <w:rsid w:val="00C772DC"/>
    <w:rsid w:val="00C82100"/>
    <w:rsid w:val="00C8345C"/>
    <w:rsid w:val="00C85324"/>
    <w:rsid w:val="00C86DE2"/>
    <w:rsid w:val="00C874E9"/>
    <w:rsid w:val="00C90D57"/>
    <w:rsid w:val="00C91AC7"/>
    <w:rsid w:val="00C9284D"/>
    <w:rsid w:val="00C93AF8"/>
    <w:rsid w:val="00C967C9"/>
    <w:rsid w:val="00CA1C9F"/>
    <w:rsid w:val="00CA3F2C"/>
    <w:rsid w:val="00CA406A"/>
    <w:rsid w:val="00CA51E9"/>
    <w:rsid w:val="00CA6489"/>
    <w:rsid w:val="00CA7E4B"/>
    <w:rsid w:val="00CB18C4"/>
    <w:rsid w:val="00CB1BB9"/>
    <w:rsid w:val="00CB4A00"/>
    <w:rsid w:val="00CB6245"/>
    <w:rsid w:val="00CB629B"/>
    <w:rsid w:val="00CB6311"/>
    <w:rsid w:val="00CB645F"/>
    <w:rsid w:val="00CB66C0"/>
    <w:rsid w:val="00CC00BF"/>
    <w:rsid w:val="00CC5D6F"/>
    <w:rsid w:val="00CC6BAE"/>
    <w:rsid w:val="00CD03CC"/>
    <w:rsid w:val="00CD436A"/>
    <w:rsid w:val="00CD7E6A"/>
    <w:rsid w:val="00CE288E"/>
    <w:rsid w:val="00CE4512"/>
    <w:rsid w:val="00CE4877"/>
    <w:rsid w:val="00CE4DBF"/>
    <w:rsid w:val="00CF0303"/>
    <w:rsid w:val="00CF385D"/>
    <w:rsid w:val="00CF5867"/>
    <w:rsid w:val="00CF7A9B"/>
    <w:rsid w:val="00CF7FD1"/>
    <w:rsid w:val="00D010B3"/>
    <w:rsid w:val="00D02550"/>
    <w:rsid w:val="00D03D54"/>
    <w:rsid w:val="00D06400"/>
    <w:rsid w:val="00D07A24"/>
    <w:rsid w:val="00D11A17"/>
    <w:rsid w:val="00D12C8D"/>
    <w:rsid w:val="00D13C95"/>
    <w:rsid w:val="00D1715F"/>
    <w:rsid w:val="00D17EE5"/>
    <w:rsid w:val="00D20543"/>
    <w:rsid w:val="00D20A27"/>
    <w:rsid w:val="00D20F3B"/>
    <w:rsid w:val="00D21518"/>
    <w:rsid w:val="00D23AE9"/>
    <w:rsid w:val="00D2568B"/>
    <w:rsid w:val="00D25727"/>
    <w:rsid w:val="00D2682E"/>
    <w:rsid w:val="00D27E24"/>
    <w:rsid w:val="00D32950"/>
    <w:rsid w:val="00D34229"/>
    <w:rsid w:val="00D3428D"/>
    <w:rsid w:val="00D46B78"/>
    <w:rsid w:val="00D47E1F"/>
    <w:rsid w:val="00D51ADD"/>
    <w:rsid w:val="00D51F77"/>
    <w:rsid w:val="00D52457"/>
    <w:rsid w:val="00D530A1"/>
    <w:rsid w:val="00D564C2"/>
    <w:rsid w:val="00D6671E"/>
    <w:rsid w:val="00D67E57"/>
    <w:rsid w:val="00D73AB6"/>
    <w:rsid w:val="00D802F7"/>
    <w:rsid w:val="00D83628"/>
    <w:rsid w:val="00D83690"/>
    <w:rsid w:val="00D908D1"/>
    <w:rsid w:val="00D91B3A"/>
    <w:rsid w:val="00D94777"/>
    <w:rsid w:val="00DA043C"/>
    <w:rsid w:val="00DA07DD"/>
    <w:rsid w:val="00DA1E57"/>
    <w:rsid w:val="00DA3636"/>
    <w:rsid w:val="00DA694E"/>
    <w:rsid w:val="00DA713D"/>
    <w:rsid w:val="00DB13D9"/>
    <w:rsid w:val="00DB5869"/>
    <w:rsid w:val="00DC03BB"/>
    <w:rsid w:val="00DC0BB3"/>
    <w:rsid w:val="00DC7436"/>
    <w:rsid w:val="00DD06B8"/>
    <w:rsid w:val="00DD2F88"/>
    <w:rsid w:val="00DD64F3"/>
    <w:rsid w:val="00DD7A1C"/>
    <w:rsid w:val="00DE0233"/>
    <w:rsid w:val="00DE0E4D"/>
    <w:rsid w:val="00DE1BD7"/>
    <w:rsid w:val="00DE608D"/>
    <w:rsid w:val="00DE69DC"/>
    <w:rsid w:val="00DF097A"/>
    <w:rsid w:val="00DF223C"/>
    <w:rsid w:val="00DF31D7"/>
    <w:rsid w:val="00DF4351"/>
    <w:rsid w:val="00DF49BC"/>
    <w:rsid w:val="00DF4F14"/>
    <w:rsid w:val="00DF5E56"/>
    <w:rsid w:val="00DF6413"/>
    <w:rsid w:val="00DF6BAF"/>
    <w:rsid w:val="00DF7861"/>
    <w:rsid w:val="00E001F1"/>
    <w:rsid w:val="00E006C6"/>
    <w:rsid w:val="00E009CE"/>
    <w:rsid w:val="00E010A9"/>
    <w:rsid w:val="00E01924"/>
    <w:rsid w:val="00E037DB"/>
    <w:rsid w:val="00E03DEB"/>
    <w:rsid w:val="00E058D7"/>
    <w:rsid w:val="00E0798F"/>
    <w:rsid w:val="00E10A50"/>
    <w:rsid w:val="00E10FAB"/>
    <w:rsid w:val="00E12146"/>
    <w:rsid w:val="00E135E2"/>
    <w:rsid w:val="00E136CA"/>
    <w:rsid w:val="00E155D6"/>
    <w:rsid w:val="00E1643F"/>
    <w:rsid w:val="00E2063B"/>
    <w:rsid w:val="00E23F4B"/>
    <w:rsid w:val="00E34C01"/>
    <w:rsid w:val="00E35687"/>
    <w:rsid w:val="00E35960"/>
    <w:rsid w:val="00E416B1"/>
    <w:rsid w:val="00E422A7"/>
    <w:rsid w:val="00E440D6"/>
    <w:rsid w:val="00E444AD"/>
    <w:rsid w:val="00E503E1"/>
    <w:rsid w:val="00E51213"/>
    <w:rsid w:val="00E51509"/>
    <w:rsid w:val="00E529F0"/>
    <w:rsid w:val="00E542B4"/>
    <w:rsid w:val="00E54790"/>
    <w:rsid w:val="00E577D4"/>
    <w:rsid w:val="00E607E8"/>
    <w:rsid w:val="00E614BF"/>
    <w:rsid w:val="00E62CDC"/>
    <w:rsid w:val="00E63FA0"/>
    <w:rsid w:val="00E66C9F"/>
    <w:rsid w:val="00E66DA4"/>
    <w:rsid w:val="00E706CA"/>
    <w:rsid w:val="00E706DC"/>
    <w:rsid w:val="00E71070"/>
    <w:rsid w:val="00E7385F"/>
    <w:rsid w:val="00E74C07"/>
    <w:rsid w:val="00E77CDD"/>
    <w:rsid w:val="00E77D64"/>
    <w:rsid w:val="00E80EA7"/>
    <w:rsid w:val="00E83FBF"/>
    <w:rsid w:val="00E84E36"/>
    <w:rsid w:val="00E850E3"/>
    <w:rsid w:val="00E871B5"/>
    <w:rsid w:val="00E94AEC"/>
    <w:rsid w:val="00EA1D5E"/>
    <w:rsid w:val="00EA4D1C"/>
    <w:rsid w:val="00EB1D41"/>
    <w:rsid w:val="00EB22DE"/>
    <w:rsid w:val="00EB4CD4"/>
    <w:rsid w:val="00EB4EBF"/>
    <w:rsid w:val="00EB53AE"/>
    <w:rsid w:val="00EB5DF9"/>
    <w:rsid w:val="00EB72CF"/>
    <w:rsid w:val="00EC1EAC"/>
    <w:rsid w:val="00EC63A5"/>
    <w:rsid w:val="00EC6E7C"/>
    <w:rsid w:val="00ED0BFB"/>
    <w:rsid w:val="00ED2B21"/>
    <w:rsid w:val="00ED3499"/>
    <w:rsid w:val="00ED559A"/>
    <w:rsid w:val="00ED64C6"/>
    <w:rsid w:val="00ED6F6F"/>
    <w:rsid w:val="00EE1DDB"/>
    <w:rsid w:val="00EE1E5D"/>
    <w:rsid w:val="00EE2CA9"/>
    <w:rsid w:val="00EE31C6"/>
    <w:rsid w:val="00EE332A"/>
    <w:rsid w:val="00EE379B"/>
    <w:rsid w:val="00EE5AB2"/>
    <w:rsid w:val="00EE6783"/>
    <w:rsid w:val="00EE7D16"/>
    <w:rsid w:val="00EF0A64"/>
    <w:rsid w:val="00EF6821"/>
    <w:rsid w:val="00F02B99"/>
    <w:rsid w:val="00F04B83"/>
    <w:rsid w:val="00F05140"/>
    <w:rsid w:val="00F056E9"/>
    <w:rsid w:val="00F06C74"/>
    <w:rsid w:val="00F07AE5"/>
    <w:rsid w:val="00F07B50"/>
    <w:rsid w:val="00F13CD0"/>
    <w:rsid w:val="00F2256E"/>
    <w:rsid w:val="00F2506B"/>
    <w:rsid w:val="00F27C89"/>
    <w:rsid w:val="00F27D70"/>
    <w:rsid w:val="00F339CF"/>
    <w:rsid w:val="00F33C1D"/>
    <w:rsid w:val="00F34EAB"/>
    <w:rsid w:val="00F34F89"/>
    <w:rsid w:val="00F44675"/>
    <w:rsid w:val="00F45F48"/>
    <w:rsid w:val="00F4735E"/>
    <w:rsid w:val="00F64218"/>
    <w:rsid w:val="00F6574C"/>
    <w:rsid w:val="00F673AE"/>
    <w:rsid w:val="00F67B89"/>
    <w:rsid w:val="00F720C5"/>
    <w:rsid w:val="00F7268B"/>
    <w:rsid w:val="00F74101"/>
    <w:rsid w:val="00F742C5"/>
    <w:rsid w:val="00F77CC7"/>
    <w:rsid w:val="00F845EF"/>
    <w:rsid w:val="00F87DCB"/>
    <w:rsid w:val="00F9062D"/>
    <w:rsid w:val="00F92035"/>
    <w:rsid w:val="00F934BE"/>
    <w:rsid w:val="00F934C4"/>
    <w:rsid w:val="00F94A6E"/>
    <w:rsid w:val="00FA009B"/>
    <w:rsid w:val="00FA017A"/>
    <w:rsid w:val="00FA60FE"/>
    <w:rsid w:val="00FB021E"/>
    <w:rsid w:val="00FB23B0"/>
    <w:rsid w:val="00FB24A6"/>
    <w:rsid w:val="00FB55CB"/>
    <w:rsid w:val="00FB6F54"/>
    <w:rsid w:val="00FB7501"/>
    <w:rsid w:val="00FB7AE4"/>
    <w:rsid w:val="00FC05FE"/>
    <w:rsid w:val="00FC172D"/>
    <w:rsid w:val="00FC614E"/>
    <w:rsid w:val="00FC7F3A"/>
    <w:rsid w:val="00FD2154"/>
    <w:rsid w:val="00FD3DF2"/>
    <w:rsid w:val="00FD6348"/>
    <w:rsid w:val="00FE31EE"/>
    <w:rsid w:val="00FE698B"/>
    <w:rsid w:val="00FE7176"/>
    <w:rsid w:val="00FE72B3"/>
    <w:rsid w:val="00FF334B"/>
    <w:rsid w:val="00FF555A"/>
    <w:rsid w:val="00FF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2A86EA3"/>
  <w15:chartTrackingRefBased/>
  <w15:docId w15:val="{69355236-6FC2-473F-AD2F-5AADA9DA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64F3"/>
    <w:pPr>
      <w:spacing w:after="120"/>
    </w:pPr>
  </w:style>
  <w:style w:type="paragraph" w:styleId="10">
    <w:name w:val="heading 1"/>
    <w:basedOn w:val="a"/>
    <w:next w:val="a"/>
    <w:link w:val="11"/>
    <w:uiPriority w:val="9"/>
    <w:qFormat/>
    <w:rsid w:val="00BB2E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F4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2D02"/>
    <w:pPr>
      <w:ind w:left="720"/>
      <w:contextualSpacing/>
    </w:pPr>
  </w:style>
  <w:style w:type="paragraph" w:customStyle="1" w:styleId="Default">
    <w:name w:val="Default"/>
    <w:rsid w:val="007A45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F05140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F0514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F0514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0514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0514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05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5140"/>
    <w:rPr>
      <w:rFonts w:ascii="Segoe UI" w:hAnsi="Segoe UI" w:cs="Segoe UI"/>
      <w:sz w:val="18"/>
      <w:szCs w:val="18"/>
    </w:rPr>
  </w:style>
  <w:style w:type="paragraph" w:customStyle="1" w:styleId="HeadingRFP">
    <w:name w:val="Heading RFP"/>
    <w:basedOn w:val="10"/>
    <w:link w:val="HeadingRFPChar"/>
    <w:qFormat/>
    <w:rsid w:val="00BB2E7B"/>
    <w:pPr>
      <w:spacing w:before="0" w:after="120" w:line="240" w:lineRule="auto"/>
      <w:jc w:val="both"/>
    </w:pPr>
    <w:rPr>
      <w:rFonts w:ascii="Times New Roman" w:eastAsia="Times New Roman" w:hAnsi="Times New Roman" w:cs="Times New Roman"/>
      <w:b/>
      <w:color w:val="auto"/>
      <w:sz w:val="22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F43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sid w:val="00BB2E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RFPChar">
    <w:name w:val="Heading RFP Char"/>
    <w:basedOn w:val="11"/>
    <w:link w:val="HeadingRFP"/>
    <w:rsid w:val="00BB2E7B"/>
    <w:rPr>
      <w:rFonts w:ascii="Times New Roman" w:eastAsia="Times New Roman" w:hAnsi="Times New Roman" w:cs="Times New Roman"/>
      <w:b/>
      <w:color w:val="2E74B5" w:themeColor="accent1" w:themeShade="BF"/>
      <w:sz w:val="32"/>
      <w:szCs w:val="32"/>
      <w:lang w:eastAsia="ru-RU"/>
    </w:rPr>
  </w:style>
  <w:style w:type="paragraph" w:customStyle="1" w:styleId="Heading2RFP">
    <w:name w:val="Heading2 RFP"/>
    <w:basedOn w:val="20"/>
    <w:link w:val="Heading2RFPChar"/>
    <w:qFormat/>
    <w:rsid w:val="00B739F2"/>
    <w:pPr>
      <w:spacing w:before="0" w:after="12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2"/>
      <w:lang w:eastAsia="ru-RU"/>
    </w:rPr>
  </w:style>
  <w:style w:type="paragraph" w:customStyle="1" w:styleId="NormalRFP">
    <w:name w:val="Normal RFP"/>
    <w:basedOn w:val="a"/>
    <w:link w:val="NormalRFPChar"/>
    <w:qFormat/>
    <w:rsid w:val="00340D83"/>
    <w:pPr>
      <w:spacing w:line="240" w:lineRule="auto"/>
      <w:ind w:firstLine="709"/>
      <w:jc w:val="both"/>
    </w:pPr>
    <w:rPr>
      <w:rFonts w:ascii="Times New Roman" w:hAnsi="Times New Roman"/>
    </w:rPr>
  </w:style>
  <w:style w:type="character" w:customStyle="1" w:styleId="Heading2RFPChar">
    <w:name w:val="Heading2 RFP Char"/>
    <w:basedOn w:val="21"/>
    <w:link w:val="Heading2RFP"/>
    <w:rsid w:val="001F43CA"/>
    <w:rPr>
      <w:rFonts w:ascii="Times New Roman" w:eastAsia="Times New Roman" w:hAnsi="Times New Roman" w:cs="Times New Roman"/>
      <w:b/>
      <w:i/>
      <w:color w:val="000000"/>
      <w:sz w:val="26"/>
      <w:szCs w:val="26"/>
      <w:lang w:eastAsia="ru-RU"/>
    </w:rPr>
  </w:style>
  <w:style w:type="paragraph" w:styleId="ab">
    <w:name w:val="header"/>
    <w:basedOn w:val="a"/>
    <w:link w:val="ac"/>
    <w:uiPriority w:val="99"/>
    <w:unhideWhenUsed/>
    <w:rsid w:val="00340D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NormalRFPChar">
    <w:name w:val="Normal RFP Char"/>
    <w:basedOn w:val="a0"/>
    <w:link w:val="NormalRFP"/>
    <w:rsid w:val="00340D83"/>
    <w:rPr>
      <w:rFonts w:ascii="Times New Roman" w:hAnsi="Times New Roman"/>
    </w:rPr>
  </w:style>
  <w:style w:type="character" w:customStyle="1" w:styleId="ac">
    <w:name w:val="Верхний колонтитул Знак"/>
    <w:basedOn w:val="a0"/>
    <w:link w:val="ab"/>
    <w:uiPriority w:val="99"/>
    <w:rsid w:val="00340D83"/>
  </w:style>
  <w:style w:type="paragraph" w:styleId="ad">
    <w:name w:val="footer"/>
    <w:basedOn w:val="a"/>
    <w:link w:val="ae"/>
    <w:uiPriority w:val="99"/>
    <w:unhideWhenUsed/>
    <w:rsid w:val="00340D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40D83"/>
  </w:style>
  <w:style w:type="character" w:styleId="af">
    <w:name w:val="Hyperlink"/>
    <w:basedOn w:val="a0"/>
    <w:uiPriority w:val="99"/>
    <w:unhideWhenUsed/>
    <w:rsid w:val="006C7FAF"/>
    <w:rPr>
      <w:color w:val="0563C1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6C7FAF"/>
    <w:rPr>
      <w:color w:val="954F72" w:themeColor="followedHyperlink"/>
      <w:u w:val="single"/>
    </w:rPr>
  </w:style>
  <w:style w:type="paragraph" w:styleId="af1">
    <w:name w:val="Revision"/>
    <w:hidden/>
    <w:uiPriority w:val="99"/>
    <w:semiHidden/>
    <w:rsid w:val="001304FE"/>
    <w:pPr>
      <w:spacing w:after="0" w:line="240" w:lineRule="auto"/>
    </w:pPr>
  </w:style>
  <w:style w:type="numbering" w:customStyle="1" w:styleId="1">
    <w:name w:val="Текущий список1"/>
    <w:uiPriority w:val="99"/>
    <w:rsid w:val="005306B5"/>
    <w:pPr>
      <w:numPr>
        <w:numId w:val="26"/>
      </w:numPr>
    </w:pPr>
  </w:style>
  <w:style w:type="numbering" w:customStyle="1" w:styleId="2">
    <w:name w:val="Текущий список2"/>
    <w:uiPriority w:val="99"/>
    <w:rsid w:val="00B8212D"/>
    <w:pPr>
      <w:numPr>
        <w:numId w:val="27"/>
      </w:numPr>
    </w:pPr>
  </w:style>
  <w:style w:type="numbering" w:customStyle="1" w:styleId="3">
    <w:name w:val="Текущий список3"/>
    <w:uiPriority w:val="99"/>
    <w:rsid w:val="00B8212D"/>
    <w:pPr>
      <w:numPr>
        <w:numId w:val="28"/>
      </w:numPr>
    </w:pPr>
  </w:style>
  <w:style w:type="numbering" w:customStyle="1" w:styleId="4">
    <w:name w:val="Текущий список4"/>
    <w:uiPriority w:val="99"/>
    <w:rsid w:val="00B8212D"/>
    <w:pPr>
      <w:numPr>
        <w:numId w:val="29"/>
      </w:numPr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3E0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Excel_Worksheet1.xlsx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hyperlink" Target="&#1055;&#1088;&#1080;&#1083;.%202.2%20&#1054;&#1073;&#1098;&#1077;&#1084;&#1099;%20&#1091;&#1089;&#1083;&#1091;&#1075;%20&#1082;&#1072;&#1079;&#1085;&#1072;&#1095;&#1077;&#1081;&#1089;&#1082;&#1086;&#1075;&#1086;%20&#1089;&#1086;&#1087;&#1088;&#1086;&#1074;&#1086;&#1078;&#1076;&#1077;&#1085;&#1080;&#1103;.xlsx" TargetMode="Externa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&#1055;&#1088;&#1080;&#1083;.%202.1%20&#1054;&#1073;&#1098;&#1077;&#1084;&#1099;%20&#1091;&#1089;&#1083;&#1091;&#1075;%20&#1073;&#1091;&#1093;.%20&#1080;%20&#1085;&#1072;&#1083;&#1086;&#1075;.%20&#1091;&#1095;&#1077;&#1090;&#1072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6EF43-A066-4E34-918F-CB75DF754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10831</Words>
  <Characters>61737</Characters>
  <Application>Microsoft Office Word</Application>
  <DocSecurity>0</DocSecurity>
  <Lines>514</Lines>
  <Paragraphs>144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Gennadii I Lomakin</dc:creator>
  <cp:keywords/>
  <dc:description/>
  <cp:lastModifiedBy>Ромашко Алла Николаевна</cp:lastModifiedBy>
  <cp:revision>11</cp:revision>
  <cp:lastPrinted>2023-10-24T14:54:00Z</cp:lastPrinted>
  <dcterms:created xsi:type="dcterms:W3CDTF">2026-08-04T04:05:00Z</dcterms:created>
  <dcterms:modified xsi:type="dcterms:W3CDTF">2026-10-19T14:20:00Z</dcterms:modified>
</cp:coreProperties>
</file>