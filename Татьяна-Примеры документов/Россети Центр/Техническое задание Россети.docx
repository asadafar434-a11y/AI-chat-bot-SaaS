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475A6D" w14:textId="00F057D8" w:rsidR="00BD2F06" w:rsidRDefault="002A5DB2" w:rsidP="00882A58">
      <w:pPr>
        <w:jc w:val="center"/>
        <w:rPr>
          <w:b/>
          <w:bCs/>
        </w:rPr>
      </w:pPr>
      <w:r>
        <w:rPr>
          <w:b/>
          <w:bCs/>
        </w:rPr>
        <w:t>ТЕХНИЧЕСКОЕ ЗАДАНИЕ</w:t>
      </w:r>
    </w:p>
    <w:p w14:paraId="3D64C27E" w14:textId="6F8D8D13" w:rsidR="00BD2F06" w:rsidRDefault="00882A58" w:rsidP="00882A58">
      <w:pPr>
        <w:rPr>
          <w:b/>
          <w:bCs/>
        </w:rPr>
      </w:pPr>
      <w:r>
        <w:rPr>
          <w:b/>
          <w:bCs/>
        </w:rPr>
        <w:t xml:space="preserve">На </w:t>
      </w:r>
      <w:r w:rsidR="00FF7C01">
        <w:rPr>
          <w:b/>
          <w:bCs/>
        </w:rPr>
        <w:t>оказание услуги</w:t>
      </w:r>
      <w:r>
        <w:rPr>
          <w:b/>
          <w:bCs/>
        </w:rPr>
        <w:t xml:space="preserve">  по о</w:t>
      </w:r>
      <w:r w:rsidR="002A5DB2">
        <w:rPr>
          <w:b/>
          <w:bCs/>
        </w:rPr>
        <w:t>рганизаци</w:t>
      </w:r>
      <w:r>
        <w:rPr>
          <w:b/>
          <w:bCs/>
        </w:rPr>
        <w:t>и</w:t>
      </w:r>
      <w:r w:rsidR="002A5DB2">
        <w:rPr>
          <w:b/>
          <w:bCs/>
        </w:rPr>
        <w:t xml:space="preserve"> и проведени</w:t>
      </w:r>
      <w:r>
        <w:rPr>
          <w:b/>
          <w:bCs/>
        </w:rPr>
        <w:t>я</w:t>
      </w:r>
      <w:r w:rsidR="002A5DB2">
        <w:rPr>
          <w:b/>
          <w:bCs/>
        </w:rPr>
        <w:t xml:space="preserve"> торжественного мероприятия</w:t>
      </w:r>
    </w:p>
    <w:p w14:paraId="5D862CC5" w14:textId="77777777" w:rsidR="00BD2F06" w:rsidRDefault="002A5DB2">
      <w:pPr>
        <w:jc w:val="center"/>
        <w:rPr>
          <w:b/>
          <w:bCs/>
        </w:rPr>
      </w:pPr>
      <w:r>
        <w:rPr>
          <w:b/>
          <w:bCs/>
        </w:rPr>
        <w:t xml:space="preserve"> посвященного 25-летию АО «Россети Центр закупок»</w:t>
      </w:r>
    </w:p>
    <w:p w14:paraId="7F7068F7" w14:textId="77777777" w:rsidR="00BD2F06" w:rsidRDefault="00BD2F06"/>
    <w:p w14:paraId="1677BF0C" w14:textId="4FF322AC" w:rsidR="00BD2F06" w:rsidRDefault="002A5DB2" w:rsidP="00882A58">
      <w:pPr>
        <w:pStyle w:val="a3"/>
        <w:numPr>
          <w:ilvl w:val="0"/>
          <w:numId w:val="24"/>
        </w:numPr>
        <w:ind w:left="0" w:firstLine="426"/>
        <w:jc w:val="both"/>
      </w:pPr>
      <w:r>
        <w:rPr>
          <w:b/>
          <w:bCs/>
        </w:rPr>
        <w:t>Заказчик:</w:t>
      </w:r>
      <w:r>
        <w:t xml:space="preserve"> Акционерное </w:t>
      </w:r>
      <w:r w:rsidR="001676CF">
        <w:t>о</w:t>
      </w:r>
      <w:r>
        <w:t>бщество «Россети Центр закупок» (далее – Общество</w:t>
      </w:r>
      <w:r w:rsidR="001676CF">
        <w:t>,</w:t>
      </w:r>
      <w:r w:rsidR="00882A58" w:rsidRPr="00882A58">
        <w:t xml:space="preserve"> </w:t>
      </w:r>
      <w:r w:rsidR="001676CF">
        <w:t>Заказчик</w:t>
      </w:r>
      <w:r>
        <w:t>).</w:t>
      </w:r>
    </w:p>
    <w:p w14:paraId="0AE8F7D2" w14:textId="5BA2AFE2" w:rsidR="00BD2F06" w:rsidRDefault="002A5DB2">
      <w:pPr>
        <w:ind w:firstLine="426"/>
        <w:jc w:val="both"/>
      </w:pPr>
      <w:r>
        <w:rPr>
          <w:b/>
          <w:bCs/>
        </w:rPr>
        <w:t xml:space="preserve">Предмет закупки: </w:t>
      </w:r>
      <w:r w:rsidRPr="00C341F3">
        <w:t>О</w:t>
      </w:r>
      <w:r>
        <w:t xml:space="preserve">рганизация и проведение торжественного мероприятия посвященного 25-летию АО «Россети Центр закупок» (далее – </w:t>
      </w:r>
      <w:r w:rsidR="001676CF">
        <w:t>мероприятие</w:t>
      </w:r>
      <w:r>
        <w:t>).</w:t>
      </w:r>
    </w:p>
    <w:p w14:paraId="2677D934" w14:textId="77777777" w:rsidR="00BD2F06" w:rsidRDefault="00BD2F06">
      <w:pPr>
        <w:pStyle w:val="a3"/>
        <w:ind w:left="786"/>
        <w:jc w:val="both"/>
      </w:pPr>
    </w:p>
    <w:p w14:paraId="5ED47648" w14:textId="7E7FEDB7" w:rsidR="00BD2F06" w:rsidRDefault="002A5D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426"/>
        <w:jc w:val="both"/>
        <w:rPr>
          <w:b/>
          <w:bCs/>
        </w:rPr>
      </w:pPr>
      <w:r>
        <w:rPr>
          <w:b/>
          <w:bCs/>
        </w:rPr>
        <w:t xml:space="preserve">2. Цель закупки: </w:t>
      </w:r>
      <w:r>
        <w:t xml:space="preserve">организация мероприятия, направленного на достижение </w:t>
      </w:r>
      <w:r w:rsidR="00484173">
        <w:t>следующих целей</w:t>
      </w:r>
      <w:r>
        <w:t>:</w:t>
      </w:r>
    </w:p>
    <w:p w14:paraId="17CA928F" w14:textId="1C0DDB84" w:rsidR="00BD2F06" w:rsidRDefault="004841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426"/>
        <w:jc w:val="both"/>
      </w:pPr>
      <w:r>
        <w:t xml:space="preserve">2.1. </w:t>
      </w:r>
      <w:r w:rsidR="002A5DB2">
        <w:t>Выражение признательности и благодарности работникам Общества за их вклад в развитие Общества.</w:t>
      </w:r>
    </w:p>
    <w:p w14:paraId="516528BA" w14:textId="7F57569B" w:rsidR="00BD2F06" w:rsidRDefault="004841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426"/>
        <w:jc w:val="both"/>
      </w:pPr>
      <w:r>
        <w:t xml:space="preserve">2.2. </w:t>
      </w:r>
      <w:r w:rsidR="002A5DB2">
        <w:t>Укрепление корпоративного духа и продвижение корпоративных ценностей в коллективе.</w:t>
      </w:r>
    </w:p>
    <w:p w14:paraId="30D84AED" w14:textId="267E714F" w:rsidR="00BD2F06" w:rsidRDefault="004841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426"/>
        <w:jc w:val="both"/>
      </w:pPr>
      <w:r>
        <w:t xml:space="preserve">2.3. </w:t>
      </w:r>
      <w:r w:rsidR="002A5DB2">
        <w:t>Создание праздничной атмосферы, способствующей повышению морального и эмоционального состояния коллектива.</w:t>
      </w:r>
    </w:p>
    <w:p w14:paraId="74BF3A64" w14:textId="77777777" w:rsidR="00BD2F06" w:rsidRDefault="00BD2F0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426"/>
        <w:jc w:val="both"/>
      </w:pPr>
    </w:p>
    <w:p w14:paraId="672FF56D" w14:textId="77777777" w:rsidR="00BD2F06" w:rsidRDefault="002A5DB2">
      <w:pPr>
        <w:ind w:firstLine="426"/>
        <w:jc w:val="both"/>
      </w:pPr>
      <w:r>
        <w:rPr>
          <w:b/>
          <w:bCs/>
        </w:rPr>
        <w:t>3. Дата проведения мероприятия:</w:t>
      </w:r>
      <w:r>
        <w:t xml:space="preserve"> 11 июня 2026 г.</w:t>
      </w:r>
    </w:p>
    <w:p w14:paraId="069DCC49" w14:textId="77777777" w:rsidR="00BD2F06" w:rsidRDefault="00BD2F06">
      <w:pPr>
        <w:ind w:firstLine="426"/>
        <w:jc w:val="both"/>
        <w:rPr>
          <w:b/>
          <w:bCs/>
        </w:rPr>
      </w:pPr>
    </w:p>
    <w:p w14:paraId="6EB2D054" w14:textId="65C4324B" w:rsidR="00BD2F06" w:rsidRDefault="002A5DB2">
      <w:pPr>
        <w:ind w:firstLine="426"/>
        <w:jc w:val="both"/>
      </w:pPr>
      <w:r>
        <w:rPr>
          <w:b/>
          <w:bCs/>
        </w:rPr>
        <w:t>4. Длительность проведения мероприятия:</w:t>
      </w:r>
      <w:r>
        <w:t xml:space="preserve"> с 17.00ч. до 24.00ч. </w:t>
      </w:r>
    </w:p>
    <w:p w14:paraId="5CEF0F1D" w14:textId="77777777" w:rsidR="00BD2F06" w:rsidRDefault="00BD2F06">
      <w:pPr>
        <w:ind w:firstLine="426"/>
        <w:jc w:val="both"/>
        <w:rPr>
          <w:b/>
          <w:bCs/>
        </w:rPr>
      </w:pPr>
    </w:p>
    <w:p w14:paraId="5A23BB41" w14:textId="77777777" w:rsidR="00BD2F06" w:rsidRDefault="002A5DB2">
      <w:pPr>
        <w:ind w:firstLine="426"/>
        <w:jc w:val="both"/>
      </w:pPr>
      <w:r>
        <w:rPr>
          <w:b/>
          <w:bCs/>
        </w:rPr>
        <w:t>5.  Стилистика мероприятия:</w:t>
      </w:r>
      <w:r>
        <w:t xml:space="preserve"> элемент одежды сине/белого цвета, использование элементов корпоративного стиля, соответствующих брендбуку Заказчика.</w:t>
      </w:r>
    </w:p>
    <w:p w14:paraId="27D37FC9" w14:textId="77777777" w:rsidR="00BD2F06" w:rsidRDefault="00BD2F06">
      <w:pPr>
        <w:ind w:firstLine="426"/>
        <w:jc w:val="both"/>
        <w:rPr>
          <w:b/>
          <w:bCs/>
        </w:rPr>
      </w:pPr>
    </w:p>
    <w:p w14:paraId="77DA0D52" w14:textId="38357487" w:rsidR="00BD2F06" w:rsidRDefault="002A5DB2">
      <w:pPr>
        <w:ind w:firstLine="426"/>
        <w:jc w:val="both"/>
        <w:rPr>
          <w:b/>
          <w:bCs/>
        </w:rPr>
      </w:pPr>
      <w:r>
        <w:rPr>
          <w:b/>
          <w:bCs/>
        </w:rPr>
        <w:t>6. Участники мероприятия 60 человек:</w:t>
      </w:r>
    </w:p>
    <w:p w14:paraId="033DF1B0" w14:textId="77777777" w:rsidR="00BD2F06" w:rsidRDefault="002A5DB2">
      <w:pPr>
        <w:ind w:firstLine="426"/>
        <w:jc w:val="both"/>
      </w:pPr>
      <w:r>
        <w:t>•</w:t>
      </w:r>
      <w:r>
        <w:tab/>
        <w:t>Работники Общества.</w:t>
      </w:r>
    </w:p>
    <w:p w14:paraId="7A6D99D1" w14:textId="77777777" w:rsidR="00BD2F06" w:rsidRDefault="002A5DB2">
      <w:pPr>
        <w:ind w:firstLine="426"/>
        <w:jc w:val="both"/>
      </w:pPr>
      <w:r>
        <w:t>•</w:t>
      </w:r>
      <w:r>
        <w:tab/>
        <w:t>Руководство Общества.</w:t>
      </w:r>
    </w:p>
    <w:p w14:paraId="59B2DF90" w14:textId="77777777" w:rsidR="00BD2F06" w:rsidRDefault="002A5DB2">
      <w:pPr>
        <w:ind w:firstLine="426"/>
        <w:jc w:val="both"/>
      </w:pPr>
      <w:r>
        <w:t>•</w:t>
      </w:r>
      <w:r>
        <w:tab/>
        <w:t>Приглашённые гости (при необходимости).</w:t>
      </w:r>
    </w:p>
    <w:p w14:paraId="3E3772CD" w14:textId="77777777" w:rsidR="00BD2F06" w:rsidRDefault="00BD2F06">
      <w:pPr>
        <w:ind w:firstLine="426"/>
        <w:jc w:val="both"/>
        <w:rPr>
          <w:b/>
          <w:bCs/>
        </w:rPr>
      </w:pPr>
    </w:p>
    <w:p w14:paraId="703BF3FE" w14:textId="77777777" w:rsidR="00BD2F06" w:rsidRDefault="002A5DB2">
      <w:pPr>
        <w:ind w:firstLine="426"/>
        <w:jc w:val="both"/>
        <w:rPr>
          <w:b/>
          <w:bCs/>
        </w:rPr>
      </w:pPr>
      <w:r>
        <w:rPr>
          <w:b/>
          <w:bCs/>
        </w:rPr>
        <w:t>7. Формат мероприятия:</w:t>
      </w:r>
    </w:p>
    <w:p w14:paraId="470C4917" w14:textId="77777777" w:rsidR="00BD2F06" w:rsidRDefault="002A5DB2">
      <w:pPr>
        <w:ind w:firstLine="426"/>
        <w:jc w:val="both"/>
      </w:pPr>
      <w:r>
        <w:t>- Банкет.</w:t>
      </w:r>
    </w:p>
    <w:p w14:paraId="3D5CCDE6" w14:textId="77777777" w:rsidR="00BD2F06" w:rsidRDefault="00BD2F06">
      <w:pPr>
        <w:ind w:firstLine="426"/>
        <w:jc w:val="both"/>
        <w:rPr>
          <w:b/>
          <w:bCs/>
        </w:rPr>
      </w:pPr>
    </w:p>
    <w:p w14:paraId="2C53C287" w14:textId="77777777" w:rsidR="00BD2F06" w:rsidRDefault="002A5DB2">
      <w:pPr>
        <w:ind w:firstLine="426"/>
        <w:jc w:val="both"/>
        <w:rPr>
          <w:b/>
          <w:bCs/>
        </w:rPr>
      </w:pPr>
      <w:r>
        <w:rPr>
          <w:b/>
          <w:bCs/>
        </w:rPr>
        <w:t xml:space="preserve">8. Место проведения мероприятия: </w:t>
      </w:r>
    </w:p>
    <w:p w14:paraId="245A83F2" w14:textId="75BEEA75" w:rsidR="00BD2F06" w:rsidRDefault="002A5DB2">
      <w:pPr>
        <w:ind w:firstLine="426"/>
        <w:jc w:val="both"/>
      </w:pPr>
      <w:r>
        <w:t xml:space="preserve">В рамках </w:t>
      </w:r>
      <w:r w:rsidR="001676CF">
        <w:t>оказания услуг</w:t>
      </w:r>
      <w:r>
        <w:t xml:space="preserve">, изложенных Заказчиком в техническом задании (ТЗ), Исполнитель предоставляет </w:t>
      </w:r>
      <w:r w:rsidR="00C341F3">
        <w:t>место проведения</w:t>
      </w:r>
      <w:r w:rsidR="001676CF">
        <w:t xml:space="preserve"> мероприятия (далее-</w:t>
      </w:r>
      <w:r>
        <w:t>площадк</w:t>
      </w:r>
      <w:r w:rsidR="001676CF">
        <w:t>а)</w:t>
      </w:r>
      <w:r>
        <w:t>, соответствующ</w:t>
      </w:r>
      <w:r w:rsidR="001676CF">
        <w:t>ее</w:t>
      </w:r>
      <w:r>
        <w:t xml:space="preserve"> </w:t>
      </w:r>
      <w:r w:rsidR="001676CF">
        <w:t>характеристикам установленным Заказчиком в ТЗ</w:t>
      </w:r>
      <w:r>
        <w:t xml:space="preserve">. Результатом данного процесса является предоставление предложения, включающего детализированное описание предлагаемой площадки. Площадка проведения мероприятия  соответствовать следующим </w:t>
      </w:r>
      <w:r w:rsidR="001676CF">
        <w:t>характеристикам</w:t>
      </w:r>
      <w:r>
        <w:t>:</w:t>
      </w:r>
    </w:p>
    <w:p w14:paraId="3F8498A8" w14:textId="7DDF2C99" w:rsidR="00BD2F06" w:rsidRDefault="002A5DB2">
      <w:pPr>
        <w:jc w:val="both"/>
      </w:pPr>
      <w:r>
        <w:t>-</w:t>
      </w:r>
      <w:r w:rsidR="00C341F3">
        <w:t xml:space="preserve">площадка </w:t>
      </w:r>
      <w:r w:rsidR="007F5885">
        <w:t xml:space="preserve"> </w:t>
      </w:r>
      <w:r>
        <w:t>с открытой верандой</w:t>
      </w:r>
      <w:r w:rsidR="007F5885">
        <w:t xml:space="preserve">  </w:t>
      </w:r>
      <w:r w:rsidR="007F5885" w:rsidRPr="007F5885">
        <w:t>100м2</w:t>
      </w:r>
      <w:r w:rsidR="007F5885">
        <w:t xml:space="preserve"> с панорамным </w:t>
      </w:r>
      <w:r w:rsidR="00C341F3">
        <w:t>видом на</w:t>
      </w:r>
      <w:r w:rsidR="007F5885">
        <w:t xml:space="preserve"> Москву-реку</w:t>
      </w:r>
      <w:r>
        <w:t xml:space="preserve">, </w:t>
      </w:r>
      <w:r w:rsidR="001676CF">
        <w:t>оформлен</w:t>
      </w:r>
      <w:r w:rsidR="007F5885">
        <w:t>ной</w:t>
      </w:r>
      <w:r w:rsidR="001676CF">
        <w:t xml:space="preserve"> в </w:t>
      </w:r>
      <w:r w:rsidR="00C341F3">
        <w:t>светлых тонах, украшенной</w:t>
      </w:r>
      <w:r>
        <w:t xml:space="preserve"> блестящими серебристыми колоннами, стеклянными люстрами,</w:t>
      </w:r>
      <w:r w:rsidR="00C341F3">
        <w:t xml:space="preserve"> стены площадки стеклянные/зеркальные.</w:t>
      </w:r>
      <w:r>
        <w:t xml:space="preserve"> </w:t>
      </w:r>
    </w:p>
    <w:p w14:paraId="5CE13248" w14:textId="11E1D1FB" w:rsidR="00BD2F06" w:rsidRDefault="002A5DB2">
      <w:r>
        <w:t xml:space="preserve">-площадь </w:t>
      </w:r>
      <w:r w:rsidR="007F5885">
        <w:t>площадки</w:t>
      </w:r>
      <w:r>
        <w:t xml:space="preserve"> –  300 м2, высота потолков  4.5 м, </w:t>
      </w:r>
      <w:r w:rsidR="00C341F3">
        <w:t>наличие сцены</w:t>
      </w:r>
      <w:r>
        <w:t xml:space="preserve"> с экраном,</w:t>
      </w:r>
      <w:r>
        <w:br/>
        <w:t>-площадка зала  иметь имеет свою кухню, оборудованную современной техникой,</w:t>
      </w:r>
      <w:r w:rsidR="00F07EE9">
        <w:t xml:space="preserve"> в соответствии с требованиями пожарной безопасности,</w:t>
      </w:r>
    </w:p>
    <w:p w14:paraId="73450F54" w14:textId="26EF96A9" w:rsidR="00BD2F06" w:rsidRDefault="002A5DB2">
      <w:pPr>
        <w:jc w:val="both"/>
      </w:pPr>
      <w:r>
        <w:t>-удаленность от офиса Заказчика</w:t>
      </w:r>
      <w:r w:rsidR="00882A58">
        <w:t xml:space="preserve"> (г. Москва, ул. Беловежская д.4) </w:t>
      </w:r>
      <w:r>
        <w:t xml:space="preserve"> 25 </w:t>
      </w:r>
      <w:r w:rsidR="00C341F3">
        <w:t>км (расстояние определяется Яндекс карт</w:t>
      </w:r>
      <w:r w:rsidR="00882A58">
        <w:t>ой</w:t>
      </w:r>
      <w:r w:rsidR="00C341F3">
        <w:t>)</w:t>
      </w:r>
      <w:r>
        <w:t>,</w:t>
      </w:r>
    </w:p>
    <w:p w14:paraId="3B6A0BE4" w14:textId="455B5136" w:rsidR="00BD2F06" w:rsidRDefault="002A5DB2">
      <w:r>
        <w:t>-площадка  оснащена двумя гримерными комнатами.</w:t>
      </w:r>
    </w:p>
    <w:p w14:paraId="17F92D55" w14:textId="4D4CDAAA" w:rsidR="00F07EE9" w:rsidRDefault="00F07EE9"/>
    <w:p w14:paraId="186D7BDC" w14:textId="77777777" w:rsidR="00F07EE9" w:rsidRDefault="00F07EE9"/>
    <w:p w14:paraId="6E5705C3" w14:textId="77777777" w:rsidR="00BD2F06" w:rsidRDefault="00BD2F06">
      <w:pPr>
        <w:ind w:firstLine="426"/>
        <w:jc w:val="both"/>
      </w:pPr>
    </w:p>
    <w:p w14:paraId="1B85052D" w14:textId="77777777" w:rsidR="00BD2F06" w:rsidRDefault="002A5DB2">
      <w:pPr>
        <w:ind w:firstLine="426"/>
        <w:jc w:val="both"/>
        <w:rPr>
          <w:b/>
          <w:bCs/>
        </w:rPr>
      </w:pPr>
      <w:r>
        <w:rPr>
          <w:b/>
          <w:bCs/>
        </w:rPr>
        <w:lastRenderedPageBreak/>
        <w:t>9. Требования к пространственной локации мероприятия:</w:t>
      </w:r>
    </w:p>
    <w:p w14:paraId="59244239" w14:textId="732DF6A0" w:rsidR="00BD2F06" w:rsidRDefault="002A5DB2">
      <w:pPr>
        <w:ind w:firstLine="426"/>
        <w:jc w:val="both"/>
      </w:pPr>
      <w:r>
        <w:t xml:space="preserve"> -</w:t>
      </w:r>
      <w:r w:rsidR="007F5885">
        <w:t>Площадка</w:t>
      </w:r>
      <w:r>
        <w:t xml:space="preserve">  расположена в Центральном административном округе города Москвы</w:t>
      </w:r>
      <w:r w:rsidR="00F07EE9">
        <w:t>.</w:t>
      </w:r>
    </w:p>
    <w:p w14:paraId="5F0D6B5B" w14:textId="25601C64" w:rsidR="00BD2F06" w:rsidRDefault="002A5DB2">
      <w:pPr>
        <w:ind w:firstLine="426"/>
        <w:jc w:val="both"/>
      </w:pPr>
      <w:r>
        <w:t>-</w:t>
      </w:r>
      <w:r w:rsidR="00F07EE9">
        <w:t xml:space="preserve"> Площадка  о</w:t>
      </w:r>
      <w:r>
        <w:t>бладать высокой транспортной доступностью, рядом с метро (шаговая доступность до 20 минут), остановка общественного транспорта (шаговая доступность до 5 минут).</w:t>
      </w:r>
    </w:p>
    <w:p w14:paraId="20DC7C6B" w14:textId="48B00FEF" w:rsidR="00BD2F06" w:rsidRDefault="002A5DB2">
      <w:pPr>
        <w:ind w:firstLine="426"/>
        <w:jc w:val="both"/>
      </w:pPr>
      <w:r>
        <w:t>-П</w:t>
      </w:r>
      <w:r w:rsidR="007F5885">
        <w:t>лощадка</w:t>
      </w:r>
      <w:r>
        <w:t xml:space="preserve">  оборудован</w:t>
      </w:r>
      <w:r w:rsidR="007F5885">
        <w:t>а</w:t>
      </w:r>
      <w:r>
        <w:t xml:space="preserve"> как естественным, так и искусственным освещением.</w:t>
      </w:r>
    </w:p>
    <w:p w14:paraId="459DE019" w14:textId="4343D97C" w:rsidR="00BD2F06" w:rsidRDefault="002A5DB2">
      <w:pPr>
        <w:ind w:firstLine="426"/>
        <w:jc w:val="both"/>
      </w:pPr>
      <w:r>
        <w:t>-Предоставление п</w:t>
      </w:r>
      <w:r w:rsidR="007F5885">
        <w:t>лощадки</w:t>
      </w:r>
      <w:r>
        <w:t xml:space="preserve"> осуществляется на весь период подготовки и проведения мероприятия, включая необходимое время для монтажа и демонтажа сценического, звукового и выставочного оборудования.</w:t>
      </w:r>
    </w:p>
    <w:p w14:paraId="54AB0702" w14:textId="4032F85F" w:rsidR="00BD2F06" w:rsidRDefault="002A5DB2">
      <w:pPr>
        <w:ind w:firstLine="426"/>
        <w:jc w:val="both"/>
      </w:pPr>
      <w:r>
        <w:t>-Наличие автомобильной стоянки , на 10 легковых автомобилей с возможностью беспрепятственного заезда и выезда (по списку), а также обеспечением охраны во время мероприятия.</w:t>
      </w:r>
    </w:p>
    <w:p w14:paraId="4038AF18" w14:textId="5781B625" w:rsidR="00BD2F06" w:rsidRDefault="002A5DB2">
      <w:pPr>
        <w:ind w:firstLine="426"/>
        <w:jc w:val="both"/>
      </w:pPr>
      <w:r>
        <w:t>-П</w:t>
      </w:r>
      <w:r w:rsidR="007F5885">
        <w:t>лощадка</w:t>
      </w:r>
      <w:r>
        <w:t xml:space="preserve">  иметь возможность функционального зонирования, включающего профессиональную концертную сцену, танцпол, зону для диджея с необходимым оборудованием, а также пространство для ведущего</w:t>
      </w:r>
      <w:del w:id="0" w:author="Karlson" w:date="2026-03-26T13:58:00Z">
        <w:r w:rsidDel="001F75D8">
          <w:delText xml:space="preserve"> </w:delText>
        </w:r>
      </w:del>
      <w:ins w:id="1" w:author="Karlson" w:date="2026-03-26T13:58:00Z">
        <w:r w:rsidR="001F75D8">
          <w:t xml:space="preserve">, </w:t>
        </w:r>
      </w:ins>
      <w:r>
        <w:t xml:space="preserve">кавер-группы, возможность расположения интерактивных зон и собственным выходом, небольшую прилегающую территорию (пр: терраса, парковая зона)  100 м2. </w:t>
      </w:r>
    </w:p>
    <w:p w14:paraId="59A1FD9D" w14:textId="7E33DECA" w:rsidR="00BD2F06" w:rsidRDefault="002A5DB2">
      <w:pPr>
        <w:ind w:firstLine="426"/>
        <w:jc w:val="both"/>
      </w:pPr>
      <w:r>
        <w:t xml:space="preserve">- Исполнитель обязан разработать и реализовать фотозону с использованием фирменного стиля Заказчика, предоставив  2–3 дизайн-концепций с визуализациями, размерами и техническими решениями конструкций не позднее чем за 15 дней до </w:t>
      </w:r>
      <w:r w:rsidR="006C3539">
        <w:t xml:space="preserve">даты </w:t>
      </w:r>
      <w:r>
        <w:t>мероприятия. Все элементы подлежат обязательному согласованию, включая материалы, крепления и устойчивость конструкций, с подтверждением их безопасности и соответствия нормам. Монтаж, демонтаж, логистика и утилизация осуществляются силами Исполнителя с учетом особенностей площадки и без ущерба для имущества Заказчика.</w:t>
      </w:r>
    </w:p>
    <w:p w14:paraId="1BAEA4BE" w14:textId="77777777" w:rsidR="00BD2F06" w:rsidRDefault="002A5DB2">
      <w:pPr>
        <w:ind w:firstLine="426"/>
        <w:jc w:val="both"/>
      </w:pPr>
      <w:r>
        <w:t>-Исполнитель разрабатывает и согласовывает с Заказчиком планировку расстановки оборудования и рассадку гостей, обеспечивая максимальную эффективность использования пространства и комфорт участников мероприятия.</w:t>
      </w:r>
    </w:p>
    <w:p w14:paraId="15F2D9E7" w14:textId="77777777" w:rsidR="00BD2F06" w:rsidRDefault="00BD2F06">
      <w:pPr>
        <w:ind w:firstLine="426"/>
        <w:jc w:val="both"/>
      </w:pPr>
    </w:p>
    <w:p w14:paraId="209E3455" w14:textId="456209EB" w:rsidR="00BD2F06" w:rsidRDefault="002A5DB2">
      <w:pPr>
        <w:ind w:firstLine="426"/>
        <w:jc w:val="both"/>
        <w:rPr>
          <w:b/>
          <w:bCs/>
        </w:rPr>
      </w:pPr>
      <w:r>
        <w:rPr>
          <w:b/>
          <w:bCs/>
        </w:rPr>
        <w:t>10. Требования к техническому оснащению п</w:t>
      </w:r>
      <w:r w:rsidR="00882A58">
        <w:rPr>
          <w:b/>
          <w:bCs/>
        </w:rPr>
        <w:t>лощадки</w:t>
      </w:r>
    </w:p>
    <w:p w14:paraId="704A6A4E" w14:textId="6F67DA70" w:rsidR="00BD2F06" w:rsidRDefault="002A5DB2">
      <w:pPr>
        <w:ind w:firstLine="426"/>
        <w:jc w:val="both"/>
      </w:pPr>
      <w:r>
        <w:t xml:space="preserve">Полное обязательное техническое оснащение площадки, включая  3-х беспроводных микрофонов профессионального уровня, комплект звукового и светового оборудования концертного класса, а также систему отображения (LED-экран) с гарантией стабильной </w:t>
      </w:r>
      <w:r w:rsidR="003322B2">
        <w:t xml:space="preserve">работы </w:t>
      </w:r>
      <w:r>
        <w:t xml:space="preserve"> 389 × 229 см, сцену  3*5 метров.  Все оборудование </w:t>
      </w:r>
      <w:del w:id="2" w:author="Karlson" w:date="2026-03-26T13:53:00Z">
        <w:r w:rsidDel="00D96171">
          <w:delText xml:space="preserve"> </w:delText>
        </w:r>
      </w:del>
      <w:r>
        <w:t xml:space="preserve">предварительно протестировано с проведением технического прогона </w:t>
      </w:r>
      <w:del w:id="3" w:author="Karlson" w:date="2026-03-26T13:52:00Z">
        <w:r w:rsidDel="00D96171">
          <w:delText xml:space="preserve"> </w:delText>
        </w:r>
      </w:del>
      <w:r>
        <w:t xml:space="preserve">за 24 часа до мероприятия с подтверждением корректности звука и изображения. Исполнитель обязан обеспечить постоянное присутствие технической команды на площадке и оперативное устранение любых сбоев в режиме реального времени. </w:t>
      </w:r>
    </w:p>
    <w:p w14:paraId="71DD32D6" w14:textId="4F05B25D" w:rsidR="00BD2F06" w:rsidRDefault="002A5DB2">
      <w:pPr>
        <w:ind w:firstLine="426"/>
        <w:jc w:val="both"/>
      </w:pPr>
      <w:r>
        <w:t xml:space="preserve">Кроме того, </w:t>
      </w:r>
      <w:r w:rsidR="00882A58">
        <w:t>И</w:t>
      </w:r>
      <w:r>
        <w:t xml:space="preserve">сполнитель  обеспечить присутствие квалифицированного административного и технического персонала на протяжении всего мероприятия с четким распределением ролей и зон ответственности. Работа команды  обеспечивать непрерывный контроль всех процессов и оперативное реагирование на любые внештатные ситуации в режиме реального времени. </w:t>
      </w:r>
    </w:p>
    <w:p w14:paraId="4DF4295D" w14:textId="77777777" w:rsidR="00BD2F06" w:rsidRDefault="00BD2F06">
      <w:pPr>
        <w:ind w:firstLine="426"/>
        <w:jc w:val="both"/>
      </w:pPr>
    </w:p>
    <w:p w14:paraId="2AE3A4BC" w14:textId="77777777" w:rsidR="00BD2F06" w:rsidRDefault="002A5DB2">
      <w:pPr>
        <w:ind w:firstLine="426"/>
        <w:jc w:val="both"/>
        <w:rPr>
          <w:b/>
          <w:bCs/>
        </w:rPr>
      </w:pPr>
      <w:r>
        <w:rPr>
          <w:b/>
          <w:bCs/>
        </w:rPr>
        <w:t>11. Требования к меню</w:t>
      </w:r>
    </w:p>
    <w:p w14:paraId="7A3392DD" w14:textId="26357B1D" w:rsidR="00BD2F06" w:rsidRDefault="002A5DB2">
      <w:pPr>
        <w:ind w:firstLine="426"/>
        <w:jc w:val="both"/>
      </w:pPr>
      <w:r w:rsidRPr="00E8522D">
        <w:t xml:space="preserve">Меню мероприятия  </w:t>
      </w:r>
      <w:del w:id="4" w:author="Karlson" w:date="2026-03-26T13:52:00Z">
        <w:r w:rsidRPr="00E8522D" w:rsidDel="00D96171">
          <w:delText xml:space="preserve"> </w:delText>
        </w:r>
      </w:del>
      <w:r w:rsidRPr="00E8522D">
        <w:t xml:space="preserve">утверждено заказчиком не позднее чем за 15 дней до </w:t>
      </w:r>
      <w:r w:rsidR="00882A58">
        <w:t>даты мероприятия</w:t>
      </w:r>
      <w:r w:rsidRPr="00E8522D">
        <w:t>. Исполнитель обязан разработать  двух альтернативных</w:t>
      </w:r>
      <w:r>
        <w:t xml:space="preserve"> вариантов меню с полной детализацией (состав, граммовка, выход на гостя), включающих мясные, рыбные и вегетарианские позиции, а также обеспечить расчет объема питания и напитков без риска дефицита. Расчет на гостя:  1200 грамм на человека,  1 литра безалкогольных напитков. Обязательным условием является проведение предварительной дегустации  50% блюд с фиксацией результатов и последующим утверждением Заказчиком. Обслуживание  </w:t>
      </w:r>
      <w:r>
        <w:lastRenderedPageBreak/>
        <w:t xml:space="preserve">соответствовать стандарту </w:t>
      </w:r>
      <w:ins w:id="5" w:author="Karlson" w:date="2026-03-26T13:59:00Z">
        <w:r w:rsidR="001F75D8">
          <w:t>,</w:t>
        </w:r>
      </w:ins>
      <w:r>
        <w:t xml:space="preserve"> 1 официанта на 10 гостей с обеспечением бесперебойной подачи блюд в соответствии с таймингом мероприятия и без задержек. </w:t>
      </w:r>
    </w:p>
    <w:p w14:paraId="27962EEF" w14:textId="77777777" w:rsidR="00BD2F06" w:rsidRDefault="00BD2F06">
      <w:pPr>
        <w:ind w:firstLine="426"/>
        <w:jc w:val="both"/>
        <w:rPr>
          <w:b/>
          <w:bCs/>
        </w:rPr>
      </w:pPr>
    </w:p>
    <w:p w14:paraId="47934A09" w14:textId="77777777" w:rsidR="00BD2F06" w:rsidRDefault="002A5DB2">
      <w:pPr>
        <w:ind w:firstLine="426"/>
        <w:jc w:val="both"/>
        <w:rPr>
          <w:b/>
          <w:bCs/>
        </w:rPr>
      </w:pPr>
      <w:r>
        <w:rPr>
          <w:b/>
          <w:bCs/>
        </w:rPr>
        <w:t>12. Приобретение цветочной продукции для награждаемых</w:t>
      </w:r>
    </w:p>
    <w:p w14:paraId="788C127C" w14:textId="73C14C45" w:rsidR="00BD2F06" w:rsidRDefault="002A5DB2">
      <w:pPr>
        <w:ind w:firstLine="426"/>
        <w:jc w:val="both"/>
      </w:pPr>
      <w:r>
        <w:t>Для награждаемых участников мероприятия обязательно необходимо предусмотреть приобретение и оформление цветочной продукции ( шести букетов цветов), предоставив  2–3 концептуальных вариантов букетов с детальным описанием состава, цветовой гаммы и стилистики, соответствующих общей концепции мероприятия. Все букеты подлежат обязательному предварительному согласованию с Заказчиком, включая визуальные референсы (фото/видео). Используемые цветы  свежими, премиального качества, с сохранением презентабельного внешнего вида на протяжении всего мероприятия. Поставка, хранение и передача букетов  организованы Исполнителем с учетом тайминга награждения и без риска ухудшения их состояния.</w:t>
      </w:r>
    </w:p>
    <w:p w14:paraId="30AE095F" w14:textId="77777777" w:rsidR="00BD2F06" w:rsidRDefault="00BD2F06">
      <w:pPr>
        <w:ind w:firstLine="426"/>
        <w:jc w:val="both"/>
      </w:pPr>
    </w:p>
    <w:p w14:paraId="1FAA51C3" w14:textId="77777777" w:rsidR="00BD2F06" w:rsidRDefault="002A5DB2">
      <w:pPr>
        <w:ind w:firstLine="426"/>
        <w:jc w:val="both"/>
        <w:rPr>
          <w:b/>
          <w:bCs/>
        </w:rPr>
      </w:pPr>
      <w:r>
        <w:rPr>
          <w:b/>
          <w:bCs/>
        </w:rPr>
        <w:t>13. Требования к программе мероприятия</w:t>
      </w:r>
    </w:p>
    <w:p w14:paraId="640F6DEB" w14:textId="2E465F84" w:rsidR="00BD2F06" w:rsidRDefault="002A5DB2">
      <w:pPr>
        <w:ind w:firstLine="426"/>
        <w:jc w:val="both"/>
      </w:pPr>
      <w:r>
        <w:t>13.1. Исполнитель, руководствуясь пожеланиями Заказчика, разрабатывает детальный план мероприятия и тайминг, обеспечивая его соответствие установленным стандартам и нормам. Программа мероприятия  включать следующие обязательные элементы:</w:t>
      </w:r>
    </w:p>
    <w:p w14:paraId="3EF8C689" w14:textId="77777777" w:rsidR="00BD2F06" w:rsidRDefault="002A5DB2">
      <w:pPr>
        <w:ind w:firstLine="426"/>
        <w:jc w:val="both"/>
      </w:pPr>
      <w:r>
        <w:t>-Иммерсивное открытие, включая приветственное слово руководства: официальное обращение к участникам, задающее тон всему событию.</w:t>
      </w:r>
    </w:p>
    <w:p w14:paraId="68E53A67" w14:textId="77777777" w:rsidR="00BD2F06" w:rsidRDefault="002A5DB2">
      <w:pPr>
        <w:ind w:firstLine="426"/>
        <w:jc w:val="both"/>
      </w:pPr>
      <w:r>
        <w:t>-Церемония награждения: признание заслуг и достижений выдающихся работников, стимулирующее их профессиональный рост с четкой режиссурой.</w:t>
      </w:r>
    </w:p>
    <w:p w14:paraId="3CFE69F2" w14:textId="77777777" w:rsidR="00BD2F06" w:rsidRDefault="002A5DB2">
      <w:pPr>
        <w:ind w:firstLine="426"/>
        <w:jc w:val="both"/>
      </w:pPr>
      <w:r>
        <w:t>-Выступление кавер-группы: непрерывное музыкальное сопровождение на протяжении всего мероприятия, создающее благоприятную атмосферу. Обязательные требования:</w:t>
      </w:r>
    </w:p>
    <w:p w14:paraId="07332B4E" w14:textId="77777777" w:rsidR="00BD2F06" w:rsidRDefault="002A5DB2">
      <w:pPr>
        <w:pStyle w:val="a3"/>
        <w:numPr>
          <w:ilvl w:val="0"/>
          <w:numId w:val="21"/>
        </w:numPr>
        <w:jc w:val="both"/>
      </w:pPr>
      <w:r>
        <w:t>профессиональная кавер-группа;</w:t>
      </w:r>
    </w:p>
    <w:p w14:paraId="51110043" w14:textId="7B4557CD" w:rsidR="00BD2F06" w:rsidRDefault="002A5DB2">
      <w:pPr>
        <w:pStyle w:val="a3"/>
        <w:numPr>
          <w:ilvl w:val="0"/>
          <w:numId w:val="21"/>
        </w:numPr>
        <w:jc w:val="both"/>
      </w:pPr>
      <w:r>
        <w:t>состав  5 человек;</w:t>
      </w:r>
    </w:p>
    <w:p w14:paraId="1443FBA2" w14:textId="77777777" w:rsidR="00BD2F06" w:rsidRDefault="002A5DB2">
      <w:pPr>
        <w:pStyle w:val="a3"/>
        <w:numPr>
          <w:ilvl w:val="0"/>
          <w:numId w:val="21"/>
        </w:numPr>
        <w:jc w:val="both"/>
      </w:pPr>
      <w:r>
        <w:t>наличие мужского и женского вокала;</w:t>
      </w:r>
    </w:p>
    <w:p w14:paraId="0F1941E8" w14:textId="77777777" w:rsidR="00BD2F06" w:rsidRDefault="002A5DB2">
      <w:pPr>
        <w:pStyle w:val="a3"/>
        <w:numPr>
          <w:ilvl w:val="0"/>
          <w:numId w:val="21"/>
        </w:numPr>
        <w:jc w:val="both"/>
      </w:pPr>
      <w:r>
        <w:t>гитары, бас и барабаны</w:t>
      </w:r>
      <w:r>
        <w:rPr>
          <w:lang w:val="en-US"/>
        </w:rPr>
        <w:t>;</w:t>
      </w:r>
    </w:p>
    <w:p w14:paraId="570222C4" w14:textId="35EFB93E" w:rsidR="00BD2F06" w:rsidRPr="00FE1F69" w:rsidRDefault="002A5DB2">
      <w:pPr>
        <w:pStyle w:val="a3"/>
        <w:numPr>
          <w:ilvl w:val="0"/>
          <w:numId w:val="21"/>
        </w:numPr>
        <w:jc w:val="both"/>
      </w:pPr>
      <w:r w:rsidRPr="00E8522D">
        <w:t>участие в отраслевых конкурсах и премиях с</w:t>
      </w:r>
      <w:r w:rsidRPr="00FE1F69">
        <w:t xml:space="preserve"> приложением подтверждающих материалов; </w:t>
      </w:r>
    </w:p>
    <w:p w14:paraId="07FCAFF8" w14:textId="24318C33" w:rsidR="00BD2F06" w:rsidRPr="00FE1F69" w:rsidRDefault="002A5DB2">
      <w:pPr>
        <w:pStyle w:val="a3"/>
        <w:numPr>
          <w:ilvl w:val="0"/>
          <w:numId w:val="21"/>
        </w:numPr>
        <w:ind w:left="0" w:firstLine="786"/>
        <w:jc w:val="both"/>
      </w:pPr>
      <w:r w:rsidRPr="00E8522D">
        <w:t xml:space="preserve">опыт выступлений на корпоративных мероприятиях </w:t>
      </w:r>
      <w:r w:rsidRPr="00FE1F69">
        <w:t>с приложением подтверждающих материалов.</w:t>
      </w:r>
    </w:p>
    <w:p w14:paraId="03F76CC1" w14:textId="52A411A2" w:rsidR="00BD2F06" w:rsidRDefault="002A5DB2">
      <w:pPr>
        <w:ind w:firstLine="426"/>
        <w:jc w:val="both"/>
      </w:pPr>
      <w:r w:rsidRPr="00E8522D">
        <w:t>-Исполнитель обязан включить  3-х форматов интерактивных активностей: интеллектуальный (квиз/игра), творческий (арт/перформанс), развлекательный</w:t>
      </w:r>
      <w:r>
        <w:t xml:space="preserve"> (динамика/шоу). Каждый интерактив : быть брендирован, иметь сценарий, иметь механику вовлечения.</w:t>
      </w:r>
    </w:p>
    <w:p w14:paraId="4613C94E" w14:textId="77777777" w:rsidR="00BD2F06" w:rsidRDefault="002A5DB2">
      <w:pPr>
        <w:ind w:firstLine="426"/>
        <w:jc w:val="both"/>
      </w:pPr>
      <w:r>
        <w:t xml:space="preserve">Обязательные дополнительные активности: </w:t>
      </w:r>
    </w:p>
    <w:p w14:paraId="001EA116" w14:textId="77777777" w:rsidR="00BD2F06" w:rsidRDefault="002A5DB2">
      <w:pPr>
        <w:pStyle w:val="a3"/>
        <w:numPr>
          <w:ilvl w:val="0"/>
          <w:numId w:val="19"/>
        </w:numPr>
        <w:ind w:left="993" w:hanging="207"/>
        <w:jc w:val="both"/>
      </w:pPr>
      <w:r>
        <w:t>живая художественная инсталляция (картина, рисуют сами работники);</w:t>
      </w:r>
    </w:p>
    <w:p w14:paraId="3216841D" w14:textId="77777777" w:rsidR="00BD2F06" w:rsidRDefault="002A5DB2">
      <w:pPr>
        <w:pStyle w:val="a3"/>
        <w:numPr>
          <w:ilvl w:val="0"/>
          <w:numId w:val="19"/>
        </w:numPr>
        <w:ind w:left="993" w:hanging="207"/>
        <w:jc w:val="both"/>
      </w:pPr>
      <w:r>
        <w:t>зона моментальной фотосъемки с выдачей материалов;</w:t>
      </w:r>
    </w:p>
    <w:p w14:paraId="24D70C14" w14:textId="77777777" w:rsidR="00BD2F06" w:rsidRDefault="002A5DB2">
      <w:pPr>
        <w:pStyle w:val="a3"/>
        <w:numPr>
          <w:ilvl w:val="0"/>
          <w:numId w:val="19"/>
        </w:numPr>
        <w:ind w:left="993" w:hanging="207"/>
        <w:jc w:val="both"/>
      </w:pPr>
      <w:r>
        <w:t>зона персонализированного контента (скетчи/арт).</w:t>
      </w:r>
    </w:p>
    <w:p w14:paraId="68F71E53" w14:textId="77777777" w:rsidR="00BD2F06" w:rsidRDefault="002A5DB2">
      <w:pPr>
        <w:ind w:firstLine="426"/>
        <w:jc w:val="both"/>
      </w:pPr>
      <w:r>
        <w:t>Обязательные дополнительные шоу-форматы:</w:t>
      </w:r>
    </w:p>
    <w:p w14:paraId="6B5345CB" w14:textId="77777777" w:rsidR="00BD2F06" w:rsidRDefault="002A5DB2">
      <w:pPr>
        <w:pStyle w:val="a3"/>
        <w:numPr>
          <w:ilvl w:val="0"/>
          <w:numId w:val="22"/>
        </w:numPr>
        <w:jc w:val="both"/>
      </w:pPr>
      <w:r>
        <w:t>иммерсивные элементы</w:t>
      </w:r>
      <w:r>
        <w:rPr>
          <w:lang w:val="en-US"/>
        </w:rPr>
        <w:t xml:space="preserve"> </w:t>
      </w:r>
      <w:r>
        <w:t>шоу;</w:t>
      </w:r>
    </w:p>
    <w:p w14:paraId="74A96F4F" w14:textId="77777777" w:rsidR="00BD2F06" w:rsidRDefault="002A5DB2">
      <w:pPr>
        <w:pStyle w:val="a3"/>
        <w:numPr>
          <w:ilvl w:val="0"/>
          <w:numId w:val="22"/>
        </w:numPr>
        <w:jc w:val="both"/>
      </w:pPr>
      <w:r>
        <w:t>тематические активности (дегустации, шоу).</w:t>
      </w:r>
    </w:p>
    <w:p w14:paraId="23201F90" w14:textId="709EF5C4" w:rsidR="00BD2F06" w:rsidRDefault="002A5DB2">
      <w:pPr>
        <w:ind w:firstLine="426"/>
        <w:jc w:val="both"/>
      </w:pPr>
      <w:r>
        <w:t>-Наличие ведущего: профессиональное ведение мероприятия, обеспечивающее его динамичность и логичность. Исполнитель  предоставить на рассмотрение и утверждение  3-х кандидатур.</w:t>
      </w:r>
    </w:p>
    <w:p w14:paraId="2267A684" w14:textId="77777777" w:rsidR="00BD2F06" w:rsidRDefault="002A5DB2">
      <w:pPr>
        <w:ind w:firstLine="426"/>
        <w:jc w:val="both"/>
      </w:pPr>
      <w:r>
        <w:t xml:space="preserve"> Обязательные требования: </w:t>
      </w:r>
    </w:p>
    <w:p w14:paraId="7D6BC933" w14:textId="77777777" w:rsidR="00BD2F06" w:rsidRDefault="002A5DB2">
      <w:pPr>
        <w:pStyle w:val="a3"/>
        <w:numPr>
          <w:ilvl w:val="0"/>
          <w:numId w:val="20"/>
        </w:numPr>
        <w:jc w:val="both"/>
      </w:pPr>
      <w:r>
        <w:t>подтвержденный опыт проведения корпоративных мероприятий высокого уровня;</w:t>
      </w:r>
    </w:p>
    <w:p w14:paraId="2B12B306" w14:textId="77777777" w:rsidR="00BD2F06" w:rsidRDefault="002A5DB2">
      <w:pPr>
        <w:pStyle w:val="a3"/>
        <w:numPr>
          <w:ilvl w:val="0"/>
          <w:numId w:val="20"/>
        </w:numPr>
        <w:jc w:val="both"/>
      </w:pPr>
      <w:r>
        <w:t>подтвержденное участие в отраслевых конкурсах и премиях;</w:t>
      </w:r>
    </w:p>
    <w:p w14:paraId="076AACA6" w14:textId="77777777" w:rsidR="00BD2F06" w:rsidRDefault="002A5DB2">
      <w:pPr>
        <w:pStyle w:val="a3"/>
        <w:numPr>
          <w:ilvl w:val="0"/>
          <w:numId w:val="20"/>
        </w:numPr>
        <w:jc w:val="both"/>
      </w:pPr>
      <w:r>
        <w:t>обязательная работа со сценарием и изучением списка сотрудников;</w:t>
      </w:r>
    </w:p>
    <w:p w14:paraId="226E0A03" w14:textId="77777777" w:rsidR="00BD2F06" w:rsidRDefault="002A5DB2">
      <w:pPr>
        <w:pStyle w:val="a3"/>
        <w:numPr>
          <w:ilvl w:val="0"/>
          <w:numId w:val="20"/>
        </w:numPr>
        <w:jc w:val="both"/>
      </w:pPr>
      <w:r>
        <w:lastRenderedPageBreak/>
        <w:t>видеопримеры (ссылки).</w:t>
      </w:r>
    </w:p>
    <w:p w14:paraId="7282E749" w14:textId="77777777" w:rsidR="00BD2F06" w:rsidRDefault="002A5DB2">
      <w:pPr>
        <w:ind w:firstLine="426"/>
        <w:jc w:val="both"/>
      </w:pPr>
      <w:r>
        <w:t>-Услуги диджея: музыкальное сопровождение, поддерживающее ритм и настроение участников.</w:t>
      </w:r>
    </w:p>
    <w:p w14:paraId="22EFBF53" w14:textId="7430DDDA" w:rsidR="00BD2F06" w:rsidRDefault="002A5DB2">
      <w:pPr>
        <w:ind w:firstLine="426"/>
        <w:jc w:val="both"/>
      </w:pPr>
      <w:r>
        <w:t>13.2. Заключительная часть мероприятия  включать:</w:t>
      </w:r>
    </w:p>
    <w:p w14:paraId="628BAAE4" w14:textId="77777777" w:rsidR="00BD2F06" w:rsidRDefault="002A5DB2">
      <w:pPr>
        <w:ind w:firstLine="426"/>
        <w:jc w:val="both"/>
      </w:pPr>
      <w:r>
        <w:t>-Свободное общение: неформальное взаимодействие участников, способствующее укреплению командного духа.</w:t>
      </w:r>
    </w:p>
    <w:p w14:paraId="2327E192" w14:textId="77777777" w:rsidR="00BD2F06" w:rsidRDefault="002A5DB2">
      <w:pPr>
        <w:ind w:firstLine="426"/>
        <w:jc w:val="both"/>
      </w:pPr>
      <w:r>
        <w:t>-Дискотека: развлекательное мероприятие с музыкальным сопровождением, направленное на релаксацию и отдых.</w:t>
      </w:r>
    </w:p>
    <w:p w14:paraId="4C05515D" w14:textId="77777777" w:rsidR="00BD2F06" w:rsidRDefault="002A5DB2">
      <w:pPr>
        <w:ind w:firstLine="426"/>
        <w:jc w:val="both"/>
      </w:pPr>
      <w:r>
        <w:t>-Фотозона: пространство для создания и сохранения памятных фотографий участников.</w:t>
      </w:r>
    </w:p>
    <w:p w14:paraId="030F46E3" w14:textId="5997E16F" w:rsidR="00BD2F06" w:rsidRDefault="002A5DB2">
      <w:pPr>
        <w:ind w:firstLine="426"/>
        <w:jc w:val="both"/>
      </w:pPr>
      <w:r>
        <w:t xml:space="preserve">13.3. Программа мероприятия и подбор музыкального материала  согласованы с Заказчиком не позднее чем </w:t>
      </w:r>
      <w:r w:rsidRPr="00ED3AE0">
        <w:t xml:space="preserve">за 15 дней </w:t>
      </w:r>
      <w:r>
        <w:t>до даты проведения. Исполнитель обязан обеспечить техническую поддержку развлекательной части мероприятия, включая звуковое и световое оборудование</w:t>
      </w:r>
      <w:r w:rsidR="00ED3AE0">
        <w:t>.</w:t>
      </w:r>
    </w:p>
    <w:p w14:paraId="7C1F2DBB" w14:textId="2A4F9000" w:rsidR="00BD2F06" w:rsidRDefault="002A5DB2">
      <w:pPr>
        <w:ind w:firstLine="426"/>
        <w:jc w:val="both"/>
      </w:pPr>
      <w:r>
        <w:t xml:space="preserve">13.4. Звукооператор, работающий в день проведения мероприятия, несет ответственность за качество звукового сопровождения. Исполнитель обеспечивает поиск и подбор профессиональных специалистов по фото- и видеосъемке с опытом работы 3 лет. </w:t>
      </w:r>
    </w:p>
    <w:p w14:paraId="19B65FCE" w14:textId="4A7C080B" w:rsidR="00BD2F06" w:rsidRDefault="002A5DB2">
      <w:pPr>
        <w:ind w:firstLine="426"/>
        <w:jc w:val="both"/>
      </w:pPr>
      <w:r>
        <w:t xml:space="preserve">13.5. </w:t>
      </w:r>
      <w:r w:rsidR="00D44239" w:rsidRPr="00D44239">
        <w:t>Исполнитель обязан обеспечить создание и своевременный монтаж видеоролика продолжительностью 20 минут, посвященного компании и коллективу. Видеоролик под названием «Кто – МЫ» смонтирован в офисе Общества до проведения мероприятия</w:t>
      </w:r>
      <w:r w:rsidR="00D44239">
        <w:t>, согласован и утвержден,</w:t>
      </w:r>
      <w:r w:rsidR="00D44239" w:rsidRPr="00D44239">
        <w:t xml:space="preserve"> представлен для показа на </w:t>
      </w:r>
      <w:r w:rsidR="00E25FDF" w:rsidRPr="00D44239">
        <w:t xml:space="preserve">мероприятии </w:t>
      </w:r>
      <w:r w:rsidR="00E25FDF">
        <w:t>11</w:t>
      </w:r>
      <w:r w:rsidR="00D44239">
        <w:t xml:space="preserve"> июня 2026 года</w:t>
      </w:r>
      <w:r w:rsidR="00D44239" w:rsidRPr="00D44239">
        <w:t xml:space="preserve"> </w:t>
      </w:r>
      <w:r w:rsidR="00D44239">
        <w:t xml:space="preserve">в </w:t>
      </w:r>
      <w:r w:rsidR="00D44239" w:rsidRPr="00D44239">
        <w:t>17:00</w:t>
      </w:r>
      <w:r w:rsidR="00D44239">
        <w:t>ч</w:t>
      </w:r>
      <w:r w:rsidR="00D44239" w:rsidRPr="00D44239">
        <w:t>.</w:t>
      </w:r>
    </w:p>
    <w:p w14:paraId="5B2E1612" w14:textId="77777777" w:rsidR="00C96D7B" w:rsidRDefault="00C96D7B">
      <w:pPr>
        <w:ind w:firstLine="426"/>
        <w:jc w:val="both"/>
      </w:pPr>
    </w:p>
    <w:p w14:paraId="04862E91" w14:textId="77777777" w:rsidR="00BD2F06" w:rsidRDefault="002A5D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426"/>
        <w:jc w:val="both"/>
        <w:rPr>
          <w:b/>
          <w:bCs/>
        </w:rPr>
      </w:pPr>
      <w:r>
        <w:rPr>
          <w:b/>
          <w:bCs/>
        </w:rPr>
        <w:t>14. Организация звукового сопровождения:</w:t>
      </w:r>
    </w:p>
    <w:p w14:paraId="2AB52427" w14:textId="77777777" w:rsidR="00BD2F06" w:rsidRDefault="002A5D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426"/>
        <w:jc w:val="both"/>
      </w:pPr>
      <w:r>
        <w:t>Для обеспечения высококачественного музыкального сопровождения мероприятия Исполнитель предоставляет кавер-группу.</w:t>
      </w:r>
    </w:p>
    <w:p w14:paraId="0238BDD8" w14:textId="77777777" w:rsidR="00BD2F06" w:rsidRDefault="002A5D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426"/>
        <w:jc w:val="both"/>
      </w:pPr>
      <w:r>
        <w:t>Требования к кавер-группе:</w:t>
      </w:r>
    </w:p>
    <w:p w14:paraId="55D7BA7E" w14:textId="623BC3CF" w:rsidR="00BD2F06" w:rsidRDefault="002A5D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426"/>
        <w:jc w:val="both"/>
      </w:pPr>
      <w:r>
        <w:t>14.1. Состав: кавер-группа включать пяти музыкантов.</w:t>
      </w:r>
    </w:p>
    <w:p w14:paraId="501A685D" w14:textId="4BE85CDF" w:rsidR="00BD2F06" w:rsidRDefault="002A5D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426"/>
        <w:jc w:val="both"/>
      </w:pPr>
      <w:r>
        <w:t>14.2. Кавер-группа обязана использовать собственный профессиональный инструментарий и бэк-линию, соответствующие концертному уровню. Использование арендованного</w:t>
      </w:r>
      <w:del w:id="6" w:author="Karlson" w:date="2026-03-26T13:58:00Z">
        <w:r w:rsidDel="001F75D8">
          <w:delText xml:space="preserve"> </w:delText>
        </w:r>
      </w:del>
      <w:ins w:id="7" w:author="Karlson" w:date="2026-03-26T13:58:00Z">
        <w:r w:rsidR="001F75D8">
          <w:t xml:space="preserve">, </w:t>
        </w:r>
      </w:ins>
      <w:r>
        <w:t>упрощенного оборудования без предварительного согласования не допускается.</w:t>
      </w:r>
    </w:p>
    <w:p w14:paraId="20229A8B" w14:textId="634F4C59" w:rsidR="00BD2F06" w:rsidRDefault="002A5D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426"/>
        <w:jc w:val="both"/>
      </w:pPr>
      <w:r>
        <w:t>14.3. Репертуар: коллектив  обладать широким репертуаром каверов на произведения различных исполнителей.</w:t>
      </w:r>
    </w:p>
    <w:p w14:paraId="6A8F8968" w14:textId="63370907" w:rsidR="00BD2F06" w:rsidRDefault="002A5D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426"/>
        <w:jc w:val="both"/>
      </w:pPr>
      <w:r>
        <w:t>14.4. Продолжительность выступления: выступление  длиться 90 минут</w:t>
      </w:r>
      <w:r w:rsidR="00C96D7B">
        <w:t xml:space="preserve"> (3 блока по 30 минут)</w:t>
      </w:r>
      <w:r>
        <w:t>, блоки при этом согласовываются с Заказчиком.</w:t>
      </w:r>
    </w:p>
    <w:p w14:paraId="1F973C7D" w14:textId="3EDC3820" w:rsidR="00BD2F06" w:rsidRDefault="002A5D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426"/>
        <w:jc w:val="both"/>
      </w:pPr>
      <w:r>
        <w:t>14.5. Прибытие на площадку: музыкальный коллектив</w:t>
      </w:r>
      <w:del w:id="8" w:author="Karlson" w:date="2026-03-26T13:49:00Z">
        <w:r w:rsidDel="00D96171">
          <w:delText xml:space="preserve">  </w:delText>
        </w:r>
      </w:del>
      <w:r>
        <w:t>прибыть на площадку не позднее чем за три часа до начала мероприятия.</w:t>
      </w:r>
    </w:p>
    <w:p w14:paraId="42975FFF" w14:textId="28942CA6" w:rsidR="00BD2F06" w:rsidRDefault="002A5D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426"/>
        <w:jc w:val="both"/>
      </w:pPr>
      <w:r>
        <w:t>14.</w:t>
      </w:r>
      <w:r w:rsidR="006C6328">
        <w:t>6</w:t>
      </w:r>
      <w:r>
        <w:t xml:space="preserve">. Техническое обязательное оснащение сцены на уровне профессионального концертного продакшна с использованием высококачественного светового оборудования и акустических систем </w:t>
      </w:r>
      <w:ins w:id="9" w:author="Karlson" w:date="2026-03-26T13:59:00Z">
        <w:r w:rsidR="001F75D8">
          <w:t>,</w:t>
        </w:r>
      </w:ins>
      <w:r>
        <w:t xml:space="preserve"> уровня MEYER SOUND с сабвуферами класса JBL SRX-728 либо эквивалент. Применение оборудования более низкого класса, не обеспечивающего требуемое качество звука и светового сопровождения, не допускается.</w:t>
      </w:r>
    </w:p>
    <w:p w14:paraId="444A9340" w14:textId="77777777" w:rsidR="00BD2F06" w:rsidRDefault="00BD2F0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426"/>
        <w:jc w:val="both"/>
      </w:pPr>
    </w:p>
    <w:p w14:paraId="7BFFE160" w14:textId="77777777" w:rsidR="00BD2F06" w:rsidRDefault="002A5D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firstLine="426"/>
        <w:jc w:val="both"/>
        <w:rPr>
          <w:b/>
          <w:bCs/>
        </w:rPr>
      </w:pPr>
      <w:r>
        <w:rPr>
          <w:b/>
          <w:bCs/>
        </w:rPr>
        <w:t>15. Требования к обеспечению безопасности</w:t>
      </w:r>
    </w:p>
    <w:p w14:paraId="22762BFE" w14:textId="3F2A1159" w:rsidR="00BD2F06" w:rsidRDefault="002A5D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firstLine="426"/>
        <w:jc w:val="both"/>
      </w:pPr>
      <w:r>
        <w:t xml:space="preserve">Исполнитель обязан обеспечить безусловное соблюдение требований техники безопасности и пожарной безопасности на всех этапах подготовки и проведения мероприятия с предоставлением полного пакета подтверждающей документации (сертификаты, допуски, акты проверки оборудования). Все технические средства и конструкции  соответствовать действующим государственным стандартам и нормам, включая обязательную проверку их исправности до начала мероприятия с оформлением соответствующих актов. Исполнитель несет полную материальную и юридическую ответственность за любые инциденты, связанные с нарушением требований безопасности, </w:t>
      </w:r>
      <w:r>
        <w:lastRenderedPageBreak/>
        <w:t>включая вред жизни и здоровью участников. Отсутствие подтверждающих документов, несоответствие оборудования требованиям</w:t>
      </w:r>
      <w:del w:id="10" w:author="Karlson" w:date="2026-03-26T13:58:00Z">
        <w:r w:rsidDel="001F75D8">
          <w:delText xml:space="preserve">  </w:delText>
        </w:r>
      </w:del>
      <w:ins w:id="11" w:author="Karlson" w:date="2026-03-26T13:58:00Z">
        <w:r w:rsidR="001F75D8">
          <w:t xml:space="preserve">, </w:t>
        </w:r>
      </w:ins>
      <w:r>
        <w:t>выявленные нарушения являются безусловным основанием для немедленного отстранения Исполнителя и расторжения договора.</w:t>
      </w:r>
    </w:p>
    <w:p w14:paraId="2A827C87" w14:textId="6CC0E0EC" w:rsidR="00BD2F06" w:rsidRDefault="002A5D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firstLine="426"/>
        <w:jc w:val="both"/>
      </w:pPr>
      <w:r>
        <w:t>Исполнитель имеет право привлекать третьих лиц для выполнения своих обязательств по договору, однако в этом случае он полностью несет ответственность за действия привлеченных лиц. Заказчик, в свою очередь, не несет ответственности за вред, причиненный третьим лицам в результате действий</w:t>
      </w:r>
      <w:del w:id="12" w:author="Karlson" w:date="2026-03-26T13:58:00Z">
        <w:r w:rsidDel="001F75D8">
          <w:delText xml:space="preserve"> </w:delText>
        </w:r>
      </w:del>
      <w:ins w:id="13" w:author="Karlson" w:date="2026-03-26T13:58:00Z">
        <w:r w:rsidR="001F75D8">
          <w:t xml:space="preserve">, </w:t>
        </w:r>
      </w:ins>
      <w:r>
        <w:t>бездействия исполнителя, его сотрудников</w:t>
      </w:r>
      <w:del w:id="14" w:author="Karlson" w:date="2026-03-26T13:58:00Z">
        <w:r w:rsidDel="001F75D8">
          <w:delText xml:space="preserve"> </w:delText>
        </w:r>
        <w:bookmarkStart w:id="15" w:name="_GoBack"/>
        <w:bookmarkEnd w:id="15"/>
        <w:r w:rsidDel="001F75D8">
          <w:delText xml:space="preserve"> </w:delText>
        </w:r>
      </w:del>
      <w:ins w:id="16" w:author="Karlson" w:date="2026-03-26T13:58:00Z">
        <w:r w:rsidR="001F75D8">
          <w:t xml:space="preserve">, </w:t>
        </w:r>
      </w:ins>
      <w:r>
        <w:t>представителей.</w:t>
      </w:r>
    </w:p>
    <w:p w14:paraId="6AF004EE" w14:textId="058D99EF" w:rsidR="00BD2F06" w:rsidRDefault="002A5D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firstLine="426"/>
        <w:jc w:val="both"/>
      </w:pPr>
      <w:r>
        <w:t>Для обеспечения высокого уровня безопасности и качества услуг, исполнитель может привлечь соисполнителей, соответствующих установленным требованиям. Привлечение соисполнителей не влечет за собой изменения стоимости</w:t>
      </w:r>
      <w:del w:id="17" w:author="Karlson" w:date="2026-03-26T13:58:00Z">
        <w:r w:rsidDel="001F75D8">
          <w:delText xml:space="preserve"> </w:delText>
        </w:r>
      </w:del>
      <w:ins w:id="18" w:author="Karlson" w:date="2026-03-26T13:58:00Z">
        <w:r w:rsidR="001F75D8">
          <w:t xml:space="preserve"> </w:t>
        </w:r>
      </w:ins>
      <w:del w:id="19" w:author="Karlson" w:date="2026-03-26T13:58:00Z">
        <w:r w:rsidDel="001F75D8">
          <w:delText xml:space="preserve"> </w:delText>
        </w:r>
      </w:del>
      <w:r>
        <w:t>объемов услуг, указанных в договоре. Перечень услуг, оказанных соисполнителями, а также их стоимость,  отражены в отчетной документации, предоставляемой заказчику по завершении мероприятия.</w:t>
      </w:r>
    </w:p>
    <w:p w14:paraId="14FA2004" w14:textId="77777777" w:rsidR="00BD2F06" w:rsidRDefault="00BD2F0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firstLine="426"/>
        <w:jc w:val="both"/>
      </w:pPr>
    </w:p>
    <w:sectPr w:rsidR="00BD2F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8E1E53" w14:textId="77777777" w:rsidR="0049362A" w:rsidRDefault="0049362A">
      <w:r>
        <w:separator/>
      </w:r>
    </w:p>
  </w:endnote>
  <w:endnote w:type="continuationSeparator" w:id="0">
    <w:p w14:paraId="77C95969" w14:textId="77777777" w:rsidR="0049362A" w:rsidRDefault="00493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F13CBF" w14:textId="77777777" w:rsidR="0049362A" w:rsidRDefault="0049362A">
      <w:r>
        <w:separator/>
      </w:r>
    </w:p>
  </w:footnote>
  <w:footnote w:type="continuationSeparator" w:id="0">
    <w:p w14:paraId="0E1695B4" w14:textId="77777777" w:rsidR="0049362A" w:rsidRDefault="004936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311E1"/>
    <w:multiLevelType w:val="hybridMultilevel"/>
    <w:tmpl w:val="1194D700"/>
    <w:lvl w:ilvl="0" w:tplc="B80A0D40">
      <w:start w:val="1"/>
      <w:numFmt w:val="bullet"/>
      <w:lvlText w:val="–"/>
      <w:lvlJc w:val="left"/>
      <w:pPr>
        <w:ind w:left="1135" w:hanging="360"/>
      </w:pPr>
      <w:rPr>
        <w:rFonts w:ascii="Arial" w:eastAsia="Arial" w:hAnsi="Arial" w:cs="Arial" w:hint="default"/>
      </w:rPr>
    </w:lvl>
    <w:lvl w:ilvl="1" w:tplc="C23606AE">
      <w:start w:val="1"/>
      <w:numFmt w:val="bullet"/>
      <w:lvlText w:val="o"/>
      <w:lvlJc w:val="left"/>
      <w:pPr>
        <w:ind w:left="1855" w:hanging="360"/>
      </w:pPr>
      <w:rPr>
        <w:rFonts w:ascii="Courier New" w:eastAsia="Courier New" w:hAnsi="Courier New" w:cs="Courier New" w:hint="default"/>
      </w:rPr>
    </w:lvl>
    <w:lvl w:ilvl="2" w:tplc="9D5085F0">
      <w:start w:val="1"/>
      <w:numFmt w:val="bullet"/>
      <w:lvlText w:val="§"/>
      <w:lvlJc w:val="left"/>
      <w:pPr>
        <w:ind w:left="2575" w:hanging="360"/>
      </w:pPr>
      <w:rPr>
        <w:rFonts w:ascii="Wingdings" w:eastAsia="Wingdings" w:hAnsi="Wingdings" w:cs="Wingdings" w:hint="default"/>
      </w:rPr>
    </w:lvl>
    <w:lvl w:ilvl="3" w:tplc="E4DA26FA">
      <w:start w:val="1"/>
      <w:numFmt w:val="bullet"/>
      <w:lvlText w:val="·"/>
      <w:lvlJc w:val="left"/>
      <w:pPr>
        <w:ind w:left="3295" w:hanging="360"/>
      </w:pPr>
      <w:rPr>
        <w:rFonts w:ascii="Symbol" w:eastAsia="Symbol" w:hAnsi="Symbol" w:cs="Symbol" w:hint="default"/>
      </w:rPr>
    </w:lvl>
    <w:lvl w:ilvl="4" w:tplc="A6301036">
      <w:start w:val="1"/>
      <w:numFmt w:val="bullet"/>
      <w:lvlText w:val="o"/>
      <w:lvlJc w:val="left"/>
      <w:pPr>
        <w:ind w:left="4015" w:hanging="360"/>
      </w:pPr>
      <w:rPr>
        <w:rFonts w:ascii="Courier New" w:eastAsia="Courier New" w:hAnsi="Courier New" w:cs="Courier New" w:hint="default"/>
      </w:rPr>
    </w:lvl>
    <w:lvl w:ilvl="5" w:tplc="6B480CA0">
      <w:start w:val="1"/>
      <w:numFmt w:val="bullet"/>
      <w:lvlText w:val="§"/>
      <w:lvlJc w:val="left"/>
      <w:pPr>
        <w:ind w:left="4735" w:hanging="360"/>
      </w:pPr>
      <w:rPr>
        <w:rFonts w:ascii="Wingdings" w:eastAsia="Wingdings" w:hAnsi="Wingdings" w:cs="Wingdings" w:hint="default"/>
      </w:rPr>
    </w:lvl>
    <w:lvl w:ilvl="6" w:tplc="BEEA9944">
      <w:start w:val="1"/>
      <w:numFmt w:val="bullet"/>
      <w:lvlText w:val="·"/>
      <w:lvlJc w:val="left"/>
      <w:pPr>
        <w:ind w:left="5455" w:hanging="360"/>
      </w:pPr>
      <w:rPr>
        <w:rFonts w:ascii="Symbol" w:eastAsia="Symbol" w:hAnsi="Symbol" w:cs="Symbol" w:hint="default"/>
      </w:rPr>
    </w:lvl>
    <w:lvl w:ilvl="7" w:tplc="536A7A44">
      <w:start w:val="1"/>
      <w:numFmt w:val="bullet"/>
      <w:lvlText w:val="o"/>
      <w:lvlJc w:val="left"/>
      <w:pPr>
        <w:ind w:left="6175" w:hanging="360"/>
      </w:pPr>
      <w:rPr>
        <w:rFonts w:ascii="Courier New" w:eastAsia="Courier New" w:hAnsi="Courier New" w:cs="Courier New" w:hint="default"/>
      </w:rPr>
    </w:lvl>
    <w:lvl w:ilvl="8" w:tplc="174E6EA2">
      <w:start w:val="1"/>
      <w:numFmt w:val="bullet"/>
      <w:lvlText w:val="§"/>
      <w:lvlJc w:val="left"/>
      <w:pPr>
        <w:ind w:left="6895" w:hanging="360"/>
      </w:pPr>
      <w:rPr>
        <w:rFonts w:ascii="Wingdings" w:eastAsia="Wingdings" w:hAnsi="Wingdings" w:cs="Wingdings" w:hint="default"/>
      </w:rPr>
    </w:lvl>
  </w:abstractNum>
  <w:abstractNum w:abstractNumId="1">
    <w:nsid w:val="0EC7132E"/>
    <w:multiLevelType w:val="hybridMultilevel"/>
    <w:tmpl w:val="221044A0"/>
    <w:lvl w:ilvl="0" w:tplc="2EC820D0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4B9400C6">
      <w:start w:val="1"/>
      <w:numFmt w:val="lowerLetter"/>
      <w:lvlText w:val="%2."/>
      <w:lvlJc w:val="left"/>
      <w:pPr>
        <w:ind w:left="1506" w:hanging="360"/>
      </w:pPr>
    </w:lvl>
    <w:lvl w:ilvl="2" w:tplc="07242B1E">
      <w:start w:val="1"/>
      <w:numFmt w:val="lowerRoman"/>
      <w:lvlText w:val="%3."/>
      <w:lvlJc w:val="right"/>
      <w:pPr>
        <w:ind w:left="2226" w:hanging="180"/>
      </w:pPr>
    </w:lvl>
    <w:lvl w:ilvl="3" w:tplc="729C32BE">
      <w:start w:val="1"/>
      <w:numFmt w:val="decimal"/>
      <w:lvlText w:val="%4."/>
      <w:lvlJc w:val="left"/>
      <w:pPr>
        <w:ind w:left="2946" w:hanging="360"/>
      </w:pPr>
    </w:lvl>
    <w:lvl w:ilvl="4" w:tplc="09127AC8">
      <w:start w:val="1"/>
      <w:numFmt w:val="lowerLetter"/>
      <w:lvlText w:val="%5."/>
      <w:lvlJc w:val="left"/>
      <w:pPr>
        <w:ind w:left="3666" w:hanging="360"/>
      </w:pPr>
    </w:lvl>
    <w:lvl w:ilvl="5" w:tplc="BF9A0ABE">
      <w:start w:val="1"/>
      <w:numFmt w:val="lowerRoman"/>
      <w:lvlText w:val="%6."/>
      <w:lvlJc w:val="right"/>
      <w:pPr>
        <w:ind w:left="4386" w:hanging="180"/>
      </w:pPr>
    </w:lvl>
    <w:lvl w:ilvl="6" w:tplc="88A6B816">
      <w:start w:val="1"/>
      <w:numFmt w:val="decimal"/>
      <w:lvlText w:val="%7."/>
      <w:lvlJc w:val="left"/>
      <w:pPr>
        <w:ind w:left="5106" w:hanging="360"/>
      </w:pPr>
    </w:lvl>
    <w:lvl w:ilvl="7" w:tplc="D05A8A12">
      <w:start w:val="1"/>
      <w:numFmt w:val="lowerLetter"/>
      <w:lvlText w:val="%8."/>
      <w:lvlJc w:val="left"/>
      <w:pPr>
        <w:ind w:left="5826" w:hanging="360"/>
      </w:pPr>
    </w:lvl>
    <w:lvl w:ilvl="8" w:tplc="6A06E810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104B52E0"/>
    <w:multiLevelType w:val="hybridMultilevel"/>
    <w:tmpl w:val="2DCA0880"/>
    <w:lvl w:ilvl="0" w:tplc="96FCBBBE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B2488E4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916E76A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6AB65B18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91007DE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A62390C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CEED364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2DC49DC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EFFEA5CE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>
    <w:nsid w:val="211442B3"/>
    <w:multiLevelType w:val="hybridMultilevel"/>
    <w:tmpl w:val="16A64434"/>
    <w:lvl w:ilvl="0" w:tplc="023C13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D5C95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AB4D3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704191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0634E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232E0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9124DB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126B1B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E62E7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160EE6"/>
    <w:multiLevelType w:val="hybridMultilevel"/>
    <w:tmpl w:val="81BC8EF4"/>
    <w:lvl w:ilvl="0" w:tplc="AC9ED300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550AE748">
      <w:start w:val="1"/>
      <w:numFmt w:val="lowerLetter"/>
      <w:lvlText w:val="%2."/>
      <w:lvlJc w:val="left"/>
      <w:pPr>
        <w:ind w:left="1506" w:hanging="360"/>
      </w:pPr>
    </w:lvl>
    <w:lvl w:ilvl="2" w:tplc="46FEDD9A">
      <w:start w:val="1"/>
      <w:numFmt w:val="lowerRoman"/>
      <w:lvlText w:val="%3."/>
      <w:lvlJc w:val="right"/>
      <w:pPr>
        <w:ind w:left="2226" w:hanging="180"/>
      </w:pPr>
    </w:lvl>
    <w:lvl w:ilvl="3" w:tplc="137823F2">
      <w:start w:val="1"/>
      <w:numFmt w:val="decimal"/>
      <w:lvlText w:val="%4."/>
      <w:lvlJc w:val="left"/>
      <w:pPr>
        <w:ind w:left="2946" w:hanging="360"/>
      </w:pPr>
    </w:lvl>
    <w:lvl w:ilvl="4" w:tplc="5D120CD2">
      <w:start w:val="1"/>
      <w:numFmt w:val="lowerLetter"/>
      <w:lvlText w:val="%5."/>
      <w:lvlJc w:val="left"/>
      <w:pPr>
        <w:ind w:left="3666" w:hanging="360"/>
      </w:pPr>
    </w:lvl>
    <w:lvl w:ilvl="5" w:tplc="2156504A">
      <w:start w:val="1"/>
      <w:numFmt w:val="lowerRoman"/>
      <w:lvlText w:val="%6."/>
      <w:lvlJc w:val="right"/>
      <w:pPr>
        <w:ind w:left="4386" w:hanging="180"/>
      </w:pPr>
    </w:lvl>
    <w:lvl w:ilvl="6" w:tplc="7E70F6E0">
      <w:start w:val="1"/>
      <w:numFmt w:val="decimal"/>
      <w:lvlText w:val="%7."/>
      <w:lvlJc w:val="left"/>
      <w:pPr>
        <w:ind w:left="5106" w:hanging="360"/>
      </w:pPr>
    </w:lvl>
    <w:lvl w:ilvl="7" w:tplc="B72A5AAE">
      <w:start w:val="1"/>
      <w:numFmt w:val="lowerLetter"/>
      <w:lvlText w:val="%8."/>
      <w:lvlJc w:val="left"/>
      <w:pPr>
        <w:ind w:left="5826" w:hanging="360"/>
      </w:pPr>
    </w:lvl>
    <w:lvl w:ilvl="8" w:tplc="48706EA0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2D8B6E05"/>
    <w:multiLevelType w:val="hybridMultilevel"/>
    <w:tmpl w:val="0DB2ABF6"/>
    <w:lvl w:ilvl="0" w:tplc="7346D408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C0E0F88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401AA6D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2E389DE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31D06E9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F626B6B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7E784AB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CD4FF9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534E396C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>
    <w:nsid w:val="2DA663C8"/>
    <w:multiLevelType w:val="hybridMultilevel"/>
    <w:tmpl w:val="8ACEAB46"/>
    <w:lvl w:ilvl="0" w:tplc="376C9D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622B3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1703C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652B8A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2FC8E6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F7C0B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B78005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3DA665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8F4CF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F61980"/>
    <w:multiLevelType w:val="hybridMultilevel"/>
    <w:tmpl w:val="0074BC08"/>
    <w:lvl w:ilvl="0" w:tplc="0B7A87A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D4869C9A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434E890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C144D5D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0D07E1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527E425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4854465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AFBEB7D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53E2779C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>
    <w:nsid w:val="323A1203"/>
    <w:multiLevelType w:val="hybridMultilevel"/>
    <w:tmpl w:val="692AD482"/>
    <w:lvl w:ilvl="0" w:tplc="3048BE5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CA5A78B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AB3499C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06DEB7C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1458F8B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D4A0B45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206C57A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47C2582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5FAA8D3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>
    <w:nsid w:val="38B6698A"/>
    <w:multiLevelType w:val="hybridMultilevel"/>
    <w:tmpl w:val="332C7E22"/>
    <w:lvl w:ilvl="0" w:tplc="6D18AA2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4852CCE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3146AF3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6F5CAFC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916A2DF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0A7ED1E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0FE0800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A01E4F1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BA909ECC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>
    <w:nsid w:val="393C0480"/>
    <w:multiLevelType w:val="hybridMultilevel"/>
    <w:tmpl w:val="C9A693E0"/>
    <w:lvl w:ilvl="0" w:tplc="7AE0602A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88D48CE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D8CCA74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550C132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C71CFB36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DF823E7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A7F4B82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C576D0D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4F6AF25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>
    <w:nsid w:val="3FF017F9"/>
    <w:multiLevelType w:val="hybridMultilevel"/>
    <w:tmpl w:val="B90213B8"/>
    <w:lvl w:ilvl="0" w:tplc="E6E0A97E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DCBE1FB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9464368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A2004AC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08E4938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2BB88922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7C4E46E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7252144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72C0AD6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>
    <w:nsid w:val="416D42B5"/>
    <w:multiLevelType w:val="hybridMultilevel"/>
    <w:tmpl w:val="A62C6382"/>
    <w:lvl w:ilvl="0" w:tplc="FBFA402E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9DFC3E66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7DC83EE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CC94C470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6F56AADA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5D4D390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984D5D0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5466D48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344B940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>
    <w:nsid w:val="41C43F23"/>
    <w:multiLevelType w:val="hybridMultilevel"/>
    <w:tmpl w:val="DF7AF6F8"/>
    <w:lvl w:ilvl="0" w:tplc="1AB034A8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97C007F4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7ED0984E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797E3FD0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9A50942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A4945AB0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94A0693C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79647FA6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A01AB752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>
    <w:nsid w:val="4A1F5294"/>
    <w:multiLevelType w:val="hybridMultilevel"/>
    <w:tmpl w:val="6E507BFE"/>
    <w:lvl w:ilvl="0" w:tplc="3D7E9F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5D4A7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B30A1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1322E3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A48A9D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7DE68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144613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1EEFBB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AEAF5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2D77E4"/>
    <w:multiLevelType w:val="hybridMultilevel"/>
    <w:tmpl w:val="6CE29168"/>
    <w:lvl w:ilvl="0" w:tplc="AC88506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B3AAFA0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53CE721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DBDE975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9F82AB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4F56115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8F2E3B5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12583D7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05946BD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>
    <w:nsid w:val="57A4040E"/>
    <w:multiLevelType w:val="hybridMultilevel"/>
    <w:tmpl w:val="429A6656"/>
    <w:lvl w:ilvl="0" w:tplc="61EC0C6A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AEE2BC3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473E8ED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4C6C62D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BFA9C5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71FE8DF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DB24A04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398CFCD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7136A62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7">
    <w:nsid w:val="58DF3BE5"/>
    <w:multiLevelType w:val="hybridMultilevel"/>
    <w:tmpl w:val="1CD6895C"/>
    <w:lvl w:ilvl="0" w:tplc="23969456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1C46131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8A86BAD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BBFE771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2D1E5B1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4704B74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2CD2015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E7C857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AA02C00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8">
    <w:nsid w:val="5AFD7293"/>
    <w:multiLevelType w:val="hybridMultilevel"/>
    <w:tmpl w:val="96FEF350"/>
    <w:lvl w:ilvl="0" w:tplc="F468C2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17AF1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CE817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5E476D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764B5E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55C06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506093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386007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D44A7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880398B"/>
    <w:multiLevelType w:val="hybridMultilevel"/>
    <w:tmpl w:val="7C4023EA"/>
    <w:lvl w:ilvl="0" w:tplc="4A4CC864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55AC263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71427B1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FE72FAF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1E80766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F87E9D9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3E1E86D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1D300CA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1B92377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0">
    <w:nsid w:val="68AB38BB"/>
    <w:multiLevelType w:val="hybridMultilevel"/>
    <w:tmpl w:val="145A2DD8"/>
    <w:lvl w:ilvl="0" w:tplc="322ACE66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9EDAB01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C3ECCA7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8DE6392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0218B27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EBA4AC2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15A84B9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5BA2DFF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5DFAC21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1">
    <w:nsid w:val="715A5F1E"/>
    <w:multiLevelType w:val="hybridMultilevel"/>
    <w:tmpl w:val="8EA27F0A"/>
    <w:lvl w:ilvl="0" w:tplc="150CC8BA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37B22A1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E9866D7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0752222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48A6BA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9146CF92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B31253D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368604C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64187D5C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>
    <w:nsid w:val="72130462"/>
    <w:multiLevelType w:val="hybridMultilevel"/>
    <w:tmpl w:val="B066A878"/>
    <w:lvl w:ilvl="0" w:tplc="7826ED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4D0A1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0FC6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0583A2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CA0FF9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2CC80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432589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678787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FB438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EF21E0"/>
    <w:multiLevelType w:val="hybridMultilevel"/>
    <w:tmpl w:val="9A461456"/>
    <w:lvl w:ilvl="0" w:tplc="8926F69C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6B9CB134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A7169D44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B9BE4C5E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10C6718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73E4622A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A02EE58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3DE495C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B5BC98FA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21"/>
  </w:num>
  <w:num w:numId="4">
    <w:abstractNumId w:val="17"/>
  </w:num>
  <w:num w:numId="5">
    <w:abstractNumId w:val="7"/>
  </w:num>
  <w:num w:numId="6">
    <w:abstractNumId w:val="8"/>
  </w:num>
  <w:num w:numId="7">
    <w:abstractNumId w:val="9"/>
  </w:num>
  <w:num w:numId="8">
    <w:abstractNumId w:val="15"/>
  </w:num>
  <w:num w:numId="9">
    <w:abstractNumId w:val="19"/>
  </w:num>
  <w:num w:numId="10">
    <w:abstractNumId w:val="20"/>
  </w:num>
  <w:num w:numId="11">
    <w:abstractNumId w:val="5"/>
  </w:num>
  <w:num w:numId="12">
    <w:abstractNumId w:val="10"/>
  </w:num>
  <w:num w:numId="13">
    <w:abstractNumId w:val="3"/>
  </w:num>
  <w:num w:numId="14">
    <w:abstractNumId w:val="6"/>
  </w:num>
  <w:num w:numId="15">
    <w:abstractNumId w:val="18"/>
  </w:num>
  <w:num w:numId="16">
    <w:abstractNumId w:val="14"/>
  </w:num>
  <w:num w:numId="17">
    <w:abstractNumId w:val="22"/>
  </w:num>
  <w:num w:numId="18">
    <w:abstractNumId w:val="1"/>
  </w:num>
  <w:num w:numId="19">
    <w:abstractNumId w:val="13"/>
  </w:num>
  <w:num w:numId="20">
    <w:abstractNumId w:val="2"/>
  </w:num>
  <w:num w:numId="21">
    <w:abstractNumId w:val="23"/>
  </w:num>
  <w:num w:numId="22">
    <w:abstractNumId w:val="12"/>
  </w:num>
  <w:num w:numId="23">
    <w:abstractNumId w:val="0"/>
  </w:num>
  <w:num w:numId="24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Karlson">
    <w15:presenceInfo w15:providerId="None" w15:userId="Karls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F06"/>
    <w:rsid w:val="000F50B7"/>
    <w:rsid w:val="00133CD6"/>
    <w:rsid w:val="001676CF"/>
    <w:rsid w:val="001F75D8"/>
    <w:rsid w:val="00234E95"/>
    <w:rsid w:val="002A5DB2"/>
    <w:rsid w:val="003030E8"/>
    <w:rsid w:val="003322B2"/>
    <w:rsid w:val="00346CBB"/>
    <w:rsid w:val="00413892"/>
    <w:rsid w:val="00484173"/>
    <w:rsid w:val="0049362A"/>
    <w:rsid w:val="004967AE"/>
    <w:rsid w:val="006C3539"/>
    <w:rsid w:val="006C6328"/>
    <w:rsid w:val="00703685"/>
    <w:rsid w:val="007D376D"/>
    <w:rsid w:val="007F5885"/>
    <w:rsid w:val="0083787B"/>
    <w:rsid w:val="00882A58"/>
    <w:rsid w:val="009A5143"/>
    <w:rsid w:val="00BD2F06"/>
    <w:rsid w:val="00C341F3"/>
    <w:rsid w:val="00C9273A"/>
    <w:rsid w:val="00C96D7B"/>
    <w:rsid w:val="00D44239"/>
    <w:rsid w:val="00D96171"/>
    <w:rsid w:val="00DC3AC4"/>
    <w:rsid w:val="00E25FDF"/>
    <w:rsid w:val="00E8522D"/>
    <w:rsid w:val="00ED3AE0"/>
    <w:rsid w:val="00F07EE9"/>
    <w:rsid w:val="00FE1F69"/>
    <w:rsid w:val="00FF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C360D"/>
  <w15:docId w15:val="{0CFC8B15-8CAF-4205-988A-A59A6958C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  <w:sz w:val="32"/>
    </w:rPr>
  </w:style>
  <w:style w:type="paragraph" w:styleId="2">
    <w:name w:val="heading 2"/>
    <w:basedOn w:val="a"/>
    <w:next w:val="a"/>
    <w:link w:val="20"/>
    <w:qFormat/>
    <w:pPr>
      <w:keepNext/>
      <w:outlineLvl w:val="1"/>
    </w:pPr>
    <w:rPr>
      <w:sz w:val="28"/>
    </w:rPr>
  </w:style>
  <w:style w:type="paragraph" w:styleId="3">
    <w:name w:val="heading 3"/>
    <w:basedOn w:val="a"/>
    <w:next w:val="a"/>
    <w:link w:val="30"/>
    <w:qFormat/>
    <w:pPr>
      <w:keepNext/>
      <w:spacing w:line="360" w:lineRule="auto"/>
      <w:outlineLvl w:val="2"/>
    </w:pPr>
    <w:rPr>
      <w:sz w:val="32"/>
    </w:rPr>
  </w:style>
  <w:style w:type="paragraph" w:styleId="4">
    <w:name w:val="heading 4"/>
    <w:basedOn w:val="a"/>
    <w:next w:val="a"/>
    <w:link w:val="40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ae">
    <w:name w:val="Нижний колонтитул Знак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paragraph" w:styleId="afb">
    <w:name w:val="Balloon Text"/>
    <w:basedOn w:val="a"/>
    <w:semiHidden/>
    <w:rPr>
      <w:rFonts w:ascii="Tahoma" w:hAnsi="Tahoma" w:cs="Tahoma"/>
      <w:sz w:val="16"/>
      <w:szCs w:val="16"/>
    </w:rPr>
  </w:style>
  <w:style w:type="character" w:styleId="afc">
    <w:name w:val="Strong"/>
    <w:uiPriority w:val="22"/>
    <w:qFormat/>
    <w:rPr>
      <w:b/>
      <w:bCs/>
    </w:rPr>
  </w:style>
  <w:style w:type="paragraph" w:styleId="afd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fe">
    <w:name w:val="annotation text"/>
    <w:basedOn w:val="a"/>
    <w:link w:val="aff"/>
    <w:uiPriority w:val="99"/>
    <w:semiHidden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Pr>
      <w:lang w:eastAsia="ru-RU"/>
    </w:rPr>
  </w:style>
  <w:style w:type="character" w:styleId="aff0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1">
    <w:name w:val="Revision"/>
    <w:hidden/>
    <w:uiPriority w:val="99"/>
    <w:semiHidden/>
    <w:rsid w:val="001676CF"/>
    <w:rPr>
      <w:sz w:val="24"/>
      <w:szCs w:val="24"/>
      <w:lang w:eastAsia="ru-RU"/>
    </w:rPr>
  </w:style>
  <w:style w:type="paragraph" w:styleId="aff2">
    <w:name w:val="annotation subject"/>
    <w:basedOn w:val="afe"/>
    <w:next w:val="afe"/>
    <w:link w:val="aff3"/>
    <w:uiPriority w:val="99"/>
    <w:semiHidden/>
    <w:unhideWhenUsed/>
    <w:rsid w:val="007F5885"/>
    <w:rPr>
      <w:b/>
      <w:bCs/>
    </w:rPr>
  </w:style>
  <w:style w:type="character" w:customStyle="1" w:styleId="aff3">
    <w:name w:val="Тема примечания Знак"/>
    <w:basedOn w:val="aff"/>
    <w:link w:val="aff2"/>
    <w:uiPriority w:val="99"/>
    <w:semiHidden/>
    <w:rsid w:val="007F5885"/>
    <w:rPr>
      <w:b/>
      <w:bCs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18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1886</Words>
  <Characters>10753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Реквизиты ОАО «Энергостройснабкомплект ЕЭС»</vt:lpstr>
    </vt:vector>
  </TitlesOfParts>
  <Company>Essk</Company>
  <LinksUpToDate>false</LinksUpToDate>
  <CharactersWithSpaces>12614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Реквизиты ОАО «Энергостройснабкомплект ЕЭС»</dc:title>
  <dc:creator>ElenaSh</dc:creator>
  <cp:lastModifiedBy>Karlson</cp:lastModifiedBy>
  <cp:revision>5</cp:revision>
  <dcterms:created xsi:type="dcterms:W3CDTF">2026-03-26T10:46:00Z</dcterms:created>
  <dcterms:modified xsi:type="dcterms:W3CDTF">2026-03-26T11:02:00Z</dcterms:modified>
  <cp:version>983040</cp:version>
</cp:coreProperties>
</file>