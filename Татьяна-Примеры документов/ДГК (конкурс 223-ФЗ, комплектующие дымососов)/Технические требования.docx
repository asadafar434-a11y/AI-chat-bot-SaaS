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true"/>
        <w:keepLines/>
        <w:jc w:val="righ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>Технические требования на поставку МТР</w:t>
      </w:r>
    </w:p>
    <w:p>
      <w:pPr>
        <w:pStyle w:val="Normal"/>
        <w:keepNext w:val="true"/>
        <w:keepLines/>
        <w:jc w:val="center"/>
        <w:rPr>
          <w:rFonts w:eastAsia="Calibri"/>
          <w:b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</w:r>
    </w:p>
    <w:p>
      <w:pPr>
        <w:pStyle w:val="Normal"/>
        <w:spacing w:before="60" w:after="60"/>
        <w:ind w:left="-108" w:right="-108" w:hanging="0"/>
        <w:jc w:val="center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ОКПД2  25.30.12.114 Поставка комплектующих дымососов и вентиляторов для </w:t>
      </w:r>
    </w:p>
    <w:p>
      <w:pPr>
        <w:pStyle w:val="Normal"/>
        <w:spacing w:before="60" w:after="60"/>
        <w:ind w:left="-108" w:right="-108" w:hanging="0"/>
        <w:jc w:val="center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АО «ДГК» Хабаровский край, Приморский край, Амурская область, ЕАО</w:t>
      </w:r>
    </w:p>
    <w:p>
      <w:pPr>
        <w:pStyle w:val="Normal"/>
        <w:keepNext w:val="true"/>
        <w:keepLines/>
        <w:spacing w:lineRule="auto" w:line="360"/>
        <w:jc w:val="center"/>
        <w:rPr>
          <w:rFonts w:eastAsia="Calibri"/>
          <w:b/>
          <w:b/>
          <w:bCs/>
          <w:i/>
          <w:i/>
          <w:sz w:val="26"/>
          <w:szCs w:val="26"/>
        </w:rPr>
      </w:pPr>
      <w:r>
        <w:rPr>
          <w:rFonts w:eastAsia="Calibri"/>
          <w:b/>
          <w:sz w:val="26"/>
          <w:szCs w:val="26"/>
        </w:rPr>
        <w:t xml:space="preserve">Лот № </w:t>
      </w:r>
      <w:r>
        <w:rPr>
          <w:b/>
          <w:bCs/>
          <w:sz w:val="26"/>
          <w:szCs w:val="26"/>
        </w:rPr>
        <w:t>12016025-РЕМ ПРОД-2027-ДГК</w:t>
      </w:r>
    </w:p>
    <w:p>
      <w:pPr>
        <w:pStyle w:val="Normal"/>
        <w:keepNext w:val="true"/>
        <w:keepLines/>
        <w:jc w:val="center"/>
        <w:rPr>
          <w:rFonts w:eastAsia="Calibri"/>
          <w:b/>
          <w:b/>
          <w:i/>
          <w:i/>
          <w:sz w:val="26"/>
          <w:szCs w:val="26"/>
        </w:rPr>
      </w:pPr>
      <w:r>
        <w:rPr>
          <w:rFonts w:eastAsia="Calibri"/>
          <w:b/>
          <w:i/>
          <w:sz w:val="26"/>
          <w:szCs w:val="26"/>
        </w:rPr>
      </w:r>
    </w:p>
    <w:p>
      <w:pPr>
        <w:pStyle w:val="Normal"/>
        <w:keepNext w:val="true"/>
        <w:keepLines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  <w:r>
        <w:br w:type="page"/>
      </w:r>
    </w:p>
    <w:p>
      <w:pPr>
        <w:pStyle w:val="Normal"/>
        <w:jc w:val="center"/>
        <w:rPr>
          <w:b/>
          <w:b/>
        </w:rPr>
      </w:pPr>
      <w:r>
        <w:rPr>
          <w:b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7"/>
            <w:tabs>
              <w:tab w:val="clear" w:pos="708"/>
              <w:tab w:val="left" w:pos="56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b w:val="false"/>
              <w:b w:val="false"/>
              <w:bCs w:val="false"/>
              <w:sz w:val="22"/>
              <w:szCs w:val="22"/>
            </w:rPr>
          </w:pPr>
          <w:r>
            <w:fldChar w:fldCharType="begin"/>
          </w:r>
          <w:r>
            <w:rPr>
              <w:webHidden/>
            </w:rPr>
            <w:instrText> TOC \z \o "1-4" \u \h</w:instrText>
          </w:r>
          <w:r>
            <w:rPr>
              <w:webHidden/>
            </w:rPr>
            <w:fldChar w:fldCharType="separate"/>
          </w:r>
          <w:hyperlink w:anchor="_Toc134719507" w:tgtFrame="#_Toc134719507">
            <w:r>
              <w:rPr>
                <w:webHidden/>
              </w:rPr>
              <w:t>1.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_Toc134719507 \h</w:instrText>
            </w:r>
            <w:r>
              <w:rPr>
                <w:webHidden/>
              </w:rPr>
              <w:fldChar w:fldCharType="separate"/>
            </w:r>
            <w:r>
              <w:rPr/>
              <w:t>Общие сведения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42"/>
            <w:tabs>
              <w:tab w:val="clear" w:pos="708"/>
              <w:tab w:val="left" w:pos="112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sz w:val="22"/>
              <w:szCs w:val="22"/>
            </w:rPr>
          </w:pPr>
          <w:hyperlink w:anchor="_Toc134719508" w:tgtFrame="#_Toc134719508">
            <w:r>
              <w:rPr>
                <w:webHidden/>
                <w:iCs/>
              </w:rPr>
              <w:t>1.1.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_Toc134719508 \h</w:instrText>
            </w:r>
            <w:r>
              <w:rPr>
                <w:webHidden/>
              </w:rPr>
              <w:fldChar w:fldCharType="separate"/>
            </w:r>
            <w:r>
              <w:rPr/>
              <w:t>Обозначения и сокращения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42"/>
            <w:tabs>
              <w:tab w:val="clear" w:pos="708"/>
              <w:tab w:val="left" w:pos="112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sz w:val="22"/>
              <w:szCs w:val="22"/>
            </w:rPr>
          </w:pPr>
          <w:hyperlink w:anchor="_Toc134719509" w:tgtFrame="#_Toc134719509">
            <w:r>
              <w:rPr>
                <w:webHidden/>
                <w:iCs/>
              </w:rPr>
              <w:t>1.2.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_Toc134719509 \h</w:instrText>
            </w:r>
            <w:r>
              <w:rPr>
                <w:webHidden/>
              </w:rPr>
              <w:fldChar w:fldCharType="separate"/>
            </w:r>
            <w:r>
              <w:rPr/>
              <w:t>Наименование закупаемой продукции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42"/>
            <w:tabs>
              <w:tab w:val="clear" w:pos="708"/>
              <w:tab w:val="left" w:pos="112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sz w:val="22"/>
              <w:szCs w:val="22"/>
            </w:rPr>
          </w:pPr>
          <w:hyperlink w:anchor="_Toc134719510" w:tgtFrame="#_Toc134719510">
            <w:r>
              <w:rPr>
                <w:webHidden/>
                <w:iCs/>
              </w:rPr>
              <w:t>1.3.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_Toc134719510 \h</w:instrText>
            </w:r>
            <w:r>
              <w:rPr>
                <w:webHidden/>
              </w:rPr>
              <w:fldChar w:fldCharType="separate"/>
            </w:r>
            <w:r>
              <w:rPr/>
              <w:t>Цель использования закупаемой продукции: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sz w:val="20"/>
              <w:szCs w:val="20"/>
            </w:rPr>
          </w:pPr>
          <w:r>
            <w:rPr/>
            <w:t xml:space="preserve">        </w:t>
          </w:r>
          <w:r>
            <w:rPr>
              <w:sz w:val="20"/>
              <w:szCs w:val="20"/>
            </w:rPr>
            <w:t>1.4      Иные требования и сведения общего характера.............................................................................................4</w:t>
          </w:r>
        </w:p>
        <w:p>
          <w:pPr>
            <w:pStyle w:val="Normal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</w:t>
          </w:r>
          <w:r>
            <w:rPr>
              <w:sz w:val="20"/>
              <w:szCs w:val="20"/>
            </w:rPr>
            <w:t xml:space="preserve">1.5      Применение законодательства о национальном режиме...............................................................................4 </w:t>
          </w:r>
        </w:p>
        <w:p>
          <w:pPr>
            <w:pStyle w:val="17"/>
            <w:tabs>
              <w:tab w:val="clear" w:pos="708"/>
              <w:tab w:val="left" w:pos="56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b w:val="false"/>
              <w:b w:val="false"/>
              <w:bCs w:val="false"/>
              <w:sz w:val="22"/>
              <w:szCs w:val="22"/>
            </w:rPr>
          </w:pPr>
          <w:hyperlink w:anchor="_Toc134719511" w:tgtFrame="#_Toc134719511">
            <w:r>
              <w:rPr>
                <w:webHidden/>
              </w:rPr>
              <w:t>2.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iCs/>
              </w:rPr>
              <w:t>Требования к продукции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_Toc134719511 \h</w:instrText>
            </w:r>
            <w:r>
              <w:rPr>
                <w:webHidden/>
              </w:rPr>
              <w:fldChar w:fldCharType="separate"/>
            </w:r>
            <w:r>
              <w:rPr/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42"/>
            <w:tabs>
              <w:tab w:val="clear" w:pos="708"/>
              <w:tab w:val="left" w:pos="112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sz w:val="22"/>
              <w:szCs w:val="22"/>
            </w:rPr>
          </w:pPr>
          <w:hyperlink w:anchor="_Toc134719512" w:tgtFrame="#_Toc134719512">
            <w:r>
              <w:rPr>
                <w:webHidden/>
                <w:iCs/>
              </w:rPr>
              <w:t>2.1.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_Toc134719512 \h</w:instrText>
            </w:r>
            <w:r>
              <w:rPr>
                <w:webHidden/>
              </w:rPr>
              <w:fldChar w:fldCharType="separate"/>
            </w:r>
            <w:r>
              <w:rPr/>
              <w:t>Требования к объемам и срокам поставки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5"/>
            <w:tabs>
              <w:tab w:val="clear" w:pos="708"/>
              <w:tab w:val="left" w:pos="112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sz w:val="22"/>
              <w:szCs w:val="22"/>
            </w:rPr>
          </w:pPr>
          <w:hyperlink w:anchor="_Toc134719513" w:tgtFrame="#_Toc134719513">
            <w:r>
              <w:rPr>
                <w:webHidden/>
              </w:rPr>
              <w:t>2.1.1.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_Toc134719513 \h</w:instrText>
            </w:r>
            <w:r>
              <w:rPr>
                <w:webHidden/>
              </w:rPr>
              <w:fldChar w:fldCharType="separate"/>
            </w:r>
            <w:r>
              <w:rPr/>
              <w:t>Перечень и объем закупаемой продукции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5"/>
            <w:tabs>
              <w:tab w:val="clear" w:pos="708"/>
              <w:tab w:val="left" w:pos="112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sz w:val="22"/>
              <w:szCs w:val="22"/>
            </w:rPr>
          </w:pPr>
          <w:hyperlink w:anchor="_Toc134719514" w:tgtFrame="#_Toc134719514">
            <w:r>
              <w:rPr>
                <w:webHidden/>
              </w:rPr>
              <w:t>2.1.2.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_Toc134719514 \h</w:instrText>
            </w:r>
            <w:r>
              <w:rPr>
                <w:webHidden/>
              </w:rPr>
              <w:fldChar w:fldCharType="separate"/>
            </w:r>
            <w:r>
              <w:rPr/>
              <w:t>Требования к срокам поставки продукции и оказания сопутствующих услуг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tabs>
              <w:tab w:val="clear" w:pos="708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b w:val="false"/>
              <w:b w:val="false"/>
              <w:bCs w:val="false"/>
              <w:sz w:val="22"/>
              <w:szCs w:val="22"/>
            </w:rPr>
          </w:pPr>
          <w:hyperlink w:anchor="_Toc134719515" w:tgtFrame="#_Toc1347195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Таблица 2.1 Требования по срокам поставки продукции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42"/>
            <w:tabs>
              <w:tab w:val="clear" w:pos="708"/>
              <w:tab w:val="left" w:pos="1120" w:leader="none"/>
              <w:tab w:val="right" w:pos="9911" w:leader="dot"/>
            </w:tabs>
            <w:rPr>
              <w:rFonts w:ascii="Calibri" w:hAnsi="Calibri" w:eastAsia="Arial" w:cs="Arial" w:asciiTheme="minorHAnsi" w:cstheme="minorBidi" w:eastAsiaTheme="minorEastAsia" w:hAnsiTheme="minorHAnsi"/>
              <w:sz w:val="22"/>
              <w:szCs w:val="22"/>
            </w:rPr>
          </w:pPr>
          <w:hyperlink w:anchor="_Toc134719516" w:tgtFrame="#_Toc134719516">
            <w:r>
              <w:rPr>
                <w:webHidden/>
                <w:iCs/>
              </w:rPr>
              <w:t>2.2.</w:t>
            </w:r>
            <w:r>
              <w:rPr>
                <w:rFonts w:eastAsia="Arial" w:cs="Arial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_Toc134719516 \h</w:instrText>
            </w:r>
            <w:r>
              <w:rPr>
                <w:webHidden/>
              </w:rPr>
              <w:fldChar w:fldCharType="separate"/>
            </w:r>
            <w:r>
              <w:rPr/>
              <w:t>Требования к качеству продукции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7"/>
            <w:tabs>
              <w:tab w:val="clear" w:pos="708"/>
              <w:tab w:val="right" w:pos="9911" w:leader="dot"/>
            </w:tabs>
            <w:rPr/>
          </w:pPr>
          <w:hyperlink w:anchor="_Toc134719517" w:tgtFrame="#_Toc1347195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_Toc134719517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Таблица 3. Требования к продукции.................................................................................................6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b/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3.       Требования к эквивалентной продукции.............................................................................14</w:t>
          </w:r>
        </w:p>
        <w:p>
          <w:pPr>
            <w:pStyle w:val="Normal"/>
            <w:spacing w:lineRule="auto" w:line="276"/>
            <w:rPr>
              <w:rFonts w:eastAsia="Arial" w:eastAsiaTheme="minorEastAsia"/>
              <w:b/>
              <w:b/>
              <w:sz w:val="24"/>
              <w:szCs w:val="24"/>
            </w:rPr>
          </w:pPr>
          <w:r>
            <w:rPr>
              <w:rFonts w:eastAsia="Arial" w:eastAsiaTheme="minorEastAsia"/>
              <w:b/>
              <w:sz w:val="24"/>
              <w:szCs w:val="24"/>
            </w:rPr>
            <w:t>5.     Требования к документации по ценообразованию на этапе заключения</w:t>
          </w:r>
        </w:p>
        <w:p>
          <w:pPr>
            <w:pStyle w:val="Normal"/>
            <w:spacing w:lineRule="auto" w:line="276"/>
            <w:jc w:val="right"/>
            <w:rPr>
              <w:rFonts w:eastAsia="Arial" w:eastAsiaTheme="minorEastAsia"/>
              <w:b/>
              <w:b/>
              <w:bCs/>
              <w:sz w:val="24"/>
              <w:szCs w:val="24"/>
            </w:rPr>
          </w:pPr>
          <w:r>
            <w:rPr>
              <w:rFonts w:eastAsia="Arial" w:eastAsiaTheme="minorEastAsia"/>
              <w:b/>
              <w:sz w:val="24"/>
              <w:szCs w:val="24"/>
            </w:rPr>
            <w:t xml:space="preserve"> </w:t>
          </w:r>
          <w:r>
            <w:rPr>
              <w:rFonts w:eastAsia="Arial" w:eastAsiaTheme="minorEastAsia"/>
              <w:b/>
              <w:sz w:val="24"/>
              <w:szCs w:val="24"/>
            </w:rPr>
            <w:t>(исполнения) договора…………………………………………………………………………… 14</w:t>
          </w:r>
        </w:p>
        <w:p>
          <w:pPr>
            <w:pStyle w:val="Normal"/>
            <w:spacing w:lineRule="auto" w:line="276"/>
            <w:rPr>
              <w:rFonts w:eastAsia="Arial" w:eastAsiaTheme="minorEastAsia"/>
              <w:b/>
              <w:b/>
              <w:bCs/>
              <w:sz w:val="24"/>
              <w:szCs w:val="24"/>
            </w:rPr>
          </w:pPr>
          <w:r>
            <w:rPr>
              <w:b/>
              <w:bCs/>
              <w:iCs/>
              <w:sz w:val="24"/>
              <w:szCs w:val="24"/>
            </w:rPr>
            <w:t>6. Приложения к Техническим требованиям................................................................................15</w:t>
          </w:r>
        </w:p>
        <w:p>
          <w:pPr>
            <w:pStyle w:val="Normal"/>
            <w:rPr>
              <w:rFonts w:eastAsia="Arial" w:eastAsiaTheme="minorEastAsia"/>
            </w:rPr>
          </w:pPr>
          <w:r>
            <w:rPr/>
          </w:r>
          <w:r>
            <w:rPr/>
            <w:fldChar w:fldCharType="end"/>
          </w:r>
        </w:p>
      </w:sdtContent>
    </w:sdt>
    <w:p>
      <w:pPr>
        <w:pStyle w:val="17"/>
        <w:tabs>
          <w:tab w:val="clear" w:pos="708"/>
          <w:tab w:val="left" w:pos="560" w:leader="none"/>
          <w:tab w:val="right" w:pos="9911" w:leader="dot"/>
        </w:tabs>
        <w:rPr>
          <w:rFonts w:ascii="Calibri" w:hAnsi="Calibri" w:eastAsia="Arial" w:cs="Arial" w:asciiTheme="minorHAnsi" w:cstheme="minorBidi" w:eastAsiaTheme="minorEastAsia" w:hAnsiTheme="minorHAnsi"/>
          <w:b w:val="false"/>
          <w:b w:val="false"/>
          <w:bCs w:val="false"/>
          <w:sz w:val="22"/>
          <w:szCs w:val="22"/>
        </w:rPr>
      </w:pPr>
      <w:r>
        <w:rPr>
          <w:rFonts w:eastAsia="Arial" w:cs="Arial" w:cstheme="minorBidi" w:eastAsiaTheme="minorEastAsia" w:ascii="Calibri" w:hAnsi="Calibri"/>
          <w:b w:val="false"/>
          <w:bCs w:val="false"/>
          <w:sz w:val="22"/>
          <w:szCs w:val="22"/>
        </w:rPr>
      </w:r>
    </w:p>
    <w:p>
      <w:pPr>
        <w:pStyle w:val="2"/>
        <w:ind w:hanging="0"/>
        <w:rPr>
          <w:b w:val="false"/>
          <w:b w:val="false"/>
          <w:i/>
          <w:i/>
        </w:rPr>
      </w:pPr>
      <w:r>
        <w:rPr>
          <w:b w:val="false"/>
          <w:bCs w:val="false"/>
        </w:rPr>
        <w:t xml:space="preserve"> </w:t>
      </w:r>
      <w:r>
        <w:br w:type="page"/>
      </w:r>
    </w:p>
    <w:p>
      <w:pPr>
        <w:pStyle w:val="1"/>
        <w:keepLines/>
        <w:ind w:left="357" w:hanging="357"/>
        <w:jc w:val="center"/>
        <w:rPr>
          <w:caps/>
        </w:rPr>
      </w:pPr>
      <w:bookmarkStart w:id="0" w:name="_Toc51339692"/>
      <w:bookmarkStart w:id="1" w:name="_Toc134719507"/>
      <w:r>
        <w:rPr/>
        <w:t>Общие сведения</w:t>
      </w:r>
      <w:bookmarkEnd w:id="0"/>
      <w:bookmarkEnd w:id="1"/>
    </w:p>
    <w:p>
      <w:pPr>
        <w:pStyle w:val="4"/>
        <w:numPr>
          <w:ilvl w:val="1"/>
          <w:numId w:val="12"/>
        </w:numPr>
        <w:rPr/>
      </w:pPr>
      <w:bookmarkStart w:id="2" w:name="_Toc134719508"/>
      <w:bookmarkStart w:id="3" w:name="_Toc46743505"/>
      <w:r>
        <w:rPr/>
        <w:t>Обозначения и сокращения</w:t>
      </w:r>
      <w:bookmarkEnd w:id="2"/>
      <w:bookmarkEnd w:id="3"/>
    </w:p>
    <w:tbl>
      <w:tblPr>
        <w:tblW w:w="978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0"/>
        <w:gridCol w:w="7302"/>
      </w:tblGrid>
      <w:tr>
        <w:trPr>
          <w:trHeight w:val="434" w:hRule="atLeast"/>
          <w:cantSplit w:val="true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Cs/>
                <w:sz w:val="24"/>
                <w:szCs w:val="24"/>
                <w:shd w:fill="auto" w:val="clear"/>
              </w:rPr>
            </w:pPr>
            <w:r>
              <w:rPr>
                <w:rStyle w:val="Style19"/>
                <w:b w:val="false"/>
                <w:bCs/>
                <w:iCs/>
                <w:sz w:val="24"/>
                <w:szCs w:val="24"/>
                <w:shd w:fill="auto" w:val="clear"/>
              </w:rPr>
              <w:t>ТУ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 w:val="false"/>
                <w:i w:val="false"/>
                <w:iCs/>
                <w:sz w:val="24"/>
                <w:szCs w:val="24"/>
                <w:shd w:fill="auto" w:val="clear"/>
              </w:rPr>
            </w:pPr>
            <w:r>
              <w:rPr>
                <w:rStyle w:val="Style19"/>
                <w:b w:val="false"/>
                <w:bCs/>
                <w:i w:val="false"/>
                <w:iCs/>
                <w:sz w:val="24"/>
                <w:szCs w:val="24"/>
                <w:shd w:fill="auto" w:val="clear"/>
              </w:rPr>
              <w:t>Технические условия</w:t>
            </w:r>
          </w:p>
        </w:tc>
      </w:tr>
      <w:tr>
        <w:trPr>
          <w:trHeight w:val="434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Cs/>
                <w:sz w:val="24"/>
                <w:szCs w:val="24"/>
                <w:shd w:fill="auto" w:val="clear"/>
              </w:rPr>
            </w:pPr>
            <w:r>
              <w:rPr>
                <w:rStyle w:val="Style19"/>
                <w:b w:val="false"/>
                <w:bCs/>
                <w:iCs/>
                <w:sz w:val="24"/>
                <w:szCs w:val="24"/>
                <w:shd w:fill="auto" w:val="clear"/>
              </w:rPr>
              <w:t>ТТ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 w:val="false"/>
                <w:i w:val="false"/>
                <w:iCs/>
                <w:sz w:val="24"/>
                <w:szCs w:val="24"/>
                <w:shd w:fill="auto" w:val="clear"/>
              </w:rPr>
            </w:pPr>
            <w:r>
              <w:rPr>
                <w:rStyle w:val="Style19"/>
                <w:b w:val="false"/>
                <w:bCs/>
                <w:i w:val="false"/>
                <w:iCs/>
                <w:sz w:val="24"/>
                <w:szCs w:val="24"/>
                <w:shd w:fill="auto" w:val="clear"/>
              </w:rPr>
              <w:t>Технические требования</w:t>
            </w:r>
          </w:p>
        </w:tc>
      </w:tr>
      <w:tr>
        <w:trPr>
          <w:trHeight w:val="434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Cs/>
                <w:sz w:val="24"/>
                <w:szCs w:val="24"/>
                <w:shd w:fill="auto" w:val="clear"/>
              </w:rPr>
            </w:pPr>
            <w:r>
              <w:rPr>
                <w:rStyle w:val="Style19"/>
                <w:b w:val="false"/>
                <w:bCs/>
                <w:iCs/>
                <w:sz w:val="24"/>
                <w:szCs w:val="24"/>
                <w:shd w:fill="auto" w:val="clear"/>
              </w:rPr>
              <w:t>СП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 w:val="false"/>
                <w:i w:val="false"/>
                <w:iCs/>
                <w:sz w:val="24"/>
                <w:szCs w:val="24"/>
                <w:shd w:fill="auto" w:val="clear"/>
              </w:rPr>
            </w:pPr>
            <w:r>
              <w:rPr>
                <w:rStyle w:val="Style19"/>
                <w:b w:val="false"/>
                <w:bCs/>
                <w:i w:val="false"/>
                <w:iCs/>
                <w:sz w:val="24"/>
                <w:szCs w:val="24"/>
                <w:shd w:fill="auto" w:val="clear"/>
              </w:rPr>
              <w:t>Структурное подразделение</w:t>
            </w:r>
          </w:p>
        </w:tc>
      </w:tr>
      <w:tr>
        <w:trPr>
          <w:trHeight w:val="434" w:hRule="atLeast"/>
          <w:cantSplit w:val="true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Cs/>
                <w:sz w:val="24"/>
                <w:szCs w:val="24"/>
                <w:shd w:fill="auto" w:val="clear"/>
                <w:lang w:val="en-US"/>
              </w:rPr>
            </w:pPr>
            <w:r>
              <w:rPr>
                <w:rStyle w:val="Style19"/>
                <w:b w:val="false"/>
                <w:bCs/>
                <w:iCs/>
                <w:sz w:val="24"/>
                <w:szCs w:val="24"/>
                <w:shd w:fill="auto" w:val="clear"/>
                <w:lang w:val="en-US"/>
              </w:rPr>
              <w:t>ГОСТ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rStyle w:val="Style19"/>
                <w:b w:val="false"/>
                <w:b w:val="false"/>
                <w:bCs/>
                <w:i w:val="false"/>
                <w:i w:val="false"/>
                <w:iCs/>
                <w:sz w:val="24"/>
                <w:szCs w:val="24"/>
                <w:shd w:fill="auto" w:val="clear"/>
                <w:lang w:val="en-US"/>
              </w:rPr>
            </w:pPr>
            <w:r>
              <w:rPr>
                <w:rStyle w:val="Style19"/>
                <w:b w:val="false"/>
                <w:bCs/>
                <w:i w:val="false"/>
                <w:iCs/>
                <w:sz w:val="24"/>
                <w:szCs w:val="24"/>
                <w:shd w:fill="auto" w:val="clear"/>
                <w:lang w:val="en-US"/>
              </w:rPr>
              <w:t>Государственный стандарт</w:t>
            </w:r>
          </w:p>
        </w:tc>
      </w:tr>
      <w:tr>
        <w:trPr>
          <w:trHeight w:val="434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i/>
                <w:iCs/>
              </w:rPr>
              <w:t>ст.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сталь</w:t>
            </w:r>
          </w:p>
        </w:tc>
      </w:tr>
      <w:tr>
        <w:trPr>
          <w:trHeight w:val="434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jc w:val="both"/>
              <w:rPr>
                <w:i/>
                <w:i/>
                <w:iCs/>
              </w:rPr>
            </w:pPr>
            <w:r>
              <w:rPr>
                <w:i/>
                <w:iCs/>
                <w:sz w:val="24"/>
                <w:szCs w:val="24"/>
              </w:rPr>
              <w:t>ВМ/МВ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Мельничный вентилятор</w:t>
            </w:r>
          </w:p>
        </w:tc>
      </w:tr>
      <w:tr>
        <w:trPr>
          <w:trHeight w:val="434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sz w:val="24"/>
                <w:szCs w:val="24"/>
                <w:shd w:fill="FFFFFF" w:val="clear"/>
              </w:rPr>
              <w:t>ПП РФ № 1875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  <w:shd w:fill="FFFFFF" w:val="clear"/>
              </w:rPr>
              <w:t>Постановление Правительства Российской Федерации от 23 декабря 2024 г. N 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</w:t>
            </w:r>
          </w:p>
        </w:tc>
      </w:tr>
      <w:tr>
        <w:trPr>
          <w:trHeight w:val="434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sz w:val="24"/>
                <w:szCs w:val="24"/>
                <w:shd w:fill="FFFFFF" w:val="clear"/>
              </w:rPr>
              <w:t>ПП РФ № 719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  <w:tab w:val="left" w:pos="1961" w:leader="none"/>
              </w:tabs>
              <w:spacing w:before="120" w:after="120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  <w:shd w:fill="FFFFFF" w:val="clear"/>
              </w:rPr>
              <w:t>Постановление Правительства Российской Федерации от 17 июля 2015 г. N 719 «О подтверждении производства российской промышленной продукции»</w:t>
              <w:tab/>
            </w:r>
          </w:p>
        </w:tc>
      </w:tr>
      <w:tr>
        <w:trPr>
          <w:trHeight w:val="434" w:hRule="atLeast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120" w:after="120"/>
              <w:jc w:val="both"/>
              <w:rPr>
                <w:bCs/>
                <w:sz w:val="24"/>
                <w:szCs w:val="24"/>
                <w:shd w:fill="FFFFFF" w:val="clear"/>
              </w:rPr>
            </w:pPr>
            <w:r>
              <w:rPr>
                <w:bCs/>
                <w:sz w:val="24"/>
                <w:szCs w:val="24"/>
                <w:shd w:fill="FFFFFF" w:val="clear"/>
              </w:rPr>
              <w:t>Эквивалентная       продукция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  <w:tab w:val="left" w:pos="1961" w:leader="none"/>
              </w:tabs>
              <w:spacing w:before="120" w:after="120"/>
              <w:jc w:val="both"/>
              <w:rPr>
                <w:iCs/>
                <w:color w:val="000000" w:themeColor="text1"/>
                <w:sz w:val="24"/>
                <w:szCs w:val="24"/>
                <w:shd w:fill="FFFFFF" w:val="clear"/>
              </w:rPr>
            </w:pPr>
            <w:r>
              <w:rPr>
                <w:iCs/>
                <w:color w:val="000000" w:themeColor="text1"/>
                <w:sz w:val="24"/>
                <w:szCs w:val="24"/>
                <w:shd w:fill="FFFFFF" w:val="clear"/>
              </w:rPr>
              <w:t>Это продукция, которая по техническим и функциональным характеристикам не уступает характеристикам, заявленным в документации о закупке, в том числе, по гарантийным срокам эксплуатации.</w:t>
            </w:r>
          </w:p>
        </w:tc>
      </w:tr>
    </w:tbl>
    <w:p>
      <w:pPr>
        <w:pStyle w:val="Normal"/>
        <w:keepNext w:val="true"/>
        <w:keepLines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keepNext w:val="true"/>
        <w:keepLines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4"/>
        <w:numPr>
          <w:ilvl w:val="1"/>
          <w:numId w:val="13"/>
        </w:numPr>
        <w:spacing w:before="120" w:afterAutospacing="1"/>
        <w:rPr/>
      </w:pPr>
      <w:bookmarkStart w:id="4" w:name="_Toc46743506"/>
      <w:bookmarkStart w:id="5" w:name="_Toc134719509"/>
      <w:r>
        <w:rPr/>
        <w:t>Наименование закупаемой продукции</w:t>
      </w:r>
      <w:bookmarkEnd w:id="4"/>
      <w:bookmarkEnd w:id="5"/>
    </w:p>
    <w:p>
      <w:pPr>
        <w:pStyle w:val="Normal"/>
        <w:spacing w:before="60" w:after="60"/>
        <w:ind w:left="-108" w:right="-108" w:hanging="0"/>
        <w:rPr>
          <w:sz w:val="24"/>
          <w:szCs w:val="24"/>
        </w:rPr>
      </w:pPr>
      <w:r>
        <w:rPr>
          <w:sz w:val="24"/>
          <w:szCs w:val="24"/>
        </w:rPr>
        <w:t>ОКПД2  25.30.12.114 Поставка комплектующих частей дымососов и вентиляторов для АО «ДГК» Хабаровский край, Приморский край, Амурская область, ЕАО</w:t>
      </w:r>
    </w:p>
    <w:p>
      <w:pPr>
        <w:pStyle w:val="4"/>
        <w:widowControl w:val="false"/>
        <w:numPr>
          <w:ilvl w:val="1"/>
          <w:numId w:val="14"/>
        </w:numPr>
        <w:tabs>
          <w:tab w:val="clear" w:pos="708"/>
          <w:tab w:val="left" w:pos="426" w:leader="none"/>
        </w:tabs>
        <w:spacing w:before="120" w:after="240"/>
        <w:ind w:left="431" w:hanging="431"/>
        <w:jc w:val="both"/>
        <w:rPr>
          <w:b w:val="false"/>
          <w:b w:val="false"/>
          <w:i/>
          <w:i/>
        </w:rPr>
      </w:pPr>
      <w:bookmarkStart w:id="6" w:name="_Toc46743507"/>
      <w:bookmarkStart w:id="7" w:name="_Toc134719510"/>
      <w:r>
        <w:rPr/>
        <w:t xml:space="preserve">Цель </w:t>
      </w:r>
      <w:bookmarkEnd w:id="6"/>
      <w:r>
        <w:rPr/>
        <w:t>использования закупаемой продукции:</w:t>
      </w:r>
      <w:bookmarkEnd w:id="7"/>
      <w:r>
        <w:rPr/>
        <w:t xml:space="preserve"> </w:t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120"/>
        <w:jc w:val="both"/>
        <w:rPr>
          <w:sz w:val="24"/>
          <w:szCs w:val="24"/>
          <w:shd w:fill="FFFF99" w:val="clear"/>
        </w:rPr>
      </w:pPr>
      <w:r>
        <w:rPr>
          <w:sz w:val="24"/>
        </w:rPr>
        <w:t>Для осуществления ремонтной программы АО «ДГК» в 2027 г.</w:t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keepLines/>
        <w:ind w:left="357" w:hanging="357"/>
        <w:jc w:val="center"/>
        <w:rPr>
          <w:iCs/>
          <w:caps/>
        </w:rPr>
      </w:pPr>
      <w:bookmarkStart w:id="8" w:name="_Toc51339693"/>
      <w:bookmarkStart w:id="9" w:name="_Toc134719511"/>
      <w:r>
        <w:rPr>
          <w:iCs/>
        </w:rPr>
        <w:t>Требования к продукции</w:t>
      </w:r>
      <w:bookmarkEnd w:id="8"/>
      <w:bookmarkEnd w:id="9"/>
    </w:p>
    <w:p>
      <w:pPr>
        <w:pStyle w:val="4"/>
        <w:numPr>
          <w:ilvl w:val="1"/>
          <w:numId w:val="15"/>
        </w:numPr>
        <w:rPr/>
      </w:pPr>
      <w:bookmarkStart w:id="10" w:name="_Toc134719512"/>
      <w:r>
        <w:rPr/>
        <w:t>Требования к объемам и срокам поставки</w:t>
      </w:r>
      <w:bookmarkEnd w:id="10"/>
    </w:p>
    <w:p>
      <w:pPr>
        <w:pStyle w:val="3"/>
        <w:numPr>
          <w:ilvl w:val="2"/>
          <w:numId w:val="16"/>
        </w:numPr>
        <w:rPr/>
      </w:pPr>
      <w:bookmarkStart w:id="11" w:name="_Toc134719513"/>
      <w:r>
        <w:rPr/>
        <w:t>Перечень и объем закупаемой продукции</w:t>
      </w:r>
      <w:bookmarkEnd w:id="11"/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Таблица 1.1 «Перечень и объем закупаемой продукции» </w:t>
      </w:r>
    </w:p>
    <w:tbl>
      <w:tblPr>
        <w:tblStyle w:val="914"/>
        <w:tblW w:w="1015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68"/>
        <w:gridCol w:w="2376"/>
        <w:gridCol w:w="5245"/>
        <w:gridCol w:w="932"/>
        <w:gridCol w:w="936"/>
      </w:tblGrid>
      <w:tr>
        <w:trPr>
          <w:trHeight w:val="636" w:hRule="atLeast"/>
        </w:trPr>
        <w:tc>
          <w:tcPr>
            <w:tcW w:w="66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п\п</w:t>
            </w:r>
          </w:p>
        </w:tc>
        <w:tc>
          <w:tcPr>
            <w:tcW w:w="237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Наименование продукции</w:t>
            </w:r>
          </w:p>
        </w:tc>
        <w:tc>
          <w:tcPr>
            <w:tcW w:w="524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Тип, марка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Ед. изм.</w:t>
            </w:r>
          </w:p>
        </w:tc>
        <w:tc>
          <w:tcPr>
            <w:tcW w:w="9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К-во</w:t>
            </w:r>
          </w:p>
        </w:tc>
      </w:tr>
      <w:tr>
        <w:trPr>
          <w:trHeight w:val="399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color w:val="000000"/>
                <w:kern w:val="0"/>
                <w:sz w:val="24"/>
                <w:szCs w:val="24"/>
                <w:lang w:val="ru-RU" w:eastAsia="ru-RU" w:bidi="ar-SA"/>
              </w:rPr>
              <w:t>5</w:t>
            </w:r>
          </w:p>
        </w:tc>
      </w:tr>
      <w:tr>
        <w:trPr>
          <w:trHeight w:val="313" w:hRule="atLeast"/>
        </w:trPr>
        <w:tc>
          <w:tcPr>
            <w:tcW w:w="10157" w:type="dxa"/>
            <w:gridSpan w:val="5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Статья: Сырье и материалы на ремонт</w:t>
            </w:r>
          </w:p>
        </w:tc>
      </w:tr>
      <w:tr>
        <w:trPr>
          <w:trHeight w:val="415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Крыльчатка к дымососу Д18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 xml:space="preserve">чертеж К-22-00-00 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1,0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Стекло маслоуказательное к дымососу ДН-28х2 БГМ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1671" w:leader="none"/>
              </w:tabs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Корпус II-50/1: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II – тип конструкции, 50 – номинальный диаметр смотрового окна (мм), 1 – исполнение по материалу корпуса или способу крепления;                                                       Диаметр 80 мм;                                                      Высота 14,5 мм;                                                           Масса не более 60 г.;                                                      Материал изготовления: поликарбонат, оргстекло, силикатное стекло. Изготавливается на основе отраслевой нормали МН 176-63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 xml:space="preserve">Стекло маслоуказательное к дымососу ДН-28х2 БГМ 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1671" w:leader="none"/>
              </w:tabs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Корпус II-50/1: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II – тип конструкции, 50 – номинальный диаметр смотрового окна (мм), 1 – исполнение по материалу корпуса или способу крепления;                                                       Диаметр 80 мм;                                                      Высота 14,5 мм;                                                           Масса не более 60 г.;                                                      Материал изготовления: поликарбонат, оргстекло, силикатное стекло. Изготавливается на основе отраслевой нормали МН 176-63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22479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22479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6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22479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7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22479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8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22479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9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22479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10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Рабочее колесо ВМ 40/730 (левое)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 xml:space="preserve">чертеж 25560 СБ 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1,0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11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Колесо рабочее ВМ-40/730 (правое)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0888.025.000СБ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1,0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12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РЧ4.00.00 (659)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13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РЧ4.00.00 (659)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14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РЧ4.00.00 (659)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415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15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РЧ4.00.00 (659)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2,0</w:t>
            </w:r>
          </w:p>
        </w:tc>
      </w:tr>
      <w:tr>
        <w:trPr>
          <w:trHeight w:val="415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16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Корпус опорного-упорного подшипника Д18х2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Д-3698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1,0</w:t>
            </w:r>
          </w:p>
        </w:tc>
      </w:tr>
      <w:tr>
        <w:trPr>
          <w:trHeight w:val="415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17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Колесо рабочее ВГДН-15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чертеж 419.25 СБ (правое вращение)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1,0</w:t>
            </w:r>
          </w:p>
        </w:tc>
      </w:tr>
      <w:tr>
        <w:trPr>
          <w:trHeight w:val="557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18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Рабочее колесо ВМ-160/850-1</w:t>
            </w:r>
          </w:p>
        </w:tc>
        <w:tc>
          <w:tcPr>
            <w:tcW w:w="5245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Чертеж 03.8210.098 СБ (исполнение 03.8210.098-01 левое вращение)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1,0</w:t>
            </w:r>
          </w:p>
        </w:tc>
      </w:tr>
      <w:tr>
        <w:trPr>
          <w:trHeight w:val="530" w:hRule="atLeast"/>
        </w:trPr>
        <w:tc>
          <w:tcPr>
            <w:tcW w:w="10157" w:type="dxa"/>
            <w:gridSpan w:val="5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Статья: Материалы по капитализируемым объектам </w:t>
            </w:r>
          </w:p>
        </w:tc>
      </w:tr>
      <w:tr>
        <w:trPr>
          <w:trHeight w:val="530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19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Колесо рабочее ДОД-28,5</w:t>
            </w:r>
          </w:p>
        </w:tc>
        <w:tc>
          <w:tcPr>
            <w:tcW w:w="5245" w:type="dxa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03.8210.007МЧ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4,0</w:t>
            </w:r>
          </w:p>
        </w:tc>
      </w:tr>
      <w:tr>
        <w:trPr>
          <w:trHeight w:val="530" w:hRule="atLeast"/>
        </w:trPr>
        <w:tc>
          <w:tcPr>
            <w:tcW w:w="6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20</w:t>
            </w:r>
          </w:p>
        </w:tc>
        <w:tc>
          <w:tcPr>
            <w:tcW w:w="237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Направляющий аппарат ДОД-28,5</w:t>
            </w:r>
          </w:p>
        </w:tc>
        <w:tc>
          <w:tcPr>
            <w:tcW w:w="5245" w:type="dxa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чертеж 03.8262.004МЧ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ahoma"/>
                <w:color w:val="000000"/>
                <w:sz w:val="24"/>
                <w:szCs w:val="24"/>
              </w:rPr>
            </w:pPr>
            <w:r>
              <w:rPr>
                <w:rFonts w:eastAsia="Tahoma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  <w:t>шт</w:t>
            </w:r>
          </w:p>
        </w:tc>
        <w:tc>
          <w:tcPr>
            <w:tcW w:w="936" w:type="dxa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1,0</w:t>
            </w:r>
          </w:p>
        </w:tc>
      </w:tr>
    </w:tbl>
    <w:p>
      <w:pPr>
        <w:pStyle w:val="3"/>
        <w:numPr>
          <w:ilvl w:val="2"/>
          <w:numId w:val="17"/>
        </w:numPr>
        <w:rPr/>
      </w:pPr>
      <w:bookmarkStart w:id="12" w:name="_Toc134719514"/>
      <w:bookmarkStart w:id="13" w:name="_Toc51339696"/>
      <w:r>
        <w:rPr/>
        <w:t xml:space="preserve">Требования </w:t>
      </w:r>
      <w:bookmarkEnd w:id="13"/>
      <w:r>
        <w:rPr/>
        <w:t>к срокам поставки продукции и оказания сопутствующих услуг</w:t>
      </w:r>
      <w:bookmarkEnd w:id="12"/>
    </w:p>
    <w:p>
      <w:pPr>
        <w:pStyle w:val="1"/>
        <w:keepLines/>
        <w:numPr>
          <w:ilvl w:val="0"/>
          <w:numId w:val="0"/>
        </w:numPr>
        <w:spacing w:before="240" w:after="60"/>
        <w:ind w:left="0" w:hanging="0"/>
        <w:rPr>
          <w:sz w:val="24"/>
          <w:szCs w:val="24"/>
        </w:rPr>
      </w:pPr>
      <w:bookmarkStart w:id="14" w:name="_Toc50125126"/>
      <w:bookmarkStart w:id="15" w:name="_Toc50125127"/>
      <w:bookmarkStart w:id="16" w:name="_Toc134719515"/>
      <w:bookmarkStart w:id="17" w:name="_Toc51339697"/>
      <w:bookmarkEnd w:id="14"/>
      <w:r>
        <w:rPr>
          <w:sz w:val="24"/>
          <w:szCs w:val="24"/>
        </w:rPr>
        <w:t xml:space="preserve">Таблица 2.1 </w:t>
      </w:r>
      <w:bookmarkStart w:id="18" w:name="_Hlk50465284"/>
      <w:r>
        <w:rPr>
          <w:sz w:val="24"/>
          <w:szCs w:val="24"/>
        </w:rPr>
        <w:t xml:space="preserve">Требования по срокам </w:t>
      </w:r>
      <w:bookmarkEnd w:id="15"/>
      <w:bookmarkEnd w:id="17"/>
      <w:bookmarkEnd w:id="18"/>
      <w:r>
        <w:rPr>
          <w:sz w:val="24"/>
          <w:szCs w:val="24"/>
        </w:rPr>
        <w:t>поставки продукции</w:t>
      </w:r>
      <w:bookmarkEnd w:id="16"/>
      <w:r>
        <w:rPr>
          <w:sz w:val="24"/>
          <w:szCs w:val="24"/>
        </w:rPr>
        <w:t xml:space="preserve"> </w:t>
      </w:r>
    </w:p>
    <w:tbl>
      <w:tblPr>
        <w:tblStyle w:val="914"/>
        <w:tblW w:w="99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0"/>
        <w:gridCol w:w="3969"/>
        <w:gridCol w:w="2833"/>
        <w:gridCol w:w="2409"/>
      </w:tblGrid>
      <w:tr>
        <w:trPr/>
        <w:tc>
          <w:tcPr>
            <w:tcW w:w="7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п/п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Наименование продукции/партии продукции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Требования к началу срока поставки продукции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Требования к окончанию срока поставки продукции</w:t>
            </w:r>
          </w:p>
        </w:tc>
      </w:tr>
      <w:tr>
        <w:trPr>
          <w:trHeight w:val="1149" w:hRule="atLeast"/>
        </w:trPr>
        <w:tc>
          <w:tcPr>
            <w:tcW w:w="7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9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Noto Serif CJK SC" w:cs="Arial Unicode MS"/>
                <w:kern w:val="0"/>
                <w:lang w:val="ru-RU" w:eastAsia="ru-RU" w:bidi="ar-SA"/>
              </w:rPr>
            </w:pPr>
            <w:r>
              <w:rPr>
                <w:rFonts w:eastAsia="Noto Serif CJK SC" w:cs="Arial Unicode MS"/>
                <w:color w:val="000000"/>
                <w:kern w:val="0"/>
                <w:sz w:val="22"/>
                <w:lang w:val="ru-RU" w:eastAsia="ru-RU" w:bidi="ar-SA"/>
              </w:rPr>
              <w:t xml:space="preserve"> </w:t>
            </w: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Позиции 1-20 Таблицы 1.1 «Перечень и объем закупаемой продукции»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С момента заключения договора, после получения  заявки Поставщиком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Не позднее 180 календарных дней с даты получения заявки</w:t>
            </w:r>
          </w:p>
        </w:tc>
      </w:tr>
    </w:tbl>
    <w:p>
      <w:pPr>
        <w:sectPr>
          <w:type w:val="nextPage"/>
          <w:pgSz w:w="11906" w:h="16838"/>
          <w:pgMar w:left="1134" w:right="851" w:header="0" w:top="1134" w:footer="0" w:bottom="992" w:gutter="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Normal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  <w:bookmarkStart w:id="19" w:name="_Toc50125131"/>
      <w:bookmarkStart w:id="20" w:name="_Toc50125131"/>
    </w:p>
    <w:p>
      <w:pPr>
        <w:pStyle w:val="4"/>
        <w:numPr>
          <w:ilvl w:val="1"/>
          <w:numId w:val="18"/>
        </w:numPr>
        <w:rPr>
          <w:rFonts w:eastAsia="Times New Roman"/>
          <w:b w:val="false"/>
          <w:b w:val="false"/>
          <w:sz w:val="20"/>
          <w:szCs w:val="20"/>
        </w:rPr>
      </w:pPr>
      <w:bookmarkStart w:id="21" w:name="_Toc51339698"/>
      <w:bookmarkStart w:id="22" w:name="_Toc134719516"/>
      <w:bookmarkStart w:id="23" w:name="_Toc75446581"/>
      <w:bookmarkStart w:id="24" w:name="_Toc46743511"/>
      <w:r>
        <w:rPr/>
        <w:t xml:space="preserve">Требования к </w:t>
      </w:r>
      <w:bookmarkEnd w:id="24"/>
      <w:r>
        <w:rPr/>
        <w:t>качеству продукции</w:t>
      </w:r>
      <w:bookmarkEnd w:id="22"/>
      <w:bookmarkEnd w:id="23"/>
    </w:p>
    <w:p>
      <w:pPr>
        <w:pStyle w:val="1"/>
        <w:keepLines/>
        <w:numPr>
          <w:ilvl w:val="0"/>
          <w:numId w:val="0"/>
        </w:numPr>
        <w:spacing w:before="240" w:after="60"/>
        <w:ind w:left="0" w:hanging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25" w:name="_Toc75446582"/>
      <w:bookmarkStart w:id="26" w:name="_Toc134719517"/>
      <w:r>
        <w:rPr>
          <w:sz w:val="24"/>
          <w:szCs w:val="24"/>
        </w:rPr>
        <w:t>Таблица 3. Требования к продукции</w:t>
      </w:r>
      <w:bookmarkEnd w:id="25"/>
      <w:bookmarkEnd w:id="26"/>
      <w:r>
        <w:rPr>
          <w:sz w:val="24"/>
          <w:szCs w:val="24"/>
        </w:rPr>
        <w:t xml:space="preserve"> </w:t>
      </w:r>
      <w:bookmarkEnd w:id="21"/>
    </w:p>
    <w:p>
      <w:pPr>
        <w:pStyle w:val="Normal"/>
        <w:jc w:val="both"/>
        <w:rPr>
          <w:rStyle w:val="Style19"/>
          <w:b w:val="false"/>
          <w:b w:val="false"/>
          <w:iCs/>
          <w:sz w:val="24"/>
          <w:szCs w:val="24"/>
        </w:rPr>
      </w:pPr>
      <w:r>
        <w:rPr>
          <w:b w:val="false"/>
          <w:iCs/>
          <w:sz w:val="24"/>
          <w:szCs w:val="24"/>
        </w:rPr>
      </w:r>
    </w:p>
    <w:tbl>
      <w:tblPr>
        <w:tblStyle w:val="914"/>
        <w:tblW w:w="150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7"/>
        <w:gridCol w:w="2793"/>
        <w:gridCol w:w="691"/>
        <w:gridCol w:w="2866"/>
        <w:gridCol w:w="2200"/>
        <w:gridCol w:w="3367"/>
        <w:gridCol w:w="2385"/>
      </w:tblGrid>
      <w:tr>
        <w:trPr/>
        <w:tc>
          <w:tcPr>
            <w:tcW w:w="787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п/п</w:t>
            </w:r>
          </w:p>
        </w:tc>
        <w:tc>
          <w:tcPr>
            <w:tcW w:w="279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Наименование параметра</w:t>
            </w:r>
          </w:p>
        </w:tc>
        <w:tc>
          <w:tcPr>
            <w:tcW w:w="3557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Требование заказчика</w:t>
            </w:r>
          </w:p>
        </w:tc>
        <w:tc>
          <w:tcPr>
            <w:tcW w:w="5567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Способ подтверждения участником соответствия требованиям</w:t>
            </w:r>
          </w:p>
        </w:tc>
        <w:tc>
          <w:tcPr>
            <w:tcW w:w="238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Предложение участника по характеристикам и параметрам</w:t>
            </w:r>
          </w:p>
        </w:tc>
      </w:tr>
      <w:tr>
        <w:trPr/>
        <w:tc>
          <w:tcPr>
            <w:tcW w:w="787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79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557" w:type="dxa"/>
            <w:gridSpan w:val="2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Согласие с требованием/ указание характеристик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Предоставление подтверждающего документа или иной способ подтверждения</w:t>
            </w:r>
          </w:p>
        </w:tc>
        <w:tc>
          <w:tcPr>
            <w:tcW w:w="238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b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557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6</w:t>
            </w:r>
          </w:p>
        </w:tc>
      </w:tr>
      <w:tr>
        <w:trPr>
          <w:trHeight w:val="788" w:hRule="atLeast"/>
        </w:trPr>
        <w:tc>
          <w:tcPr>
            <w:tcW w:w="7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en-US" w:eastAsia="ru-RU" w:bidi="ar-SA"/>
              </w:rPr>
              <w:t>1.</w:t>
            </w:r>
          </w:p>
        </w:tc>
        <w:tc>
          <w:tcPr>
            <w:tcW w:w="6350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Требования к техническим и функциональным характеристикам (включая гарантируемые показатели)</w:t>
            </w:r>
          </w:p>
        </w:tc>
        <w:tc>
          <w:tcPr>
            <w:tcW w:w="220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  <w:tc>
          <w:tcPr>
            <w:tcW w:w="3367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  <w:tc>
          <w:tcPr>
            <w:tcW w:w="238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</w:tr>
      <w:tr>
        <w:trPr>
          <w:trHeight w:val="415" w:hRule="atLeast"/>
        </w:trPr>
        <w:tc>
          <w:tcPr>
            <w:tcW w:w="15089" w:type="dxa"/>
            <w:gridSpan w:val="7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Статья: Сырье и материалы на ремонт</w:t>
            </w:r>
          </w:p>
        </w:tc>
      </w:tr>
      <w:tr>
        <w:trPr>
          <w:trHeight w:val="69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ru-RU" w:eastAsia="ru-RU" w:bidi="ar-SA"/>
              </w:rPr>
              <w:t>1</w:t>
            </w: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.1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 xml:space="preserve">Крыльчатка к дымососу Д18х2 </w:t>
            </w:r>
          </w:p>
        </w:tc>
        <w:tc>
          <w:tcPr>
            <w:tcW w:w="3557" w:type="dxa"/>
            <w:gridSpan w:val="2"/>
            <w:tcBorders/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      К-22-00-00</w:t>
            </w:r>
          </w:p>
        </w:tc>
        <w:tc>
          <w:tcPr>
            <w:tcW w:w="2200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425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</w:t>
            </w: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Стекло маслоукозательное к дымососу ДН-28х2 БГМ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1671" w:leader="none"/>
              </w:tabs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техническими характеристиками:                     Корпус II-50/1:</w:t>
            </w:r>
          </w:p>
          <w:p>
            <w:pPr>
              <w:pStyle w:val="Normal"/>
              <w:widowControl/>
              <w:tabs>
                <w:tab w:val="clear" w:pos="708"/>
                <w:tab w:val="center" w:pos="1671" w:leader="none"/>
              </w:tabs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II – тип конструкции, 50 – номинальный диаметр смотрового окна (мм), 1 – исполнение по материалу корпуса или способу крепления;                                                       Диаметр 80 мм;                                                      Высота 14,5 мм;                                                           Масса не более 60 г.;                                                      Материал изготовления: поликарбонат, оргстекло, силикатное стекло. Изготавливается на основе отраслевой нормали МН 176-63</w:t>
              <w:tab/>
            </w:r>
          </w:p>
        </w:tc>
        <w:tc>
          <w:tcPr>
            <w:tcW w:w="2200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07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1.3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Стекло маслоукозательное к дымососу ДН-28х2 БГМ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1671" w:leader="none"/>
              </w:tabs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техническими характеристиками:                     Корпус II-50/1: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II – тип конструкции, 50 – номинальный диаметр смотрового окна (мм), 1 – исполнение по материалу корпуса или способу крепления;                                                       Диаметр 80 мм;                                                      Высота 14,5 мм;                                                           Масса не более 60 г.;                                                      Материал изготовления: поликарбонат, оргстекло, силикатное стекло. Изготавливается на основе отраслевой нормали МН 176-63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07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1.4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224799</w:t>
            </w:r>
          </w:p>
        </w:tc>
        <w:tc>
          <w:tcPr>
            <w:tcW w:w="2200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425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1.5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224799</w:t>
            </w:r>
          </w:p>
        </w:tc>
        <w:tc>
          <w:tcPr>
            <w:tcW w:w="2200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82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1.6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224799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82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1.7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224799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82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1.8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224799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82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1.9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Улитка аэросмеси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224799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82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1.10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Рабочее колесо вентилятора ВМ 40/730 (левое)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</w:t>
            </w:r>
            <w:r>
              <w:rPr>
                <w:rFonts w:cs="Arial Unicode MS"/>
                <w:kern w:val="0"/>
                <w:lang w:val="ru-RU" w:eastAsia="ru-RU" w:bidi="ar-SA"/>
              </w:rPr>
              <w:t xml:space="preserve"> </w:t>
            </w: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25560 СБ</w:t>
            </w:r>
          </w:p>
        </w:tc>
        <w:tc>
          <w:tcPr>
            <w:tcW w:w="2200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85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1.11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Рабочее колесо вентилятора ВМ-40/730 (правое)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</w:t>
            </w:r>
            <w:r>
              <w:rPr>
                <w:rFonts w:cs="Arial Unicode MS"/>
                <w:kern w:val="0"/>
                <w:lang w:val="ru-RU" w:eastAsia="ru-RU" w:bidi="ar-SA"/>
              </w:rPr>
              <w:t xml:space="preserve"> </w:t>
            </w: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0888.025.000СБ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5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1.12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</w:t>
            </w:r>
            <w:r>
              <w:rPr>
                <w:rFonts w:cs="Arial Unicode MS"/>
                <w:kern w:val="0"/>
                <w:lang w:val="ru-RU" w:eastAsia="ru-RU" w:bidi="ar-SA"/>
              </w:rPr>
              <w:t xml:space="preserve"> </w:t>
            </w: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РЧ4.00.00 (659)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57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1.13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РЧ4.00.00 (659)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77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1.14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РЧ4.00.00 (659)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77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1.15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Корпус подшипника МВ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РЧ4.00.00 (659)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777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1.16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Корпус опорного-упорного подшипника Д18х2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      Д-3698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888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1.17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Колесо рабочее ВГДН-15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 xml:space="preserve">В соответствии с чертежом 419.25 СБ (правое вращение)    </w:t>
            </w:r>
            <w:r>
              <w:rPr>
                <w:rFonts w:eastAsia="Noto Serif CJK SC" w:cs="Arial Unicode MS"/>
                <w:kern w:val="0"/>
                <w:lang w:val="ru-RU" w:eastAsia="ru-RU" w:bidi="ar-SA"/>
              </w:rPr>
              <w:t xml:space="preserve"> 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84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1.18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Рабочее колесо ВМ-160/850-1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</w:t>
            </w:r>
            <w:r>
              <w:rPr>
                <w:rFonts w:cs="Arial Unicode MS"/>
                <w:kern w:val="0"/>
                <w:lang w:val="ru-RU" w:eastAsia="ru-RU" w:bidi="ar-SA"/>
              </w:rPr>
              <w:t xml:space="preserve"> </w:t>
            </w: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чертежом 03.8210.098-01 (левое вращение)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425" w:hRule="atLeast"/>
        </w:trPr>
        <w:tc>
          <w:tcPr>
            <w:tcW w:w="15089" w:type="dxa"/>
            <w:gridSpan w:val="7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color w:val="000000"/>
                <w:kern w:val="0"/>
                <w:sz w:val="22"/>
                <w:lang w:val="ru-RU" w:eastAsia="ru-RU" w:bidi="ar-SA"/>
              </w:rPr>
              <w:t>Статья: Материалы (по капитализируемым объектам)</w:t>
            </w:r>
          </w:p>
        </w:tc>
      </w:tr>
      <w:tr>
        <w:trPr>
          <w:trHeight w:val="84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1.19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Колесо рабочее ДОД-28,5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</w:t>
            </w:r>
            <w:r>
              <w:rPr>
                <w:rFonts w:cs="Arial Unicode MS"/>
                <w:kern w:val="0"/>
                <w:lang w:val="ru-RU" w:eastAsia="ru-RU" w:bidi="ar-SA"/>
              </w:rPr>
              <w:t xml:space="preserve"> </w:t>
            </w: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03.8210.007МЧ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84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Cs/>
                <w:kern w:val="0"/>
                <w:sz w:val="24"/>
                <w:szCs w:val="24"/>
                <w:lang w:val="en-US" w:eastAsia="ru-RU" w:bidi="ar-SA"/>
              </w:rPr>
              <w:t>1.20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Направляющий аппарат ДОД-28,5</w:t>
            </w:r>
          </w:p>
        </w:tc>
        <w:tc>
          <w:tcPr>
            <w:tcW w:w="3557" w:type="dxa"/>
            <w:gridSpan w:val="2"/>
            <w:tcBorders>
              <w:top w:val="nil"/>
            </w:tcBorders>
            <w:shd w:color="000000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В соответствии с чертежом</w:t>
            </w:r>
            <w:r>
              <w:rPr>
                <w:rFonts w:cs="Arial Unicode MS"/>
                <w:kern w:val="0"/>
                <w:lang w:val="ru-RU" w:eastAsia="ru-RU" w:bidi="ar-SA"/>
              </w:rPr>
              <w:t xml:space="preserve"> </w:t>
            </w: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03.8262.004МЧ</w:t>
            </w:r>
          </w:p>
        </w:tc>
        <w:tc>
          <w:tcPr>
            <w:tcW w:w="2200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  <w:shd w:color="FFFFFF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  <w:shd w:color="FFFFFF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2.</w:t>
            </w:r>
          </w:p>
        </w:tc>
        <w:tc>
          <w:tcPr>
            <w:tcW w:w="6350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Требования к доставке, маркировке, упаковке, транспортировке, перемещению, условиям хранения, приемке и испытаниям</w:t>
            </w:r>
          </w:p>
        </w:tc>
        <w:tc>
          <w:tcPr>
            <w:tcW w:w="220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b/>
                <w:b/>
              </w:rPr>
            </w:pPr>
            <w:r>
              <w:rPr>
                <w:rStyle w:val="Annotationreference"/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2.1</w:t>
            </w:r>
          </w:p>
        </w:tc>
        <w:tc>
          <w:tcPr>
            <w:tcW w:w="6350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 xml:space="preserve">Поставленная продукция должна быть новой, без повреждений, следов воздействия влаги и следов вскрытия, изготовленной не ранее 2026 года. Продукция должна быть поставлена в упаковке производителя, обеспечивающей ее сохранность, до склада грузополучателя. 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В случае поставки продукции контейнерами, Поставщик выгружает продукцию из контейнера своими силами и производит поставку продукции до склада грузополучателя автомобильным транспортом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lang w:val="en-US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Style w:val="Annotationreference"/>
                <w:sz w:val="28"/>
                <w:szCs w:val="28"/>
              </w:rPr>
            </w:pPr>
            <w:r>
              <w:rPr>
                <w:rStyle w:val="Annotationreference"/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2.2</w:t>
            </w:r>
          </w:p>
        </w:tc>
        <w:tc>
          <w:tcPr>
            <w:tcW w:w="6350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Для позиции 19 таблицы 1.1 должна быть произведена статическая и динамическая балансировка, в соответствии с требованиями пп. 3.2.10-3.2.12 ГОСТ Р 55852-2013 на стенде, аттестованном в соответствии с требованиями ГОСТ Р 8.568-2017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i/>
                <w:i/>
                <w:iCs/>
                <w:sz w:val="24"/>
                <w:szCs w:val="24"/>
                <w:shd w:fill="FFFF99" w:val="clear"/>
              </w:rPr>
            </w:pPr>
            <w:r>
              <w:rPr>
                <w:rFonts w:eastAsia="Noto Serif CJK SC" w:cs="Arial Unicode MS"/>
                <w:kern w:val="0"/>
                <w:sz w:val="24"/>
                <w:lang w:val="ru-RU" w:eastAsia="ru-RU" w:bidi="ar-SA"/>
              </w:rPr>
              <w:t xml:space="preserve">Предоставить на этапе исполнения договора, копию аттестата испытательного стенда 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rStyle w:val="Annotationreference"/>
                <w:sz w:val="28"/>
                <w:szCs w:val="28"/>
              </w:rPr>
            </w:pPr>
            <w:r>
              <w:rPr>
                <w:rStyle w:val="Annotationreference"/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2.3</w:t>
            </w:r>
          </w:p>
        </w:tc>
        <w:tc>
          <w:tcPr>
            <w:tcW w:w="6350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Проведение статической и динамической балансировки поз. 19 таблицы 1.1 на испытательном стенде Поставщика с участием представителей Покупателя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</w:rPr>
            </w:pPr>
            <w:r>
              <w:rPr>
                <w:rFonts w:eastAsia="Noto Serif CJK SC" w:cs="Arial Unicode MS"/>
                <w:kern w:val="0"/>
                <w:sz w:val="24"/>
                <w:lang w:val="ru-RU" w:eastAsia="ru-RU" w:bidi="ar-SA"/>
              </w:rPr>
              <w:t>В составе заявки предоставить письмо о готовности Проведение статической и динамической балансировки поз. 19 таблицы 1.1 на испытательном стенде Поставщика с участием представителей Покупателя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423" w:hRule="atLeast"/>
        </w:trPr>
        <w:tc>
          <w:tcPr>
            <w:tcW w:w="15089" w:type="dxa"/>
            <w:gridSpan w:val="7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3 Место поставки</w:t>
            </w:r>
          </w:p>
        </w:tc>
      </w:tr>
      <w:tr>
        <w:trPr>
          <w:trHeight w:val="423" w:hRule="atLeast"/>
        </w:trPr>
        <w:tc>
          <w:tcPr>
            <w:tcW w:w="15089" w:type="dxa"/>
            <w:gridSpan w:val="7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Статья: Сырье и материалы по ремонту</w:t>
            </w:r>
          </w:p>
        </w:tc>
      </w:tr>
      <w:tr>
        <w:trPr>
          <w:trHeight w:val="2589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3.1</w:t>
            </w:r>
          </w:p>
        </w:tc>
        <w:tc>
          <w:tcPr>
            <w:tcW w:w="34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Позиция 1 Таблицы 1.1 «Перечень и объем закупаемой продукции»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 xml:space="preserve">АО «ДГК» СП «Амурская ТЭЦ-1», 682640, Хабаровский край РФ,  г. Амурск, ул. Западное шоссе, д.10,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ИНН 1434031363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КПП 270632001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bCs/>
                <w:i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bCs/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en-US" w:eastAsia="ru-RU" w:bidi="ar-SA"/>
              </w:rPr>
              <w:t>с</w:t>
            </w: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2487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3.2</w:t>
            </w:r>
          </w:p>
        </w:tc>
        <w:tc>
          <w:tcPr>
            <w:tcW w:w="34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Позиции 2-3 Таблицы 1.1 «Перечень и объем закупаемой продукции»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 xml:space="preserve">АО «ДГК» СП «Владивостокская ТЭЦ-2», 690034, Приморский край, г. Владивосток, ул. Фадеева, 47,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ИНН 1434031363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КПП 253645003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2126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3.3</w:t>
            </w:r>
          </w:p>
        </w:tc>
        <w:tc>
          <w:tcPr>
            <w:tcW w:w="34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Позиции 4-15 Таблицы 1.1 «Перечень и объем закупаемой продукции»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АО «ДГК» СП «Партизанская ГРЭС», 692860, Приморский край, г.Партизанск, ул.Свердлова, 2,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ИНН 1434031363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КПП 250932001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2034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3.4</w:t>
            </w:r>
          </w:p>
        </w:tc>
        <w:tc>
          <w:tcPr>
            <w:tcW w:w="34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Позиция 16 Таблицы 1.1 «Перечень и объем закупаемой продукции»</w:t>
            </w:r>
          </w:p>
        </w:tc>
        <w:tc>
          <w:tcPr>
            <w:tcW w:w="286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АО «ДГК» СП «Хабаровская ТЭЦ-1», 680015, г.Хабаровск, ул.Узловая, 15а,</w:t>
              <w:br/>
              <w:t>ИНН 1434031363</w:t>
              <w:br/>
              <w:t>КПП 272145001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2321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3.5</w:t>
            </w:r>
          </w:p>
        </w:tc>
        <w:tc>
          <w:tcPr>
            <w:tcW w:w="34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Позиции 17-18 Таблицы 1.1 «Перечень и объем закупаемой продукции»</w:t>
            </w:r>
          </w:p>
        </w:tc>
        <w:tc>
          <w:tcPr>
            <w:tcW w:w="286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АО «ДГК» СП «Хабаровская ТЭЦ-3», 680025, Хабаровский край, г. Хабаровск, Федоровское шоссе, 10,</w:t>
              <w:br/>
              <w:t>ИНН 1434031363</w:t>
              <w:br/>
              <w:t>КПП 272145002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322" w:hRule="atLeast"/>
        </w:trPr>
        <w:tc>
          <w:tcPr>
            <w:tcW w:w="15089" w:type="dxa"/>
            <w:gridSpan w:val="7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color w:val="000000"/>
                <w:sz w:val="22"/>
                <w:szCs w:val="22"/>
              </w:rPr>
            </w:pPr>
            <w:r>
              <w:rPr>
                <w:rFonts w:eastAsia="Noto Serif CJK SC" w:cs="Arial Unicode MS"/>
                <w:b/>
                <w:color w:val="000000"/>
                <w:kern w:val="0"/>
                <w:sz w:val="22"/>
                <w:lang w:val="ru-RU" w:eastAsia="ru-RU" w:bidi="ar-SA"/>
              </w:rPr>
              <w:t>Статья: Материалы(по капитализируемым объектам)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425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3.6</w:t>
            </w:r>
          </w:p>
        </w:tc>
        <w:tc>
          <w:tcPr>
            <w:tcW w:w="3484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kern w:val="0"/>
                <w:sz w:val="24"/>
                <w:szCs w:val="24"/>
                <w:lang w:val="ru-RU" w:eastAsia="ru-RU" w:bidi="ar-SA"/>
              </w:rPr>
              <w:t>Позиции 19-20 Таблицы 1.1 «Перечень и объем закупаемой продукции»</w:t>
            </w:r>
          </w:p>
        </w:tc>
        <w:tc>
          <w:tcPr>
            <w:tcW w:w="286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АО «ДГК» СП «Хабаровская ТЭЦ-3», 680025, Хабаровский край, г. Хабаровск, Федоровское шоссе, 10,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color w:val="000000"/>
                <w:kern w:val="0"/>
                <w:sz w:val="24"/>
                <w:lang w:val="ru-RU" w:eastAsia="ru-RU" w:bidi="ar-SA"/>
              </w:rPr>
              <w:t>ИНН 1434031363</w:t>
            </w:r>
          </w:p>
          <w:p>
            <w:pPr>
              <w:pStyle w:val="Normal"/>
              <w:widowControl/>
              <w:tabs>
                <w:tab w:val="clear" w:pos="708"/>
                <w:tab w:val="right" w:pos="2649" w:leader="none"/>
              </w:tabs>
              <w:spacing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 xml:space="preserve">        </w:t>
            </w:r>
            <w:r>
              <w:rPr>
                <w:rFonts w:eastAsia="Noto Serif CJK SC" w:cs="Arial Unicode MS"/>
                <w:color w:val="000000"/>
                <w:kern w:val="0"/>
                <w:sz w:val="24"/>
                <w:lang w:val="ru-RU" w:eastAsia="ru-RU" w:bidi="ar-SA"/>
              </w:rPr>
              <w:t>КПП 272145002</w:t>
              <w:tab/>
            </w:r>
          </w:p>
          <w:p>
            <w:pPr>
              <w:pStyle w:val="Normal"/>
              <w:widowControl/>
              <w:tabs>
                <w:tab w:val="clear" w:pos="708"/>
                <w:tab w:val="right" w:pos="2649" w:leader="none"/>
              </w:tabs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i/>
                <w:i/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согласие с требованием</w:t>
            </w:r>
          </w:p>
        </w:tc>
        <w:tc>
          <w:tcPr>
            <w:tcW w:w="33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 Unicode MS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682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300" w:leader="none"/>
              </w:tabs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4.</w:t>
            </w:r>
          </w:p>
        </w:tc>
        <w:tc>
          <w:tcPr>
            <w:tcW w:w="6350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ind w:left="72" w:hanging="0"/>
              <w:jc w:val="left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 xml:space="preserve">Требования к гарантиям, гарантийному и послегарантийному </w:t>
            </w:r>
          </w:p>
        </w:tc>
        <w:tc>
          <w:tcPr>
            <w:tcW w:w="220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cs="Arial Unicode MS"/>
                <w:b/>
                <w:kern w:val="0"/>
                <w:sz w:val="24"/>
                <w:szCs w:val="24"/>
                <w:lang w:val="ru-RU" w:eastAsia="ru-RU" w:bidi="ar-SA"/>
              </w:rPr>
              <w:t>-//-</w:t>
            </w:r>
          </w:p>
        </w:tc>
      </w:tr>
      <w:tr>
        <w:trPr>
          <w:trHeight w:val="970" w:hRule="atLeast"/>
        </w:trPr>
        <w:tc>
          <w:tcPr>
            <w:tcW w:w="78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302" w:leader="none"/>
              </w:tabs>
              <w:spacing w:before="60" w:after="60"/>
              <w:ind w:left="-100" w:hanging="0"/>
              <w:jc w:val="center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4.1</w:t>
            </w:r>
          </w:p>
        </w:tc>
        <w:tc>
          <w:tcPr>
            <w:tcW w:w="6350" w:type="dxa"/>
            <w:gridSpan w:val="3"/>
            <w:tcBorders/>
          </w:tcPr>
          <w:p>
            <w:pPr>
              <w:pStyle w:val="Normal"/>
              <w:widowControl/>
              <w:tabs>
                <w:tab w:val="clear" w:pos="708"/>
                <w:tab w:val="left" w:pos="5424" w:leader="none"/>
              </w:tabs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ru-RU" w:eastAsia="ru-RU" w:bidi="ar-SA"/>
              </w:rPr>
              <w:t>Гарантийный срок на всю  продукцию  не менее 12 месяцев с даты подписания Покупателем (грузополучателем) УПД</w:t>
            </w:r>
          </w:p>
          <w:p>
            <w:pPr>
              <w:pStyle w:val="Normal"/>
              <w:widowControl/>
              <w:tabs>
                <w:tab w:val="clear" w:pos="708"/>
                <w:tab w:val="left" w:pos="5424" w:leader="none"/>
              </w:tabs>
              <w:spacing w:before="60" w:after="6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20" w:after="6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i/>
                <w:kern w:val="0"/>
                <w:sz w:val="24"/>
                <w:szCs w:val="24"/>
                <w:lang w:val="ru-RU" w:eastAsia="ru-RU" w:bidi="ar-SA"/>
              </w:rPr>
              <w:t>указание характеристик</w:t>
            </w:r>
          </w:p>
        </w:tc>
        <w:tc>
          <w:tcPr>
            <w:tcW w:w="3367" w:type="dxa"/>
            <w:tcBorders/>
          </w:tcPr>
          <w:p>
            <w:pPr>
              <w:pStyle w:val="Normal"/>
              <w:widowControl/>
              <w:spacing w:before="20" w:after="6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kern w:val="0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before="20" w:after="6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rFonts w:eastAsia="Noto Serif CJK SC" w:cs="Arial Unicode MS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</w:p>
    <w:p>
      <w:pPr>
        <w:pStyle w:val="Normal"/>
        <w:tabs>
          <w:tab w:val="clear" w:pos="708"/>
          <w:tab w:val="left" w:pos="3435" w:leader="none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</w:p>
    <w:p>
      <w:pPr>
        <w:pStyle w:val="Normal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</w:r>
    </w:p>
    <w:p>
      <w:pPr>
        <w:pStyle w:val="Normal"/>
        <w:ind w:left="5038" w:right="0" w:hanging="4471"/>
        <w:rPr>
          <w:sz w:val="24"/>
          <w:szCs w:val="24"/>
        </w:rPr>
      </w:pPr>
      <w:r>
        <w:rPr>
          <w:b/>
          <w:bCs/>
          <w:sz w:val="24"/>
          <w:szCs w:val="24"/>
        </w:rPr>
        <w:t>3. Требования к эквивалентной продукции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center" w:pos="7356" w:leader="none"/>
        </w:tabs>
        <w:jc w:val="both"/>
        <w:rPr>
          <w:rFonts w:eastAsia="Calibri"/>
          <w:sz w:val="24"/>
          <w:szCs w:val="24"/>
        </w:rPr>
      </w:pPr>
      <w:r>
        <w:rPr>
          <w:sz w:val="24"/>
          <w:szCs w:val="24"/>
        </w:rPr>
        <w:t>Участник должен принимать во внимание, что ссылка на марку (тип) продукции, указанной в настоящих Технических требованиях и структуре НМЦ, носит описательный, а не обязательный характер. В случае если Участником предлагается эквивалент требуемой Заказчику продукции, в составе своего предложения он должен в обязательном порядке указать марку и подробное техническое описание предлагаемого к поставке эквивалента с приложением чертежей, оформленных в соответствии с ГОСТ Р 2.109-2023 в составе Заявки. Отсутствие в составе технико-коммерческого предложения подробного технического описания и чертежей</w:t>
      </w:r>
      <w:bookmarkStart w:id="27" w:name="_GoBack"/>
      <w:r>
        <w:rPr>
          <w:sz w:val="24"/>
          <w:szCs w:val="24"/>
        </w:rPr>
        <w:t xml:space="preserve"> </w:t>
      </w:r>
      <w:bookmarkEnd w:id="27"/>
      <w:r>
        <w:rPr>
          <w:sz w:val="24"/>
          <w:szCs w:val="24"/>
        </w:rPr>
        <w:t>эквивалента продукции является причиной отклонения предложения Участника.</w:t>
        <w:tab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/>
        <w:jc w:val="both"/>
        <w:rPr>
          <w:rFonts w:eastAsia="Calibri"/>
          <w:b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4. Требования к документации по ценообразованию на этапе закупки</w:t>
      </w:r>
    </w:p>
    <w:p>
      <w:pPr>
        <w:pStyle w:val="Normal"/>
        <w:ind w:firstLine="567"/>
        <w:jc w:val="both"/>
        <w:rPr>
          <w:rFonts w:eastAsia="Calibri"/>
          <w:b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</w:r>
    </w:p>
    <w:p>
      <w:pPr>
        <w:pStyle w:val="Normal"/>
        <w:ind w:firstLine="567"/>
        <w:jc w:val="both"/>
        <w:rPr>
          <w:rFonts w:eastAsia="Calibri"/>
          <w:ins w:id="0" w:author="Малошенок Ольга Евгеньевна" w:date="2026-08-19T19:17:00Z"/>
          <w:sz w:val="24"/>
          <w:szCs w:val="24"/>
        </w:rPr>
      </w:pPr>
      <w:r>
        <w:rPr>
          <w:rFonts w:eastAsia="Calibri"/>
          <w:sz w:val="24"/>
          <w:szCs w:val="24"/>
        </w:rPr>
        <w:t xml:space="preserve">В обоснование стоимости своей заявки Участник предоставляет Коммерческое предложение по форме (с учетом прилагаемой к ней инструкции по заполнению), приведенной в Документации о закупке. </w:t>
      </w:r>
    </w:p>
    <w:p>
      <w:pPr>
        <w:pStyle w:val="Normal"/>
        <w:ind w:firstLine="567"/>
        <w:jc w:val="both"/>
        <w:rPr>
          <w:sz w:val="24"/>
          <w:szCs w:val="24"/>
        </w:rPr>
      </w:pPr>
      <w:r>
        <w:rPr>
          <w:rFonts w:eastAsia="Calibri"/>
          <w:sz w:val="24"/>
          <w:szCs w:val="24"/>
        </w:rPr>
        <w:t>Ориентировочный объем поставки («расчетный заказ») коэффициент снижения служит только для оценки и сопоставления предложений участников по соответствующему ценовому (стоимостному) критерию оценки. Предложения по единичным расценкам, представленные в заявке победителя, будут закреплены в договоре. Указанный объем является приблизительным и может быть изменен в ходе исполнения обязательств по договору.</w:t>
      </w:r>
    </w:p>
    <w:p>
      <w:pPr>
        <w:pStyle w:val="Normal"/>
        <w:rPr>
          <w:rFonts w:eastAsia="Calibri"/>
        </w:rPr>
      </w:pPr>
      <w:r>
        <w:rPr>
          <w:rFonts w:eastAsia="Calibri"/>
        </w:rPr>
      </w:r>
    </w:p>
    <w:p>
      <w:pPr>
        <w:pStyle w:val="1"/>
        <w:numPr>
          <w:ilvl w:val="0"/>
          <w:numId w:val="0"/>
        </w:numPr>
        <w:spacing w:before="0" w:after="0"/>
        <w:ind w:left="568" w:hanging="0"/>
        <w:rPr>
          <w:sz w:val="24"/>
          <w:szCs w:val="24"/>
        </w:rPr>
      </w:pPr>
      <w:r>
        <w:rPr>
          <w:sz w:val="24"/>
          <w:szCs w:val="24"/>
        </w:rPr>
        <w:t>5.</w:t>
      </w:r>
      <w:r>
        <w:rPr/>
        <w:t xml:space="preserve"> </w:t>
      </w:r>
      <w:bookmarkStart w:id="28" w:name="_Toc126501995"/>
      <w:bookmarkStart w:id="29" w:name="_Toc134719518"/>
      <w:bookmarkStart w:id="30" w:name="_Toc46743519"/>
      <w:bookmarkStart w:id="31" w:name="_Toc51339699"/>
      <w:bookmarkEnd w:id="20"/>
      <w:r>
        <w:rPr>
          <w:sz w:val="24"/>
          <w:szCs w:val="24"/>
        </w:rPr>
        <w:t>Требования к документации по ценообразованию на этапе заключения (исполнения) договора</w:t>
      </w:r>
      <w:bookmarkEnd w:id="28"/>
      <w:bookmarkEnd w:id="29"/>
      <w:bookmarkEnd w:id="30"/>
      <w:bookmarkEnd w:id="31"/>
    </w:p>
    <w:p>
      <w:pPr>
        <w:pStyle w:val="Normal"/>
        <w:widowControl w:val="false"/>
        <w:tabs>
          <w:tab w:val="clear" w:pos="708"/>
          <w:tab w:val="left" w:pos="426" w:leader="none"/>
        </w:tabs>
        <w:jc w:val="both"/>
        <w:rPr>
          <w:rStyle w:val="Style19"/>
          <w:b w:val="false"/>
          <w:b w:val="false"/>
          <w:bCs/>
          <w:iCs/>
          <w:sz w:val="24"/>
          <w:szCs w:val="24"/>
        </w:rPr>
      </w:pPr>
      <w:r>
        <w:rPr>
          <w:b w:val="false"/>
          <w:bCs/>
          <w:iCs/>
          <w:sz w:val="24"/>
          <w:szCs w:val="24"/>
        </w:rPr>
      </w:r>
    </w:p>
    <w:p>
      <w:pPr>
        <w:pStyle w:val="Normal"/>
        <w:ind w:firstLine="567"/>
        <w:jc w:val="both"/>
        <w:rPr>
          <w:bCs/>
          <w:iCs/>
          <w:sz w:val="24"/>
          <w:szCs w:val="24"/>
          <w:del w:id="1" w:author="Малошенок Ольга Евгеньевна" w:date="2026-08-19T19:16:00Z"/>
        </w:rPr>
      </w:pPr>
      <w:r>
        <w:rPr>
          <w:iCs/>
          <w:sz w:val="24"/>
          <w:szCs w:val="24"/>
        </w:rPr>
        <w:t>По результатам настоящей закупки заключается договор с предельной ценой, равной начальной (максимальной) цене договора, установленной в Документации о закупке, а также с единичными расценками (ценой за единицу продукции по каждой позиции товара), предложенными в заявке Победителем</w:t>
      </w:r>
    </w:p>
    <w:p>
      <w:pPr>
        <w:pStyle w:val="Normal"/>
        <w:tabs>
          <w:tab w:val="clear" w:pos="708"/>
          <w:tab w:val="left" w:pos="3405" w:leader="none"/>
        </w:tabs>
        <w:spacing w:before="0" w:after="120"/>
        <w:ind w:left="720"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before="0" w:after="120"/>
        <w:ind w:left="720" w:hanging="0"/>
        <w:jc w:val="both"/>
        <w:rPr>
          <w:b/>
          <w:b/>
          <w:bCs/>
          <w:sz w:val="24"/>
          <w:szCs w:val="24"/>
        </w:rPr>
      </w:pPr>
      <w:r>
        <w:rPr>
          <w:b/>
          <w:bCs/>
          <w:iCs/>
          <w:sz w:val="24"/>
          <w:szCs w:val="24"/>
        </w:rPr>
        <w:t>6. Приложения к Техническим требованиям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1 – чертеж К-22-00-00;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2 – чертеж 224799;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3 – чертеж 25560 СБ;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4 – чертеж 0888.025.000 СБ;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5 – чертеж РЧ4.00.00 (659);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6 – чертеж Д-3698;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7 – чертеж 419.25 СБ (правое вращение);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8 – чертеж 03.8210.098 СБ;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iCs/>
          <w:sz w:val="24"/>
          <w:szCs w:val="24"/>
        </w:rPr>
        <w:t>Приложение № 9 – чертеж 03.8210.007 МЧ;</w:t>
      </w:r>
    </w:p>
    <w:p>
      <w:pPr>
        <w:pStyle w:val="Normal"/>
        <w:ind w:left="720" w:hanging="0"/>
        <w:jc w:val="both"/>
        <w:rPr>
          <w:bCs/>
          <w:i/>
          <w:i/>
          <w:sz w:val="24"/>
          <w:szCs w:val="24"/>
        </w:rPr>
      </w:pPr>
      <w:r>
        <w:rPr>
          <w:iCs/>
          <w:sz w:val="24"/>
          <w:szCs w:val="24"/>
        </w:rPr>
        <w:t>Приложение № 10 – чертеж 03.8262.004</w:t>
      </w:r>
      <w:r>
        <w:rPr>
          <w:iCs/>
          <w:sz w:val="24"/>
          <w:szCs w:val="24"/>
          <w:lang w:val="en-US"/>
        </w:rPr>
        <w:t xml:space="preserve"> </w:t>
      </w:r>
      <w:r>
        <w:rPr>
          <w:iCs/>
          <w:sz w:val="24"/>
          <w:szCs w:val="24"/>
        </w:rPr>
        <w:t>МЧ</w:t>
      </w:r>
    </w:p>
    <w:sectPr>
      <w:type w:val="nextPage"/>
      <w:pgSz w:orient="landscape" w:w="16838" w:h="11906"/>
      <w:pgMar w:left="992" w:right="1134" w:header="0" w:top="1134" w:footer="0" w:bottom="851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Arial Unicode MS">
    <w:charset w:val="01"/>
    <w:family w:val="roman"/>
    <w:pitch w:val="variable"/>
  </w:font>
  <w:font w:name="Verdana">
    <w:charset w:val="01"/>
    <w:family w:val="roman"/>
    <w:pitch w:val="variable"/>
  </w:font>
  <w:font w:name="Garamond">
    <w:charset w:val="01"/>
    <w:family w:val="roman"/>
    <w:pitch w:val="variable"/>
  </w:font>
  <w:font w:name="Times New Roman">
    <w:charset w:val="01"/>
    <w:family w:val="auto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pStyle w:val="4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pStyle w:val="3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0" w:hanging="0"/>
      </w:p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0" w:hanging="0"/>
      </w:pPr>
    </w:lvl>
    <w:lvl w:ilvl="3">
      <w:start w:val="1"/>
      <w:numFmt w:val="decimal"/>
      <w:lvlText w:val="%1.%2.%3.%4."/>
      <w:lvlJc w:val="left"/>
      <w:pPr>
        <w:tabs>
          <w:tab w:val="num" w:pos="357"/>
        </w:tabs>
        <w:ind w:left="0" w:hanging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0" w:hanging="0"/>
      </w:pPr>
    </w:lvl>
    <w:lvl w:ilvl="5">
      <w:start w:val="1"/>
      <w:numFmt w:val="decimal"/>
      <w:lvlText w:val="%1.%2.%3.%4.%5.%6."/>
      <w:lvlJc w:val="left"/>
      <w:pPr>
        <w:tabs>
          <w:tab w:val="num" w:pos="357"/>
        </w:tabs>
        <w:ind w:left="0" w:hanging="0"/>
      </w:pPr>
    </w:lvl>
    <w:lvl w:ilvl="6">
      <w:start w:val="1"/>
      <w:numFmt w:val="decimal"/>
      <w:lvlText w:val="%1.%2.%3.%4.%5.%6.%7."/>
      <w:lvlJc w:val="left"/>
      <w:pPr>
        <w:tabs>
          <w:tab w:val="num" w:pos="357"/>
        </w:tabs>
        <w:ind w:left="0" w:hanging="0"/>
      </w:pPr>
    </w:lvl>
    <w:lvl w:ilvl="7">
      <w:start w:val="1"/>
      <w:numFmt w:val="decimal"/>
      <w:lvlText w:val="%1.%2.%3.%4.%5.%6.%7.%8."/>
      <w:lvlJc w:val="left"/>
      <w:pPr>
        <w:tabs>
          <w:tab w:val="num" w:pos="357"/>
        </w:tabs>
        <w:ind w:left="0" w:hanging="0"/>
      </w:pPr>
    </w:lvl>
    <w:lvl w:ilvl="8">
      <w:start w:val="1"/>
      <w:numFmt w:val="decimal"/>
      <w:lvlText w:val="%1.%2.%3.%4.%5.%6.%7.%8.%9."/>
      <w:lvlJc w:val="left"/>
      <w:pPr>
        <w:tabs>
          <w:tab w:val="num" w:pos="357"/>
        </w:tabs>
        <w:ind w:left="0" w:hanging="0"/>
      </w:pPr>
    </w:lvl>
  </w:abstractNum>
  <w:abstractNum w:abstractNumId="3">
    <w:lvl w:ilvl="0">
      <w:start w:val="4"/>
      <w:numFmt w:val="bullet"/>
      <w:lvlText w:val="-"/>
      <w:lvlJc w:val="left"/>
      <w:pPr>
        <w:tabs>
          <w:tab w:val="num" w:pos="0"/>
        </w:tabs>
        <w:ind w:left="-20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134" w:hanging="1134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34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134" w:hanging="1134"/>
      </w:pPr>
    </w:lvl>
    <w:lvl w:ilvl="3">
      <w:start w:val="1"/>
      <w:numFmt w:val="russianLower"/>
      <w:lvlText w:val="(%4)"/>
      <w:lvlJc w:val="left"/>
      <w:pPr>
        <w:tabs>
          <w:tab w:val="num" w:pos="0"/>
        </w:tabs>
        <w:ind w:left="1985" w:hanging="567"/>
      </w:pPr>
    </w:lvl>
    <w:lvl w:ilvl="4">
      <w:start w:val="1"/>
      <w:numFmt w:val="bullet"/>
      <w:lvlText w:val="–"/>
      <w:lvlJc w:val="left"/>
      <w:pPr>
        <w:tabs>
          <w:tab w:val="num" w:pos="0"/>
        </w:tabs>
        <w:ind w:lef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701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szCs w:val="24"/>
        <w:iCs w:val="false"/>
        <w:bCs w:val="false"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num" w:pos="0"/>
          </w:tabs>
          <w:ind w:left="1728" w:hanging="648"/>
        </w:p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num" w:pos="0"/>
          </w:tabs>
          <w:ind w:left="2232" w:hanging="792"/>
        </w:p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num" w:pos="0"/>
          </w:tabs>
          <w:ind w:left="2736" w:hanging="936"/>
        </w:p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num" w:pos="0"/>
          </w:tabs>
          <w:ind w:left="3240" w:hanging="1080"/>
        </w:p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num" w:pos="0"/>
          </w:tabs>
          <w:ind w:left="3744" w:hanging="1224"/>
        </w:p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num" w:pos="0"/>
          </w:tabs>
          <w:ind w:left="4320" w:hanging="1440"/>
        </w:pPr>
      </w:lvl>
    </w:lvlOverride>
  </w:num>
  <w:num w:numId="13">
    <w:abstractNumId w:val="1"/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num" w:pos="0"/>
          </w:tabs>
          <w:ind w:left="1728" w:hanging="648"/>
        </w:p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num" w:pos="0"/>
          </w:tabs>
          <w:ind w:left="2232" w:hanging="792"/>
        </w:p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num" w:pos="0"/>
          </w:tabs>
          <w:ind w:left="2736" w:hanging="936"/>
        </w:p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num" w:pos="0"/>
          </w:tabs>
          <w:ind w:left="3240" w:hanging="1080"/>
        </w:p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num" w:pos="0"/>
          </w:tabs>
          <w:ind w:left="3744" w:hanging="1224"/>
        </w:p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num" w:pos="0"/>
          </w:tabs>
          <w:ind w:left="4320" w:hanging="1440"/>
        </w:pPr>
      </w:lvl>
    </w:lvlOverride>
  </w:num>
  <w:num w:numId="14">
    <w:abstractNumId w:val="1"/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num" w:pos="0"/>
          </w:tabs>
          <w:ind w:left="1728" w:hanging="648"/>
        </w:p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num" w:pos="0"/>
          </w:tabs>
          <w:ind w:left="2232" w:hanging="792"/>
        </w:p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num" w:pos="0"/>
          </w:tabs>
          <w:ind w:left="2736" w:hanging="936"/>
        </w:p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num" w:pos="0"/>
          </w:tabs>
          <w:ind w:left="3240" w:hanging="1080"/>
        </w:p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num" w:pos="0"/>
          </w:tabs>
          <w:ind w:left="3744" w:hanging="1224"/>
        </w:p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num" w:pos="0"/>
          </w:tabs>
          <w:ind w:left="4320" w:hanging="1440"/>
        </w:pPr>
      </w:lvl>
    </w:lvlOverride>
  </w:num>
  <w:num w:numId="15">
    <w:abstractNumId w:val="1"/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num" w:pos="0"/>
          </w:tabs>
          <w:ind w:left="1728" w:hanging="648"/>
        </w:p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num" w:pos="0"/>
          </w:tabs>
          <w:ind w:left="2232" w:hanging="792"/>
        </w:p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num" w:pos="0"/>
          </w:tabs>
          <w:ind w:left="2736" w:hanging="936"/>
        </w:p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num" w:pos="0"/>
          </w:tabs>
          <w:ind w:left="3240" w:hanging="1080"/>
        </w:p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num" w:pos="0"/>
          </w:tabs>
          <w:ind w:left="3744" w:hanging="1224"/>
        </w:p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num" w:pos="0"/>
          </w:tabs>
          <w:ind w:left="4320" w:hanging="1440"/>
        </w:pPr>
      </w:lvl>
    </w:lvlOverride>
  </w:num>
  <w:num w:numId="16">
    <w:abstractNumId w:val="1"/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num" w:pos="0"/>
          </w:tabs>
          <w:ind w:left="1728" w:hanging="648"/>
        </w:p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num" w:pos="0"/>
          </w:tabs>
          <w:ind w:left="2232" w:hanging="792"/>
        </w:p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num" w:pos="0"/>
          </w:tabs>
          <w:ind w:left="2736" w:hanging="936"/>
        </w:p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num" w:pos="0"/>
          </w:tabs>
          <w:ind w:left="3240" w:hanging="1080"/>
        </w:p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num" w:pos="0"/>
          </w:tabs>
          <w:ind w:left="3744" w:hanging="1224"/>
        </w:p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num" w:pos="0"/>
          </w:tabs>
          <w:ind w:left="4320" w:hanging="1440"/>
        </w:pPr>
      </w:lvl>
    </w:lvlOverride>
  </w:num>
  <w:num w:numId="17">
    <w:abstractNumId w:val="1"/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num" w:pos="0"/>
          </w:tabs>
          <w:ind w:left="1728" w:hanging="648"/>
        </w:p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num" w:pos="0"/>
          </w:tabs>
          <w:ind w:left="2232" w:hanging="792"/>
        </w:p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num" w:pos="0"/>
          </w:tabs>
          <w:ind w:left="2736" w:hanging="936"/>
        </w:p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num" w:pos="0"/>
          </w:tabs>
          <w:ind w:left="3240" w:hanging="1080"/>
        </w:p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num" w:pos="0"/>
          </w:tabs>
          <w:ind w:left="3744" w:hanging="1224"/>
        </w:p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num" w:pos="0"/>
          </w:tabs>
          <w:ind w:left="4320" w:hanging="1440"/>
        </w:pPr>
      </w:lvl>
    </w:lvlOverride>
  </w:num>
  <w:num w:numId="18">
    <w:abstractNumId w:val="1"/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num" w:pos="0"/>
          </w:tabs>
          <w:ind w:left="1728" w:hanging="648"/>
        </w:p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num" w:pos="0"/>
          </w:tabs>
          <w:ind w:left="2232" w:hanging="792"/>
        </w:p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num" w:pos="0"/>
          </w:tabs>
          <w:ind w:left="2736" w:hanging="936"/>
        </w:p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num" w:pos="0"/>
          </w:tabs>
          <w:ind w:left="3240" w:hanging="1080"/>
        </w:p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num" w:pos="0"/>
          </w:tabs>
          <w:ind w:left="3744" w:hanging="1224"/>
        </w:p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num" w:pos="0"/>
          </w:tabs>
          <w:ind w:left="4320" w:hanging="1440"/>
        </w:p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Arial Unicode MS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Noto Serif CJK SC" w:cs="Arial Unicode MS"/>
      <w:color w:val="auto"/>
      <w:kern w:val="0"/>
      <w:sz w:val="28"/>
      <w:szCs w:val="28"/>
      <w:lang w:val="ru-RU" w:eastAsia="ru-RU" w:bidi="ar-SA"/>
    </w:rPr>
  </w:style>
  <w:style w:type="paragraph" w:styleId="1">
    <w:name w:val="Heading 1"/>
    <w:basedOn w:val="3"/>
    <w:next w:val="Normal"/>
    <w:qFormat/>
    <w:pPr>
      <w:numPr>
        <w:ilvl w:val="0"/>
        <w:numId w:val="1"/>
      </w:numPr>
      <w:ind w:left="5038" w:hanging="0"/>
      <w:outlineLvl w:val="0"/>
    </w:pPr>
    <w:rPr>
      <w:sz w:val="28"/>
      <w:szCs w:val="28"/>
    </w:rPr>
  </w:style>
  <w:style w:type="paragraph" w:styleId="2">
    <w:name w:val="Heading 2"/>
    <w:basedOn w:val="4"/>
    <w:next w:val="Normal"/>
    <w:qFormat/>
    <w:pPr>
      <w:numPr>
        <w:ilvl w:val="0"/>
        <w:numId w:val="0"/>
      </w:numPr>
      <w:outlineLvl w:val="1"/>
    </w:pPr>
    <w:rPr/>
  </w:style>
  <w:style w:type="paragraph" w:styleId="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60"/>
      <w:outlineLvl w:val="2"/>
    </w:pPr>
    <w:rPr>
      <w:rFonts w:eastAsia="Calibri"/>
      <w:b/>
      <w:sz w:val="24"/>
      <w:szCs w:val="24"/>
    </w:rPr>
  </w:style>
  <w:style w:type="paragraph" w:styleId="4">
    <w:name w:val="Heading 4"/>
    <w:basedOn w:val="3"/>
    <w:next w:val="Normal"/>
    <w:qFormat/>
    <w:pPr>
      <w:numPr>
        <w:ilvl w:val="1"/>
        <w:numId w:val="1"/>
      </w:numPr>
      <w:outlineLvl w:val="1"/>
    </w:pPr>
    <w:rPr>
      <w:bCs/>
    </w:rPr>
  </w:style>
  <w:style w:type="paragraph" w:styleId="5">
    <w:name w:val="Heading 5"/>
    <w:basedOn w:val="Normal"/>
    <w:next w:val="Normal"/>
    <w:uiPriority w:val="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Normal"/>
    <w:next w:val="Normal"/>
    <w:uiPriority w:val="9"/>
    <w:qFormat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7">
    <w:name w:val="Heading 7"/>
    <w:basedOn w:val="Normal"/>
    <w:next w:val="Normal"/>
    <w:uiPriority w:val="9"/>
    <w:qFormat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  <w:sz w:val="20"/>
      <w:szCs w:val="20"/>
    </w:rPr>
  </w:style>
  <w:style w:type="paragraph" w:styleId="8">
    <w:name w:val="Heading 8"/>
    <w:basedOn w:val="Normal"/>
    <w:next w:val="Normal"/>
    <w:uiPriority w:val="9"/>
    <w:qFormat/>
    <w:pPr>
      <w:keepNext w:val="true"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Normal"/>
    <w:next w:val="Normal"/>
    <w:uiPriority w:val="9"/>
    <w:qFormat/>
    <w:pPr>
      <w:spacing w:before="240" w:after="60"/>
      <w:outlineLvl w:val="8"/>
    </w:pPr>
    <w:rPr>
      <w:rFonts w:ascii="Arial" w:hAnsi="Arial"/>
      <w:sz w:val="22"/>
      <w:szCs w:val="22"/>
    </w:rPr>
  </w:style>
  <w:style w:type="character" w:styleId="Style5" w:customStyle="1">
    <w:name w:val="Интернет-ссылка"/>
    <w:uiPriority w:val="99"/>
    <w:rPr>
      <w:color w:val="0000FF"/>
      <w:u w:val="single"/>
    </w:rPr>
  </w:style>
  <w:style w:type="character" w:styleId="Style6" w:customStyle="1">
    <w:name w:val="Привязка сноски"/>
    <w:rPr>
      <w:vertAlign w:val="superscript"/>
    </w:rPr>
  </w:style>
  <w:style w:type="character" w:styleId="FootnoteCharacters" w:customStyle="1">
    <w:name w:val="Footnote Characters"/>
    <w:basedOn w:val="DefaultParagraphFont"/>
    <w:qFormat/>
    <w:rPr>
      <w:vertAlign w:val="superscript"/>
    </w:rPr>
  </w:style>
  <w:style w:type="character" w:styleId="Style7" w:customStyle="1">
    <w:name w:val="Привязка концевой сноски"/>
    <w:rPr>
      <w:vertAlign w:val="superscript"/>
    </w:rPr>
  </w:style>
  <w:style w:type="character" w:styleId="EndnoteCharacters" w:customStyle="1">
    <w:name w:val="Endnote Characters"/>
    <w:basedOn w:val="DefaultParagraphFont"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uiPriority w:val="35"/>
    <w:qFormat/>
    <w:rPr>
      <w:b/>
      <w:bCs/>
      <w:color w:val="4472C4" w:themeColor="accent1"/>
      <w:sz w:val="18"/>
      <w:szCs w:val="18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tyle8" w:customStyle="1">
    <w:name w:val="Название объекта Знак"/>
    <w:uiPriority w:val="99"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9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10" w:customStyle="1">
    <w:name w:val="Нижний колонтитул Знак"/>
    <w:uiPriority w:val="99"/>
    <w:qFormat/>
    <w:rPr/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Pagenumber">
    <w:name w:val="page number"/>
    <w:basedOn w:val="DefaultParagraphFont"/>
    <w:qFormat/>
    <w:rPr/>
  </w:style>
  <w:style w:type="character" w:styleId="Annotationreference">
    <w:name w:val="annotation reference"/>
    <w:uiPriority w:val="99"/>
    <w:semiHidden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61" w:customStyle="1">
    <w:name w:val="Заголовок 6 Знак"/>
    <w:uiPriority w:val="9"/>
    <w:qFormat/>
    <w:rPr>
      <w:rFonts w:ascii="Cambria" w:hAnsi="Cambria"/>
      <w:i/>
      <w:iCs/>
      <w:color w:val="243F60"/>
    </w:rPr>
  </w:style>
  <w:style w:type="character" w:styleId="71" w:customStyle="1">
    <w:name w:val="Заголовок 7 Знак"/>
    <w:uiPriority w:val="9"/>
    <w:qFormat/>
    <w:rPr>
      <w:rFonts w:ascii="Cambria" w:hAnsi="Cambria"/>
      <w:i/>
      <w:iCs/>
      <w:color w:val="404040"/>
    </w:rPr>
  </w:style>
  <w:style w:type="character" w:styleId="81" w:customStyle="1">
    <w:name w:val="Заголовок 8 Знак"/>
    <w:uiPriority w:val="9"/>
    <w:qFormat/>
    <w:rPr>
      <w:rFonts w:ascii="Cambria" w:hAnsi="Cambria"/>
      <w:color w:val="4F81BD"/>
    </w:rPr>
  </w:style>
  <w:style w:type="character" w:styleId="11" w:customStyle="1">
    <w:name w:val="Заголовок 1 Знак"/>
    <w:qFormat/>
    <w:rPr>
      <w:rFonts w:eastAsia="Calibri"/>
      <w:b/>
      <w:sz w:val="28"/>
      <w:szCs w:val="28"/>
    </w:rPr>
  </w:style>
  <w:style w:type="character" w:styleId="21" w:customStyle="1">
    <w:name w:val="Заголовок 2 Знак"/>
    <w:qFormat/>
    <w:rPr>
      <w:rFonts w:eastAsia="Calibri"/>
      <w:b/>
      <w:bCs/>
      <w:sz w:val="24"/>
      <w:szCs w:val="24"/>
    </w:rPr>
  </w:style>
  <w:style w:type="character" w:styleId="31" w:customStyle="1">
    <w:name w:val="Заголовок 3 Знак"/>
    <w:qFormat/>
    <w:rPr>
      <w:rFonts w:eastAsia="Calibri"/>
      <w:b/>
      <w:sz w:val="24"/>
      <w:szCs w:val="24"/>
    </w:rPr>
  </w:style>
  <w:style w:type="character" w:styleId="41" w:customStyle="1">
    <w:name w:val="Заголовок 4 Знак"/>
    <w:qFormat/>
    <w:rPr>
      <w:rFonts w:eastAsia="Calibri"/>
      <w:b/>
      <w:bCs/>
      <w:sz w:val="24"/>
      <w:szCs w:val="24"/>
    </w:rPr>
  </w:style>
  <w:style w:type="character" w:styleId="51" w:customStyle="1">
    <w:name w:val="Заголовок 5 Знак"/>
    <w:uiPriority w:val="9"/>
    <w:qFormat/>
    <w:rPr>
      <w:b/>
      <w:bCs/>
      <w:i/>
      <w:iCs/>
      <w:sz w:val="26"/>
      <w:szCs w:val="26"/>
    </w:rPr>
  </w:style>
  <w:style w:type="character" w:styleId="91" w:customStyle="1">
    <w:name w:val="Заголовок 9 Знак"/>
    <w:uiPriority w:val="9"/>
    <w:qFormat/>
    <w:rPr>
      <w:rFonts w:ascii="Arial" w:hAnsi="Arial" w:cs="Arial"/>
      <w:sz w:val="22"/>
      <w:szCs w:val="22"/>
    </w:rPr>
  </w:style>
  <w:style w:type="character" w:styleId="Style11" w:customStyle="1">
    <w:name w:val="Название Знак"/>
    <w:uiPriority w:val="10"/>
    <w:qFormat/>
    <w:rPr>
      <w:sz w:val="28"/>
    </w:rPr>
  </w:style>
  <w:style w:type="character" w:styleId="Style12" w:customStyle="1">
    <w:name w:val="Подзаголовок Знак"/>
    <w:uiPriority w:val="11"/>
    <w:qFormat/>
    <w:rPr>
      <w:rFonts w:ascii="Cambria" w:hAnsi="Cambria"/>
      <w:i/>
      <w:iCs/>
      <w:color w:val="4F81BD"/>
      <w:spacing w:val="15"/>
      <w:sz w:val="24"/>
      <w:szCs w:val="24"/>
    </w:rPr>
  </w:style>
  <w:style w:type="character" w:styleId="Style13">
    <w:name w:val="Выделение"/>
    <w:uiPriority w:val="20"/>
    <w:qFormat/>
    <w:rPr>
      <w:i/>
      <w:iCs/>
    </w:rPr>
  </w:style>
  <w:style w:type="character" w:styleId="22" w:customStyle="1">
    <w:name w:val="Цитата 2 Знак"/>
    <w:uiPriority w:val="29"/>
    <w:qFormat/>
    <w:rPr>
      <w:rFonts w:ascii="Calibri" w:hAnsi="Calibri" w:eastAsia="Calibri"/>
      <w:i/>
      <w:iCs/>
      <w:color w:val="000000"/>
    </w:rPr>
  </w:style>
  <w:style w:type="character" w:styleId="Style14" w:customStyle="1">
    <w:name w:val="Выделенная цитата Знак"/>
    <w:uiPriority w:val="30"/>
    <w:qFormat/>
    <w:rPr>
      <w:rFonts w:ascii="Calibri" w:hAnsi="Calibri" w:eastAsia="Calibri"/>
      <w:b/>
      <w:bCs/>
      <w:i/>
      <w:iCs/>
      <w:color w:val="4F81BD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Pr>
      <w:smallCaps/>
      <w:color w:val="C0504D"/>
      <w:u w:val="single"/>
    </w:rPr>
  </w:style>
  <w:style w:type="character" w:styleId="IntenseReference">
    <w:name w:val="Intense Reference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character" w:styleId="Style15" w:customStyle="1">
    <w:name w:val="Электронная подпись Знак"/>
    <w:uiPriority w:val="99"/>
    <w:qFormat/>
    <w:rPr>
      <w:rFonts w:eastAsia="Calibri"/>
      <w:sz w:val="24"/>
      <w:szCs w:val="24"/>
    </w:rPr>
  </w:style>
  <w:style w:type="character" w:styleId="12" w:customStyle="1">
    <w:name w:val="Подпункт Знак1"/>
    <w:qFormat/>
    <w:rPr>
      <w:sz w:val="28"/>
    </w:rPr>
  </w:style>
  <w:style w:type="character" w:styleId="Style16" w:customStyle="1">
    <w:name w:val="Текст сноски Знак"/>
    <w:uiPriority w:val="99"/>
    <w:qFormat/>
    <w:rPr/>
  </w:style>
  <w:style w:type="character" w:styleId="Style17" w:customStyle="1">
    <w:name w:val="Основной текст Знак"/>
    <w:qFormat/>
    <w:rPr>
      <w:sz w:val="28"/>
      <w:szCs w:val="28"/>
    </w:rPr>
  </w:style>
  <w:style w:type="character" w:styleId="Blk" w:customStyle="1">
    <w:name w:val="blk"/>
    <w:qFormat/>
    <w:rPr/>
  </w:style>
  <w:style w:type="character" w:styleId="Style18" w:customStyle="1">
    <w:name w:val="Абзац списка Знак"/>
    <w:uiPriority w:val="34"/>
    <w:qFormat/>
    <w:rPr>
      <w:rFonts w:eastAsia="Calibri"/>
      <w:sz w:val="24"/>
      <w:szCs w:val="24"/>
    </w:rPr>
  </w:style>
  <w:style w:type="character" w:styleId="Style19" w:customStyle="1">
    <w:name w:val="комментарий"/>
    <w:qFormat/>
    <w:rPr>
      <w:b/>
      <w:i/>
      <w:shd w:fill="FFFF99" w:val="clear"/>
    </w:rPr>
  </w:style>
  <w:style w:type="character" w:styleId="Style20" w:customStyle="1">
    <w:name w:val="Подподпункт Знак"/>
    <w:qFormat/>
    <w:rPr>
      <w:sz w:val="26"/>
      <w:szCs w:val="26"/>
    </w:rPr>
  </w:style>
  <w:style w:type="character" w:styleId="32" w:customStyle="1">
    <w:name w:val="УРОВЕНЬ_Абзац_тип3 Знак"/>
    <w:qFormat/>
    <w:rPr>
      <w:rFonts w:eastAsia="Calibri"/>
      <w:sz w:val="26"/>
      <w:szCs w:val="28"/>
      <w:lang w:eastAsia="en-US"/>
    </w:rPr>
  </w:style>
  <w:style w:type="character" w:styleId="Style21" w:customStyle="1">
    <w:name w:val="Верхний колонтитул Знак"/>
    <w:uiPriority w:val="99"/>
    <w:qFormat/>
    <w:rPr>
      <w:sz w:val="24"/>
      <w:szCs w:val="24"/>
    </w:rPr>
  </w:style>
  <w:style w:type="character" w:styleId="Style22" w:customStyle="1">
    <w:name w:val="Текст примечания Знак"/>
    <w:semiHidden/>
    <w:qFormat/>
    <w:rPr/>
  </w:style>
  <w:style w:type="character" w:styleId="Style23" w:customStyle="1">
    <w:name w:val="Текст концевой сноски Знак"/>
    <w:basedOn w:val="DefaultParagraphFont"/>
    <w:qFormat/>
    <w:rPr/>
  </w:style>
  <w:style w:type="character" w:styleId="23" w:customStyle="1">
    <w:name w:val="Пункт2 Знак"/>
    <w:qFormat/>
    <w:rPr>
      <w:b/>
      <w:sz w:val="28"/>
    </w:rPr>
  </w:style>
  <w:style w:type="character" w:styleId="13" w:customStyle="1">
    <w:name w:val="УРОВЕНЬ_1. Знак"/>
    <w:qFormat/>
    <w:rPr>
      <w:rFonts w:eastAsia="Calibri"/>
      <w:caps/>
      <w:sz w:val="28"/>
      <w:szCs w:val="28"/>
      <w:lang w:eastAsia="en-US"/>
    </w:rPr>
  </w:style>
  <w:style w:type="character" w:styleId="14" w:customStyle="1">
    <w:name w:val="Неразрешенное упоминание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33" w:customStyle="1">
    <w:name w:val="Основной текст с отступом 3 Знак"/>
    <w:qFormat/>
    <w:rPr>
      <w:sz w:val="16"/>
      <w:szCs w:val="16"/>
    </w:rPr>
  </w:style>
  <w:style w:type="character" w:styleId="Style24" w:customStyle="1">
    <w:name w:val="Ссылка указателя"/>
    <w:qFormat/>
    <w:rPr/>
  </w:style>
  <w:style w:type="character" w:styleId="Style25">
    <w:name w:val="Нумерация строк"/>
    <w:rPr/>
  </w:style>
  <w:style w:type="paragraph" w:styleId="Style26">
    <w:name w:val="Заголовок"/>
    <w:basedOn w:val="Normal"/>
    <w:next w:val="Style27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Style27">
    <w:name w:val="Body Text"/>
    <w:basedOn w:val="Normal"/>
    <w:pPr>
      <w:spacing w:before="0" w:after="120"/>
    </w:pPr>
    <w:rPr/>
  </w:style>
  <w:style w:type="paragraph" w:styleId="Style28">
    <w:name w:val="List"/>
    <w:basedOn w:val="Style27"/>
    <w:pPr/>
    <w:rPr/>
  </w:style>
  <w:style w:type="paragraph" w:styleId="Style29">
    <w:name w:val="Caption"/>
    <w:basedOn w:val="Normal"/>
    <w:next w:val="Normal"/>
    <w:uiPriority w:val="35"/>
    <w:qFormat/>
    <w:pPr/>
    <w:rPr>
      <w:rFonts w:eastAsia="Calibri"/>
      <w:b/>
      <w:bCs/>
      <w:color w:val="4F81BD"/>
      <w:sz w:val="18"/>
      <w:szCs w:val="18"/>
    </w:rPr>
  </w:style>
  <w:style w:type="paragraph" w:styleId="Style30">
    <w:name w:val="Указатель"/>
    <w:basedOn w:val="Normal"/>
    <w:qFormat/>
    <w:pPr>
      <w:suppressLineNumbers/>
    </w:pPr>
    <w:rPr>
      <w:rFonts w:cs="Arial Unicode MS"/>
    </w:rPr>
  </w:style>
  <w:style w:type="paragraph" w:styleId="Style31">
    <w:name w:val="Title"/>
    <w:basedOn w:val="Normal"/>
    <w:next w:val="Style27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Style32" w:customStyle="1">
    <w:name w:val="Название раздела инструкции"/>
    <w:basedOn w:val="Normal"/>
    <w:qFormat/>
    <w:pPr>
      <w:jc w:val="center"/>
    </w:pPr>
    <w:rPr>
      <w:b/>
    </w:rPr>
  </w:style>
  <w:style w:type="paragraph" w:styleId="Style33" w:customStyle="1">
    <w:name w:val="Раздел положения"/>
    <w:basedOn w:val="Normal"/>
    <w:qFormat/>
    <w:pPr>
      <w:numPr>
        <w:ilvl w:val="0"/>
        <w:numId w:val="2"/>
      </w:numPr>
      <w:spacing w:before="80" w:after="80"/>
      <w:jc w:val="center"/>
    </w:pPr>
    <w:rPr>
      <w:b/>
      <w:sz w:val="32"/>
      <w:szCs w:val="32"/>
    </w:rPr>
  </w:style>
  <w:style w:type="paragraph" w:styleId="Style34" w:customStyle="1">
    <w:name w:val="Подраздел раздела положения"/>
    <w:basedOn w:val="Normal"/>
    <w:qFormat/>
    <w:pPr>
      <w:tabs>
        <w:tab w:val="clear" w:pos="708"/>
        <w:tab w:val="left" w:pos="360" w:leader="none"/>
      </w:tabs>
      <w:spacing w:before="80" w:after="80"/>
      <w:ind w:left="360" w:hanging="360"/>
      <w:jc w:val="both"/>
    </w:pPr>
    <w:rPr/>
  </w:style>
  <w:style w:type="paragraph" w:styleId="Style35">
    <w:name w:val="Footnote Text"/>
    <w:basedOn w:val="Normal"/>
    <w:uiPriority w:val="99"/>
    <w:pPr/>
    <w:rPr>
      <w:sz w:val="20"/>
      <w:szCs w:val="20"/>
    </w:rPr>
  </w:style>
  <w:style w:type="paragraph" w:styleId="15" w:customStyle="1">
    <w:name w:val="Шапка 1"/>
    <w:basedOn w:val="Normal"/>
    <w:qFormat/>
    <w:pPr>
      <w:pBdr>
        <w:bottom w:val="single" w:sz="24" w:space="1" w:color="000000"/>
      </w:pBdr>
      <w:spacing w:before="0" w:after="240"/>
      <w:jc w:val="center"/>
    </w:pPr>
    <w:rPr>
      <w:sz w:val="22"/>
      <w:szCs w:val="22"/>
    </w:rPr>
  </w:style>
  <w:style w:type="paragraph" w:styleId="24" w:customStyle="1">
    <w:name w:val="Шапка 2"/>
    <w:basedOn w:val="Normal"/>
    <w:qFormat/>
    <w:pPr>
      <w:pBdr>
        <w:bottom w:val="single" w:sz="24" w:space="1" w:color="000000"/>
      </w:pBdr>
      <w:spacing w:before="0" w:after="120"/>
      <w:jc w:val="center"/>
    </w:pPr>
    <w:rPr>
      <w:b/>
      <w:sz w:val="22"/>
      <w:szCs w:val="22"/>
    </w:rPr>
  </w:style>
  <w:style w:type="paragraph" w:styleId="34" w:customStyle="1">
    <w:name w:val="Шапка 3"/>
    <w:basedOn w:val="Normal"/>
    <w:qFormat/>
    <w:pPr>
      <w:pBdr>
        <w:bottom w:val="single" w:sz="24" w:space="1" w:color="000000"/>
      </w:pBdr>
      <w:spacing w:before="240" w:after="360"/>
      <w:jc w:val="center"/>
    </w:pPr>
    <w:rPr>
      <w:b/>
      <w:sz w:val="24"/>
      <w:szCs w:val="24"/>
    </w:rPr>
  </w:style>
  <w:style w:type="paragraph" w:styleId="16" w:customStyle="1">
    <w:name w:val="Название1"/>
    <w:basedOn w:val="Normal"/>
    <w:uiPriority w:val="10"/>
    <w:qFormat/>
    <w:pPr>
      <w:jc w:val="center"/>
    </w:pPr>
    <w:rPr>
      <w:szCs w:val="20"/>
    </w:rPr>
  </w:style>
  <w:style w:type="paragraph" w:styleId="Style36" w:customStyle="1">
    <w:name w:val="Колонтитул"/>
    <w:basedOn w:val="Normal"/>
    <w:qFormat/>
    <w:pPr/>
    <w:rPr/>
  </w:style>
  <w:style w:type="paragraph" w:styleId="Style37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Style38">
    <w:name w:val="Body Text Indent"/>
    <w:basedOn w:val="Normal"/>
    <w:pPr>
      <w:ind w:left="360" w:hanging="0"/>
    </w:pPr>
    <w:rPr>
      <w:sz w:val="24"/>
      <w:szCs w:val="24"/>
    </w:rPr>
  </w:style>
  <w:style w:type="paragraph" w:styleId="Style39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left="283" w:hanging="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Indent3">
    <w:name w:val="Body Text Indent 3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lockText">
    <w:name w:val="Block Text"/>
    <w:basedOn w:val="Normal"/>
    <w:qFormat/>
    <w:pPr>
      <w:ind w:left="-567" w:right="-766" w:hanging="0"/>
      <w:jc w:val="center"/>
    </w:pPr>
    <w:rPr>
      <w:b/>
      <w:bCs/>
      <w:sz w:val="24"/>
      <w:szCs w:val="20"/>
    </w:rPr>
  </w:style>
  <w:style w:type="paragraph" w:styleId="Style40" w:customStyle="1">
    <w:name w:val="Подпункт"/>
    <w:basedOn w:val="Normal"/>
    <w:qFormat/>
    <w:pPr>
      <w:tabs>
        <w:tab w:val="clear" w:pos="708"/>
        <w:tab w:val="left" w:pos="1134" w:leader="none"/>
      </w:tabs>
      <w:spacing w:lineRule="auto" w:line="360"/>
      <w:ind w:left="1134" w:hanging="1134"/>
      <w:jc w:val="both"/>
    </w:pPr>
    <w:rPr>
      <w:szCs w:val="20"/>
    </w:rPr>
  </w:style>
  <w:style w:type="paragraph" w:styleId="25" w:customStyle="1">
    <w:name w:val="Пункт2"/>
    <w:basedOn w:val="Normal"/>
    <w:qFormat/>
    <w:pPr>
      <w:keepNext w:val="true"/>
      <w:tabs>
        <w:tab w:val="clear" w:pos="708"/>
        <w:tab w:val="left" w:pos="1134" w:leader="none"/>
      </w:tabs>
      <w:spacing w:before="240" w:after="120"/>
      <w:ind w:left="1134" w:hanging="1134"/>
      <w:outlineLvl w:val="2"/>
    </w:pPr>
    <w:rPr>
      <w:b/>
      <w:szCs w:val="20"/>
    </w:rPr>
  </w:style>
  <w:style w:type="paragraph" w:styleId="17">
    <w:name w:val="TOC 1"/>
    <w:basedOn w:val="Normal"/>
    <w:next w:val="Normal"/>
    <w:uiPriority w:val="39"/>
    <w:pPr>
      <w:spacing w:before="120" w:after="0"/>
    </w:pPr>
    <w:rPr>
      <w:rFonts w:cs="Calibri Light (Заголовки)"/>
      <w:b/>
      <w:bCs/>
      <w:sz w:val="24"/>
      <w:szCs w:val="24"/>
    </w:rPr>
  </w:style>
  <w:style w:type="paragraph" w:styleId="35">
    <w:name w:val="TOC 3"/>
    <w:basedOn w:val="Normal"/>
    <w:next w:val="Normal"/>
    <w:uiPriority w:val="39"/>
    <w:pPr>
      <w:ind w:left="280" w:hanging="0"/>
    </w:pPr>
    <w:rPr>
      <w:rFonts w:cs="Calibri" w:cstheme="minorHAnsi"/>
      <w:sz w:val="20"/>
      <w:szCs w:val="20"/>
    </w:rPr>
  </w:style>
  <w:style w:type="paragraph" w:styleId="Style41" w:customStyle="1">
    <w:name w:val="Раздел регламента"/>
    <w:basedOn w:val="Normal"/>
    <w:qFormat/>
    <w:pPr/>
    <w:rPr/>
  </w:style>
  <w:style w:type="paragraph" w:styleId="Style42" w:customStyle="1">
    <w:name w:val="Приложение к регламенту"/>
    <w:basedOn w:val="Normal"/>
    <w:qFormat/>
    <w:pPr>
      <w:jc w:val="right"/>
    </w:pPr>
    <w:rPr/>
  </w:style>
  <w:style w:type="paragraph" w:styleId="26">
    <w:name w:val="TOC 2"/>
    <w:basedOn w:val="Normal"/>
    <w:next w:val="Normal"/>
    <w:uiPriority w:val="39"/>
    <w:pPr>
      <w:spacing w:before="240" w:after="0"/>
    </w:pPr>
    <w:rPr>
      <w:rFonts w:cs="Calibri" w:cstheme="minorHAnsi"/>
      <w:b/>
      <w:bCs/>
      <w:sz w:val="20"/>
      <w:szCs w:val="20"/>
    </w:rPr>
  </w:style>
  <w:style w:type="paragraph" w:styleId="BalloonText">
    <w:name w:val="Balloon Text"/>
    <w:basedOn w:val="Normal"/>
    <w:semiHidden/>
    <w:qFormat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semiHidden/>
    <w:qFormat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semiHidden/>
    <w:qFormat/>
    <w:pPr/>
    <w:rPr>
      <w:b/>
      <w:bCs/>
    </w:rPr>
  </w:style>
  <w:style w:type="paragraph" w:styleId="18" w:customStyle="1">
    <w:name w:val="Обычный (веб)1"/>
    <w:basedOn w:val="Normal"/>
    <w:uiPriority w:val="99"/>
    <w:qFormat/>
    <w:pPr>
      <w:spacing w:beforeAutospacing="1" w:afterAutospacing="1"/>
    </w:pPr>
    <w:rPr>
      <w:rFonts w:ascii="Arial Unicode MS" w:hAnsi="Arial Unicode MS" w:eastAsia="Arial Unicode MS"/>
      <w:sz w:val="24"/>
      <w:szCs w:val="24"/>
    </w:rPr>
  </w:style>
  <w:style w:type="paragraph" w:styleId="92">
    <w:name w:val="TOC 9"/>
    <w:basedOn w:val="Normal"/>
    <w:next w:val="Normal"/>
    <w:semiHidden/>
    <w:pPr>
      <w:ind w:left="196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52">
    <w:name w:val="TOC 5"/>
    <w:basedOn w:val="Normal"/>
    <w:next w:val="Normal"/>
    <w:semiHidden/>
    <w:pPr>
      <w:ind w:left="84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42">
    <w:name w:val="TOC 4"/>
    <w:basedOn w:val="Normal"/>
    <w:next w:val="Normal"/>
    <w:uiPriority w:val="39"/>
    <w:pPr>
      <w:ind w:left="560" w:hanging="0"/>
    </w:pPr>
    <w:rPr>
      <w:rFonts w:cs="Calibri" w:cstheme="minorHAnsi"/>
      <w:sz w:val="20"/>
      <w:szCs w:val="20"/>
    </w:rPr>
  </w:style>
  <w:style w:type="paragraph" w:styleId="27" w:customStyle="1">
    <w:name w:val="Раздел положения 2"/>
    <w:basedOn w:val="Normal"/>
    <w:qFormat/>
    <w:pPr>
      <w:pageBreakBefore/>
      <w:jc w:val="both"/>
      <w:outlineLvl w:val="0"/>
    </w:pPr>
    <w:rPr>
      <w:b/>
    </w:rPr>
  </w:style>
  <w:style w:type="paragraph" w:styleId="Style43" w:customStyle="1">
    <w:name w:val="Знак Знак Знак Знак Знак Знак Знак Знак Знак"/>
    <w:basedOn w:val="Normal"/>
    <w:qFormat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NoSpacing">
    <w:name w:val="No Spacing"/>
    <w:basedOn w:val="Normal"/>
    <w:uiPriority w:val="1"/>
    <w:qFormat/>
    <w:pPr>
      <w:spacing w:lineRule="auto" w:line="360"/>
    </w:pPr>
    <w:rPr>
      <w:rFonts w:eastAsia="Calibri"/>
      <w:sz w:val="24"/>
      <w:szCs w:val="24"/>
    </w:rPr>
  </w:style>
  <w:style w:type="paragraph" w:styleId="Style44">
    <w:name w:val="Subtitle"/>
    <w:basedOn w:val="Normal"/>
    <w:next w:val="Normal"/>
    <w:uiPriority w:val="11"/>
    <w:qFormat/>
    <w:pPr>
      <w:ind w:left="1066"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>
      <w:rFonts w:eastAsia="Calibri"/>
      <w:sz w:val="24"/>
      <w:szCs w:val="24"/>
    </w:rPr>
  </w:style>
  <w:style w:type="paragraph" w:styleId="Quote">
    <w:name w:val="Quote"/>
    <w:basedOn w:val="Normal"/>
    <w:next w:val="Normal"/>
    <w:uiPriority w:val="29"/>
    <w:qFormat/>
    <w:pPr/>
    <w:rPr>
      <w:rFonts w:ascii="Calibri" w:hAnsi="Calibri" w:eastAsia="Calibri"/>
      <w:i/>
      <w:iCs/>
      <w:color w:val="000000"/>
      <w:sz w:val="20"/>
      <w:szCs w:val="20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4F81BD"/>
      </w:pBdr>
      <w:spacing w:before="200" w:after="280"/>
      <w:ind w:left="936" w:right="936" w:hanging="0"/>
    </w:pPr>
    <w:rPr>
      <w:rFonts w:ascii="Calibri" w:hAnsi="Calibri" w:eastAsia="Calibri"/>
      <w:b/>
      <w:bCs/>
      <w:i/>
      <w:iCs/>
      <w:color w:val="4F81BD"/>
      <w:sz w:val="20"/>
      <w:szCs w:val="20"/>
    </w:rPr>
  </w:style>
  <w:style w:type="paragraph" w:styleId="TOCHeading">
    <w:name w:val="TOC Heading"/>
    <w:basedOn w:val="1"/>
    <w:next w:val="Normal"/>
    <w:uiPriority w:val="39"/>
    <w:qFormat/>
    <w:pPr>
      <w:keepLines/>
      <w:numPr>
        <w:ilvl w:val="0"/>
        <w:numId w:val="0"/>
      </w:numPr>
      <w:spacing w:before="480" w:after="60"/>
      <w:ind w:left="5038" w:hanging="0"/>
    </w:pPr>
    <w:rPr>
      <w:rFonts w:ascii="Cambria" w:hAnsi="Cambria"/>
      <w:bCs/>
      <w:color w:val="365F91"/>
    </w:rPr>
  </w:style>
  <w:style w:type="paragraph" w:styleId="EmailSignature">
    <w:name w:val="E-mail Signature"/>
    <w:basedOn w:val="Normal"/>
    <w:uiPriority w:val="99"/>
    <w:unhideWhenUsed/>
    <w:qFormat/>
    <w:pPr/>
    <w:rPr>
      <w:rFonts w:eastAsia="Calibri"/>
      <w:sz w:val="24"/>
      <w:szCs w:val="24"/>
    </w:rPr>
  </w:style>
  <w:style w:type="paragraph" w:styleId="Style45" w:customStyle="1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36" w:customStyle="1">
    <w:name w:val="Нумерованный список ур3"/>
    <w:basedOn w:val="Normal"/>
    <w:qFormat/>
    <w:pPr>
      <w:numPr>
        <w:ilvl w:val="0"/>
        <w:numId w:val="3"/>
      </w:numPr>
      <w:jc w:val="both"/>
    </w:pPr>
    <w:rPr>
      <w:rFonts w:ascii="Garamond" w:hAnsi="Garamond"/>
      <w:sz w:val="24"/>
      <w:szCs w:val="20"/>
    </w:rPr>
  </w:style>
  <w:style w:type="paragraph" w:styleId="311" w:customStyle="1">
    <w:name w:val="Список 31"/>
    <w:basedOn w:val="Normal"/>
    <w:qFormat/>
    <w:pPr>
      <w:tabs>
        <w:tab w:val="clear" w:pos="708"/>
        <w:tab w:val="left" w:pos="0" w:leader="none"/>
      </w:tabs>
      <w:spacing w:before="120" w:after="0"/>
      <w:ind w:left="-207" w:hanging="360"/>
      <w:jc w:val="both"/>
    </w:pPr>
    <w:rPr>
      <w:rFonts w:ascii="Garamond" w:hAnsi="Garamond"/>
      <w:sz w:val="24"/>
      <w:szCs w:val="20"/>
    </w:rPr>
  </w:style>
  <w:style w:type="paragraph" w:styleId="28" w:customStyle="1">
    <w:name w:val="Нумерованный список ур2"/>
    <w:basedOn w:val="Normal"/>
    <w:qFormat/>
    <w:pPr>
      <w:tabs>
        <w:tab w:val="clear" w:pos="708"/>
        <w:tab w:val="left" w:pos="0" w:leader="none"/>
      </w:tabs>
      <w:spacing w:before="120" w:after="0"/>
      <w:ind w:left="-207" w:hanging="360"/>
      <w:jc w:val="both"/>
    </w:pPr>
    <w:rPr>
      <w:rFonts w:ascii="Garamond" w:hAnsi="Garamond"/>
      <w:sz w:val="24"/>
      <w:szCs w:val="20"/>
    </w:rPr>
  </w:style>
  <w:style w:type="paragraph" w:styleId="Revision">
    <w:name w:val="Revision"/>
    <w:uiPriority w:val="99"/>
    <w:semiHidden/>
    <w:qFormat/>
    <w:pPr>
      <w:widowControl/>
      <w:bidi w:val="0"/>
      <w:spacing w:before="0" w:after="0"/>
      <w:jc w:val="left"/>
    </w:pPr>
    <w:rPr>
      <w:rFonts w:eastAsia="Calibri" w:ascii="Times New Roman" w:hAnsi="Times New Roman" w:cs="Arial Unicode MS"/>
      <w:color w:val="auto"/>
      <w:kern w:val="0"/>
      <w:sz w:val="24"/>
      <w:szCs w:val="24"/>
      <w:lang w:val="ru-RU" w:eastAsia="ru-RU" w:bidi="ar-SA"/>
    </w:rPr>
  </w:style>
  <w:style w:type="paragraph" w:styleId="ConsPlusNormal" w:customStyle="1">
    <w:name w:val="ConsPlusNormal"/>
    <w:qFormat/>
    <w:pPr>
      <w:widowControl w:val="false"/>
      <w:bidi w:val="0"/>
      <w:spacing w:before="0" w:after="0"/>
      <w:ind w:firstLine="720"/>
      <w:jc w:val="left"/>
    </w:pPr>
    <w:rPr>
      <w:rFonts w:ascii="Arial" w:hAnsi="Arial" w:cs="Arial" w:eastAsia="Noto Serif CJK SC"/>
      <w:color w:val="auto"/>
      <w:kern w:val="0"/>
      <w:sz w:val="20"/>
      <w:szCs w:val="20"/>
      <w:lang w:val="ru-RU" w:eastAsia="ru-RU" w:bidi="ar-SA"/>
    </w:rPr>
  </w:style>
  <w:style w:type="paragraph" w:styleId="37" w:customStyle="1">
    <w:name w:val="Знак Знак3 Знак Знак"/>
    <w:basedOn w:val="Normal"/>
    <w:qFormat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Style46" w:customStyle="1">
    <w:name w:val="Пункт"/>
    <w:basedOn w:val="Normal"/>
    <w:qFormat/>
    <w:pPr>
      <w:widowControl w:val="false"/>
      <w:tabs>
        <w:tab w:val="clear" w:pos="708"/>
        <w:tab w:val="left" w:pos="1134" w:leader="none"/>
      </w:tabs>
      <w:spacing w:lineRule="auto" w:line="360" w:before="120" w:after="0"/>
      <w:ind w:left="1134" w:right="800" w:hanging="1134"/>
      <w:jc w:val="both"/>
    </w:pPr>
    <w:rPr>
      <w:rFonts w:ascii="Arial" w:hAnsi="Arial"/>
      <w:b/>
      <w:i/>
      <w:szCs w:val="20"/>
    </w:rPr>
  </w:style>
  <w:style w:type="paragraph" w:styleId="19" w:customStyle="1">
    <w:name w:val="Абзац списка1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/>
      <w:sz w:val="22"/>
      <w:szCs w:val="22"/>
      <w:lang w:eastAsia="en-US"/>
    </w:rPr>
  </w:style>
  <w:style w:type="paragraph" w:styleId="Style47" w:customStyle="1">
    <w:name w:val="Таблица"/>
    <w:basedOn w:val="Normal"/>
    <w:qFormat/>
    <w:pPr>
      <w:keepNext w:val="true"/>
      <w:spacing w:before="60" w:after="60"/>
      <w:jc w:val="center"/>
    </w:pPr>
    <w:rPr>
      <w:rFonts w:eastAsia="Calibri"/>
      <w:b/>
      <w:sz w:val="24"/>
      <w:szCs w:val="24"/>
    </w:rPr>
  </w:style>
  <w:style w:type="paragraph" w:styleId="Style48" w:customStyle="1">
    <w:name w:val="Таблица шапка"/>
    <w:basedOn w:val="Normal"/>
    <w:qFormat/>
    <w:pPr>
      <w:keepNext w:val="true"/>
      <w:spacing w:before="40" w:after="40"/>
      <w:ind w:left="57" w:right="57" w:hanging="0"/>
    </w:pPr>
    <w:rPr>
      <w:sz w:val="22"/>
      <w:szCs w:val="26"/>
    </w:rPr>
  </w:style>
  <w:style w:type="paragraph" w:styleId="Style49" w:customStyle="1">
    <w:name w:val="Подподпункт"/>
    <w:basedOn w:val="Style40"/>
    <w:qFormat/>
    <w:pPr>
      <w:tabs>
        <w:tab w:val="clear" w:pos="1134"/>
        <w:tab w:val="left" w:pos="5104" w:leader="none"/>
      </w:tabs>
      <w:spacing w:lineRule="auto" w:line="240" w:before="120" w:after="0"/>
      <w:ind w:left="5104" w:hanging="567"/>
    </w:pPr>
    <w:rPr>
      <w:sz w:val="26"/>
      <w:szCs w:val="26"/>
    </w:rPr>
  </w:style>
  <w:style w:type="paragraph" w:styleId="Style50" w:customStyle="1">
    <w:name w:val="УРОВЕНЬ_(а)"/>
    <w:basedOn w:val="ListParagraph"/>
    <w:qFormat/>
    <w:pPr>
      <w:spacing w:lineRule="exact" w:line="360" w:before="120" w:after="0"/>
      <w:contextualSpacing/>
      <w:jc w:val="both"/>
      <w:outlineLvl w:val="3"/>
    </w:pPr>
    <w:rPr>
      <w:sz w:val="26"/>
      <w:szCs w:val="28"/>
      <w:lang w:eastAsia="en-US"/>
    </w:rPr>
  </w:style>
  <w:style w:type="paragraph" w:styleId="Style51" w:customStyle="1">
    <w:name w:val="УРОВЕНЬ_-"/>
    <w:basedOn w:val="ListParagraph"/>
    <w:qFormat/>
    <w:pPr>
      <w:spacing w:lineRule="exact" w:line="360" w:before="120" w:after="0"/>
      <w:contextualSpacing/>
      <w:jc w:val="both"/>
      <w:outlineLvl w:val="4"/>
    </w:pPr>
    <w:rPr>
      <w:sz w:val="26"/>
      <w:szCs w:val="28"/>
      <w:lang w:eastAsia="en-US"/>
    </w:rPr>
  </w:style>
  <w:style w:type="paragraph" w:styleId="29" w:customStyle="1">
    <w:name w:val="УРОВЕНЬ_Абзац_тип2"/>
    <w:basedOn w:val="ListParagraph"/>
    <w:qFormat/>
    <w:pPr>
      <w:numPr>
        <w:ilvl w:val="0"/>
        <w:numId w:val="4"/>
      </w:numPr>
      <w:spacing w:lineRule="exact" w:line="360" w:before="120" w:after="0"/>
      <w:contextualSpacing/>
      <w:jc w:val="both"/>
    </w:pPr>
    <w:rPr>
      <w:sz w:val="26"/>
      <w:szCs w:val="28"/>
      <w:lang w:eastAsia="en-US"/>
    </w:rPr>
  </w:style>
  <w:style w:type="paragraph" w:styleId="38" w:customStyle="1">
    <w:name w:val="УРОВЕНЬ_Абзац_тип3"/>
    <w:basedOn w:val="ListParagraph"/>
    <w:qFormat/>
    <w:pPr>
      <w:tabs>
        <w:tab w:val="clear" w:pos="708"/>
        <w:tab w:val="left" w:pos="0" w:leader="none"/>
      </w:tabs>
      <w:spacing w:lineRule="exact" w:line="360" w:before="120" w:after="0"/>
      <w:ind w:left="1134" w:hanging="1134"/>
      <w:contextualSpacing/>
      <w:jc w:val="both"/>
    </w:pPr>
    <w:rPr>
      <w:sz w:val="26"/>
      <w:szCs w:val="28"/>
      <w:lang w:eastAsia="en-US"/>
    </w:rPr>
  </w:style>
  <w:style w:type="paragraph" w:styleId="Style52" w:customStyle="1">
    <w:name w:val="УРОВЕНЬ_Подпись"/>
    <w:basedOn w:val="ListParagraph"/>
    <w:qFormat/>
    <w:pPr>
      <w:keepNext w:val="true"/>
      <w:spacing w:lineRule="exact" w:line="360" w:before="120" w:after="120"/>
      <w:contextualSpacing/>
      <w:jc w:val="right"/>
      <w:outlineLvl w:val="3"/>
    </w:pPr>
    <w:rPr>
      <w:sz w:val="26"/>
      <w:szCs w:val="28"/>
      <w:lang w:eastAsia="en-US"/>
    </w:rPr>
  </w:style>
  <w:style w:type="paragraph" w:styleId="110" w:customStyle="1">
    <w:name w:val="Стиль Заголовок 1 + по ширине"/>
    <w:basedOn w:val="1"/>
    <w:qFormat/>
    <w:pPr>
      <w:keepLines/>
      <w:numPr>
        <w:ilvl w:val="0"/>
        <w:numId w:val="0"/>
      </w:numPr>
      <w:tabs>
        <w:tab w:val="clear" w:pos="708"/>
        <w:tab w:val="left" w:pos="567" w:leader="none"/>
      </w:tabs>
      <w:spacing w:before="480" w:after="240"/>
      <w:ind w:left="567" w:hanging="567"/>
      <w:jc w:val="both"/>
    </w:pPr>
    <w:rPr>
      <w:rFonts w:ascii="Arial" w:hAnsi="Arial" w:eastAsia="Times New Roman"/>
      <w:bCs/>
      <w:sz w:val="40"/>
      <w:szCs w:val="20"/>
    </w:rPr>
  </w:style>
  <w:style w:type="paragraph" w:styleId="Style53">
    <w:name w:val="Endnote Text"/>
    <w:basedOn w:val="Normal"/>
    <w:pPr/>
    <w:rPr>
      <w:sz w:val="20"/>
      <w:szCs w:val="20"/>
    </w:rPr>
  </w:style>
  <w:style w:type="paragraph" w:styleId="210" w:customStyle="1">
    <w:name w:val="Заголовок 2 КВВ"/>
    <w:basedOn w:val="Normal"/>
    <w:qFormat/>
    <w:pPr>
      <w:keepNext w:val="true"/>
      <w:spacing w:before="120" w:after="120"/>
      <w:jc w:val="both"/>
      <w:outlineLvl w:val="0"/>
    </w:pPr>
    <w:rPr>
      <w:b/>
      <w:sz w:val="24"/>
      <w:szCs w:val="20"/>
    </w:rPr>
  </w:style>
  <w:style w:type="paragraph" w:styleId="Style54" w:customStyle="1">
    <w:name w:val="Таблица текст"/>
    <w:basedOn w:val="Normal"/>
    <w:qFormat/>
    <w:pPr>
      <w:spacing w:before="40" w:after="40"/>
      <w:ind w:left="57" w:right="57" w:hanging="0"/>
    </w:pPr>
    <w:rPr>
      <w:sz w:val="24"/>
      <w:szCs w:val="26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sz w:val="24"/>
      <w:szCs w:val="24"/>
    </w:rPr>
  </w:style>
  <w:style w:type="paragraph" w:styleId="111" w:customStyle="1">
    <w:name w:val="УРОВЕНЬ_1."/>
    <w:basedOn w:val="ListParagraph"/>
    <w:qFormat/>
    <w:pPr>
      <w:keepNext w:val="true"/>
      <w:keepLines/>
      <w:spacing w:lineRule="auto" w:line="276" w:before="240" w:after="120"/>
      <w:ind w:left="0" w:hanging="0"/>
      <w:contextualSpacing/>
      <w:jc w:val="both"/>
      <w:outlineLvl w:val="0"/>
    </w:pPr>
    <w:rPr>
      <w:caps/>
      <w:sz w:val="28"/>
      <w:szCs w:val="28"/>
      <w:lang w:eastAsia="en-US"/>
    </w:rPr>
  </w:style>
  <w:style w:type="paragraph" w:styleId="62">
    <w:name w:val="TOC 6"/>
    <w:basedOn w:val="Normal"/>
    <w:next w:val="Normal"/>
    <w:unhideWhenUsed/>
    <w:pPr>
      <w:ind w:left="112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72">
    <w:name w:val="TOC 7"/>
    <w:basedOn w:val="Normal"/>
    <w:next w:val="Normal"/>
    <w:unhideWhenUsed/>
    <w:pPr>
      <w:ind w:left="140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82">
    <w:name w:val="TOC 8"/>
    <w:basedOn w:val="Normal"/>
    <w:next w:val="Normal"/>
    <w:unhideWhenUsed/>
    <w:pPr>
      <w:ind w:left="168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Main14" w:customStyle="1">
    <w:name w:val="Main 14"/>
    <w:basedOn w:val="37"/>
    <w:uiPriority w:val="99"/>
    <w:qFormat/>
    <w:pPr>
      <w:spacing w:lineRule="auto" w:line="312" w:before="60" w:after="0"/>
      <w:ind w:firstLine="709"/>
    </w:pPr>
    <w:rPr>
      <w:rFonts w:ascii="Times New Roman" w:hAnsi="Times New Roman" w:eastAsia="Batang" w:cs="Times New Roman"/>
      <w:sz w:val="28"/>
      <w:szCs w:val="28"/>
      <w:lang w:val="ru-RU" w:eastAsia="ko-KR"/>
    </w:rPr>
  </w:style>
  <w:style w:type="paragraph" w:styleId="39" w:customStyle="1">
    <w:name w:val="Основной текст3"/>
    <w:basedOn w:val="37"/>
    <w:qFormat/>
    <w:pPr>
      <w:widowControl w:val="false"/>
      <w:shd w:val="clear" w:color="auto" w:fill="FFFFFF"/>
      <w:spacing w:lineRule="atLeast" w:line="0" w:before="360" w:after="180"/>
    </w:pPr>
    <w:rPr>
      <w:rFonts w:ascii="Times New Roman" w:hAnsi="Times New Roman" w:cs="Times New Roman"/>
      <w:sz w:val="21"/>
      <w:szCs w:val="21"/>
      <w:lang w:val="ru-RU"/>
    </w:rPr>
  </w:style>
  <w:style w:type="numbering" w:styleId="NoList" w:default="1">
    <w:name w:val="No List"/>
    <w:uiPriority w:val="99"/>
    <w:semiHidden/>
    <w:unhideWhenUsed/>
    <w:qFormat/>
  </w:style>
  <w:style w:type="numbering" w:styleId="112" w:customStyle="1">
    <w:name w:val="Стиль1"/>
    <w:uiPriority w:val="99"/>
    <w:qFormat/>
  </w:style>
  <w:style w:type="numbering" w:styleId="211" w:customStyle="1">
    <w:name w:val="Стиль2"/>
    <w:uiPriority w:val="99"/>
    <w:qFormat/>
  </w:style>
  <w:style w:type="table" w:default="1" w:styleId="646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789">
    <w:name w:val="Table Grid Light"/>
    <w:basedOn w:val="6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0">
    <w:name w:val="Plain Table 1"/>
    <w:basedOn w:val="6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791">
    <w:name w:val="Plain Table 2"/>
    <w:basedOn w:val="64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792">
    <w:name w:val="Plain Table 3"/>
    <w:basedOn w:val="646"/>
    <w:uiPriority w:val="99"/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793">
    <w:name w:val="Plain Table 4"/>
    <w:basedOn w:val="646"/>
    <w:uiPriority w:val="99"/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794">
    <w:name w:val="Plain Table 5"/>
    <w:basedOn w:val="646"/>
    <w:uiPriority w:val="99"/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1 Light"/>
    <w:basedOn w:val="64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796">
    <w:name w:val="Grid Table 1 Light - Accent 1"/>
    <w:basedOn w:val="646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4472C4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797">
    <w:name w:val="Grid Table 1 Light - Accent 2"/>
    <w:basedOn w:val="646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ED7D31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798">
    <w:name w:val="Grid Table 1 Light - Accent 3"/>
    <w:basedOn w:val="646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799">
    <w:name w:val="Grid Table 1 Light - Accent 4"/>
    <w:basedOn w:val="646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FC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00">
    <w:name w:val="Grid Table 1 Light - Accent 5"/>
    <w:basedOn w:val="646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01">
    <w:name w:val="Grid Table 1 Light - Accent 6"/>
    <w:basedOn w:val="64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02">
    <w:name w:val="Grid Table 2"/>
    <w:basedOn w:val="6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03">
    <w:name w:val="Grid Table 2 - Accent 1"/>
    <w:basedOn w:val="646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04">
    <w:name w:val="Grid Table 2 - Accent 2"/>
    <w:basedOn w:val="646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05">
    <w:name w:val="Grid Table 2 - Accent 3"/>
    <w:basedOn w:val="646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06">
    <w:name w:val="Grid Table 2 - Accent 4"/>
    <w:basedOn w:val="646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07">
    <w:name w:val="Grid Table 2 - Accent 5"/>
    <w:basedOn w:val="646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08">
    <w:name w:val="Grid Table 2 - Accent 6"/>
    <w:basedOn w:val="64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09">
    <w:name w:val="Grid Table 3"/>
    <w:basedOn w:val="6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10">
    <w:name w:val="Grid Table 3 - Accent 1"/>
    <w:basedOn w:val="646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11">
    <w:name w:val="Grid Table 3 - Accent 2"/>
    <w:basedOn w:val="646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12">
    <w:name w:val="Grid Table 3 - Accent 3"/>
    <w:basedOn w:val="646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13">
    <w:name w:val="Grid Table 3 - Accent 4"/>
    <w:basedOn w:val="646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14">
    <w:name w:val="Grid Table 3 - Accent 5"/>
    <w:basedOn w:val="646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15">
    <w:name w:val="Grid Table 3 - Accent 6"/>
    <w:basedOn w:val="64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16">
    <w:name w:val="Grid Table 4"/>
    <w:basedOn w:val="64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817">
    <w:name w:val="Grid Table 4 - Accent 1"/>
    <w:basedOn w:val="646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  <w:shd w:val="clear" w:color="537DC8" w:fill="537DC8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</w:tcBorders>
      </w:tcPr>
    </w:tblStylePr>
  </w:style>
  <w:style w:type="table" w:customStyle="1" w:styleId="818">
    <w:name w:val="Grid Table 4 - Accent 2"/>
    <w:basedOn w:val="646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18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</w:tcBorders>
      </w:tcPr>
    </w:tblStylePr>
  </w:style>
  <w:style w:type="table" w:customStyle="1" w:styleId="819">
    <w:name w:val="Grid Table 4 - Accent 3"/>
    <w:basedOn w:val="646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</w:style>
  <w:style w:type="table" w:customStyle="1" w:styleId="820">
    <w:name w:val="Grid Table 4 - Accent 4"/>
    <w:basedOn w:val="646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5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</w:tcBorders>
      </w:tcPr>
    </w:tblStylePr>
  </w:style>
  <w:style w:type="table" w:customStyle="1" w:styleId="821">
    <w:name w:val="Grid Table 4 - Accent 5"/>
    <w:basedOn w:val="646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</w:style>
  <w:style w:type="table" w:customStyle="1" w:styleId="822">
    <w:name w:val="Grid Table 4 - Accent 6"/>
    <w:basedOn w:val="646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</w:style>
  <w:style w:type="table" w:styleId="823">
    <w:name w:val="Grid Table 5 Dark"/>
    <w:basedOn w:val="6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824">
    <w:name w:val="Grid Table 5 Dark- Accent 1"/>
    <w:basedOn w:val="6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9BEE4" w:fill="A9BEE4" w:themeFill="accent1" w:themeFillTint="75"/>
      </w:tcPr>
    </w:tblStylePr>
    <w:tblStylePr w:type="band1Vert">
      <w:tblPr/>
      <w:tcPr>
        <w:shd w:val="clear" w:color="A9BEE4" w:fill="A9BEE4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825">
    <w:name w:val="Grid Table 5 Dark - Accent 2"/>
    <w:basedOn w:val="6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6C3A0" w:fill="F6C3A0" w:themeFill="accent2" w:themeFillTint="75"/>
      </w:tcPr>
    </w:tblStylePr>
    <w:tblStylePr w:type="band1Vert">
      <w:tblPr/>
      <w:tcPr>
        <w:shd w:val="clear" w:color="F6C3A0" w:fill="F6C3A0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</w:style>
  <w:style w:type="table" w:customStyle="1" w:styleId="826">
    <w:name w:val="Grid Table 5 Dark - Accent 3"/>
    <w:basedOn w:val="6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5D5D5" w:fill="D5D5D5" w:themeFill="accent3" w:themeFillTint="75"/>
      </w:tcPr>
    </w:tblStylePr>
    <w:tblStylePr w:type="band1Vert">
      <w:tblPr/>
      <w:tcPr>
        <w:shd w:val="clear" w:color="D5D5D5" w:fill="D5D5D5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</w:style>
  <w:style w:type="table" w:customStyle="1" w:styleId="827">
    <w:name w:val="Grid Table 5 Dark- Accent 4"/>
    <w:basedOn w:val="6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FE28A" w:fill="FFE28A" w:themeFill="accent4" w:themeFillTint="75"/>
      </w:tcPr>
    </w:tblStylePr>
    <w:tblStylePr w:type="band1Vert">
      <w:tblPr/>
      <w:tcPr>
        <w:shd w:val="clear" w:color="FFE28A" w:fill="FFE28A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</w:style>
  <w:style w:type="table" w:customStyle="1" w:styleId="828">
    <w:name w:val="Grid Table 5 Dark - Accent 5"/>
    <w:basedOn w:val="6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3D0EB" w:fill="B3D0EB" w:themeFill="accent5" w:themeFillTint="7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</w:style>
  <w:style w:type="table" w:customStyle="1" w:styleId="829">
    <w:name w:val="Grid Table 5 Dark - Accent 6"/>
    <w:basedOn w:val="6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CDBA8" w:fill="BCDBA8" w:themeFill="accent6" w:themeFillTint="75"/>
      </w:tcPr>
    </w:tblStylePr>
    <w:tblStylePr w:type="band1Vert">
      <w:tblPr/>
      <w:tcPr>
        <w:shd w:val="clear" w:color="BCDBA8" w:fill="BCDBA8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</w:style>
  <w:style w:type="table" w:styleId="830">
    <w:name w:val="Grid Table 6 Colorful"/>
    <w:basedOn w:val="64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831">
    <w:name w:val="Grid Table 6 Colorful - Accent 1"/>
    <w:basedOn w:val="646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firstRow">
      <w:rPr>
        <w:b/>
        <w:color w:val="A0B7E1" w:themeColor="accent1" w:themeTint="80" w:themeShade="95"/>
      </w:rPr>
      <w:tblPr/>
      <w:tcPr>
        <w:tcBorders>
          <w:bottom w:val="single" w:color="4472C4" w:themeColor="accent1" w:sz="12" w:space="0"/>
        </w:tcBorders>
      </w:tcPr>
    </w:tblStylePr>
    <w:tblStylePr w:type="lastCol">
      <w:rPr>
        <w:b/>
        <w:color w:val="A0B7E1" w:themeColor="accent1" w:themeTint="80" w:themeShade="95"/>
      </w:rPr>
      <w:tblPr/>
    </w:tblStylePr>
    <w:tblStylePr w:type="lastRow">
      <w:rPr>
        <w:b/>
        <w:color w:val="A0B7E1" w:themeColor="accent1" w:themeTint="80" w:themeShade="95"/>
      </w:rPr>
      <w:tblPr/>
    </w:tblStylePr>
  </w:style>
  <w:style w:type="table" w:customStyle="1" w:styleId="832">
    <w:name w:val="Grid Table 6 Colorful - Accent 2"/>
    <w:basedOn w:val="646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firstRow">
      <w:rPr>
        <w:b/>
        <w:color w:val="F4B184" w:themeColor="accent2" w:themeTint="97" w:themeShade="95"/>
      </w:rPr>
      <w:tblPr/>
      <w:tcPr>
        <w:tcBorders>
          <w:bottom w:val="single" w:color="ED7D31" w:themeColor="accent2" w:sz="12" w:space="0"/>
        </w:tcBorders>
      </w:tcPr>
    </w:tblStylePr>
    <w:tblStylePr w:type="lastCol">
      <w:rPr>
        <w:b/>
        <w:color w:val="F4B184" w:themeColor="accent2" w:themeTint="97" w:themeShade="95"/>
      </w:rPr>
      <w:tblPr/>
    </w:tblStylePr>
    <w:tblStylePr w:type="lastRow">
      <w:rPr>
        <w:b/>
        <w:color w:val="F4B184" w:themeColor="accent2" w:themeTint="97" w:themeShade="95"/>
      </w:rPr>
      <w:tblPr/>
    </w:tblStylePr>
  </w:style>
  <w:style w:type="table" w:customStyle="1" w:styleId="833">
    <w:name w:val="Grid Table 6 Colorful - Accent 3"/>
    <w:basedOn w:val="646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val="A5A5A5" w:themeColor="accent3" w:themeTint="fe" w:themeShade="95"/>
      </w:rPr>
      <w:tblPr/>
    </w:tblStylePr>
    <w:tblStylePr w:type="lastRow">
      <w:rPr>
        <w:b/>
        <w:color w:val="A5A5A5" w:themeColor="accent3" w:themeTint="fe" w:themeShade="95"/>
      </w:rPr>
      <w:tblPr/>
    </w:tblStylePr>
  </w:style>
  <w:style w:type="table" w:customStyle="1" w:styleId="834">
    <w:name w:val="Grid Table 6 Colorful - Accent 4"/>
    <w:basedOn w:val="646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firstRow">
      <w:rPr>
        <w:b/>
        <w:color w:val="FFD865" w:themeColor="accent4" w:themeTint="9a" w:themeShade="95"/>
      </w:rPr>
      <w:tblPr/>
      <w:tcPr>
        <w:tcBorders>
          <w:bottom w:val="single" w:color="FFC000" w:themeColor="accent4" w:sz="12" w:space="0"/>
        </w:tcBorders>
      </w:tcPr>
    </w:tblStylePr>
    <w:tblStylePr w:type="lastCol">
      <w:rPr>
        <w:b/>
        <w:color w:val="FFD865" w:themeColor="accent4" w:themeTint="9a" w:themeShade="95"/>
      </w:rPr>
      <w:tblPr/>
    </w:tblStylePr>
    <w:tblStylePr w:type="lastRow">
      <w:rPr>
        <w:b/>
        <w:color w:val="FFD865" w:themeColor="accent4" w:themeTint="9a" w:themeShade="95"/>
      </w:rPr>
      <w:tblPr/>
    </w:tblStylePr>
  </w:style>
  <w:style w:type="table" w:customStyle="1" w:styleId="835">
    <w:name w:val="Grid Table 6 Colorful - Accent 5"/>
    <w:basedOn w:val="646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  <w:tblStylePr w:type="firstCol">
      <w:rPr>
        <w:b/>
        <w:color w:val="245A8D" w:themeColor="accent5" w:themeShade="95"/>
      </w:rPr>
      <w:tblPr/>
    </w:tblStyle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tblPr/>
    </w:tblStylePr>
    <w:tblStylePr w:type="lastRow">
      <w:rPr>
        <w:b/>
        <w:color w:val="245A8D" w:themeColor="accent5" w:themeShade="95"/>
      </w:rPr>
      <w:tblPr/>
    </w:tblStylePr>
  </w:style>
  <w:style w:type="table" w:customStyle="1" w:styleId="836">
    <w:name w:val="Grid Table 6 Colorful - Accent 6"/>
    <w:basedOn w:val="646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  <w:tblStylePr w:type="firstCol">
      <w:rPr>
        <w:b/>
        <w:color w:val="245A8D" w:themeColor="accent5" w:themeShade="95"/>
      </w:rPr>
      <w:tblPr/>
    </w:tblStyle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tblPr/>
    </w:tblStylePr>
    <w:tblStylePr w:type="lastRow">
      <w:rPr>
        <w:b/>
        <w:color w:val="245A8D" w:themeColor="accent5" w:themeShade="95"/>
      </w:rPr>
      <w:tblPr/>
    </w:tblStylePr>
  </w:style>
  <w:style w:type="table" w:styleId="837">
    <w:name w:val="Grid Table 7 Colorful"/>
    <w:basedOn w:val="64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38">
    <w:name w:val="Grid Table 7 Colorful - Accent 1"/>
    <w:basedOn w:val="646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39">
    <w:name w:val="Grid Table 7 Colorful - Accent 2"/>
    <w:basedOn w:val="646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themeColor="accent2" w:sz="4" w:space="0"/>
        </w:tcBorders>
        <w:shd w:val="clear" w:color="FFFFFF" w:fill="auto"/>
      </w:tcPr>
    </w:tblStyle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ED7D31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40">
    <w:name w:val="Grid Table 7 Colorful - Accent 3"/>
    <w:basedOn w:val="646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41">
    <w:name w:val="Grid Table 7 Colorful - Accent 4"/>
    <w:basedOn w:val="646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themeColor="accent4" w:sz="4" w:space="0"/>
        </w:tcBorders>
        <w:shd w:val="clear" w:color="FFFFFF" w:fill="auto"/>
      </w:tcPr>
    </w:tblStyle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C000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42">
    <w:name w:val="Grid Table 7 Colorful - Accent 5"/>
    <w:basedOn w:val="646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5" w:sz="4" w:space="0"/>
        </w:tcBorders>
        <w:shd w:val="clear" w:color="FFFFFF" w:fill="auto"/>
      </w:tcPr>
    </w:tblStyle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5B9BD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43">
    <w:name w:val="Grid Table 7 Colorful - Accent 6"/>
    <w:basedOn w:val="646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themeColor="accent6" w:sz="4" w:space="0"/>
        </w:tcBorders>
        <w:shd w:val="clear" w:color="FFFFFF" w:fill="auto"/>
      </w:tcPr>
    </w:tblStyle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70AD47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44">
    <w:name w:val="List Table 1 Light"/>
    <w:basedOn w:val="646"/>
    <w:uiPriority w:val="99"/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45">
    <w:name w:val="List Table 1 Light - Accent 1"/>
    <w:basedOn w:val="646"/>
    <w:uiPriority w:val="99"/>
    <w:tblPr>
      <w:tblStyleRowBandSize w:val="1"/>
      <w:tblStyleColBandSize w:val="1"/>
    </w:tblPr>
    <w:tblStylePr w:type="band1Horz">
      <w:tblPr/>
      <w:tcPr>
        <w:shd w:val="clear" w:color="CFDBF0" w:fill="CFDBF0" w:themeFill="accent1" w:themeFillTint="40"/>
      </w:tcPr>
    </w:tblStylePr>
    <w:tblStylePr w:type="band1Vert">
      <w:tblPr/>
      <w:tcPr>
        <w:shd w:val="clear" w:color="CFDBF0" w:fill="CFDBF0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46">
    <w:name w:val="List Table 1 Light - Accent 2"/>
    <w:basedOn w:val="646"/>
    <w:uiPriority w:val="99"/>
    <w:tblPr>
      <w:tblStyleRowBandSize w:val="1"/>
      <w:tblStyleColBandSize w:val="1"/>
    </w:tblPr>
    <w:tblStylePr w:type="band1Horz"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47">
    <w:name w:val="List Table 1 Light - Accent 3"/>
    <w:basedOn w:val="646"/>
    <w:uiPriority w:val="99"/>
    <w:tblPr>
      <w:tblStyleRowBandSize w:val="1"/>
      <w:tblStyleColBandSize w:val="1"/>
    </w:tblPr>
    <w:tblStylePr w:type="band1Horz"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48">
    <w:name w:val="List Table 1 Light - Accent 4"/>
    <w:basedOn w:val="646"/>
    <w:uiPriority w:val="99"/>
    <w:tblPr>
      <w:tblStyleRowBandSize w:val="1"/>
      <w:tblStyleColBandSize w:val="1"/>
    </w:tblPr>
    <w:tblStylePr w:type="band1Horz"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49">
    <w:name w:val="List Table 1 Light - Accent 5"/>
    <w:basedOn w:val="646"/>
    <w:uiPriority w:val="99"/>
    <w:tblPr>
      <w:tblStyleRowBandSize w:val="1"/>
      <w:tblStyleColBandSize w:val="1"/>
    </w:tblPr>
    <w:tblStylePr w:type="band1Horz">
      <w:tblPr/>
      <w:tcPr>
        <w:shd w:val="clear" w:color="D5E5F4" w:fill="D5E5F4" w:themeFill="accent5" w:themeFillTint="40"/>
      </w:tcPr>
    </w:tblStylePr>
    <w:tblStylePr w:type="band1Vert">
      <w:tblPr/>
      <w:tcPr>
        <w:shd w:val="clear" w:color="D5E5F4" w:fill="D5E5F4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50">
    <w:name w:val="List Table 1 Light - Accent 6"/>
    <w:basedOn w:val="646"/>
    <w:uiPriority w:val="99"/>
    <w:tblPr>
      <w:tblStyleRowBandSize w:val="1"/>
      <w:tblStyleColBandSize w:val="1"/>
    </w:tblPr>
    <w:tblStylePr w:type="band1Horz"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2"/>
    <w:basedOn w:val="64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customStyle="1" w:styleId="852">
    <w:name w:val="List Table 2 - Accent 1"/>
    <w:basedOn w:val="646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</w:style>
  <w:style w:type="table" w:customStyle="1" w:styleId="853">
    <w:name w:val="List Table 2 - Accent 2"/>
    <w:basedOn w:val="646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</w:style>
  <w:style w:type="table" w:customStyle="1" w:styleId="854">
    <w:name w:val="List Table 2 - Accent 3"/>
    <w:basedOn w:val="646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</w:style>
  <w:style w:type="table" w:customStyle="1" w:styleId="855">
    <w:name w:val="List Table 2 - Accent 4"/>
    <w:basedOn w:val="646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</w:style>
  <w:style w:type="table" w:customStyle="1" w:styleId="856">
    <w:name w:val="List Table 2 - Accent 5"/>
    <w:basedOn w:val="646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5B9BD5" w:themeColor="accent5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5B9BD5" w:themeColor="accent5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</w:style>
  <w:style w:type="table" w:customStyle="1" w:styleId="857">
    <w:name w:val="List Table 2 - Accent 6"/>
    <w:basedOn w:val="646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</w:style>
  <w:style w:type="table" w:styleId="858">
    <w:name w:val="List Table 3"/>
    <w:basedOn w:val="6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59">
    <w:name w:val="List Table 3 - Accent 1"/>
    <w:basedOn w:val="646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0">
    <w:name w:val="List Table 3 - Accent 2"/>
    <w:basedOn w:val="646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1">
    <w:name w:val="List Table 3 - Accent 3"/>
    <w:basedOn w:val="646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2">
    <w:name w:val="List Table 3 - Accent 4"/>
    <w:basedOn w:val="646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3">
    <w:name w:val="List Table 3 - Accent 5"/>
    <w:basedOn w:val="646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5B9BD5" w:themeColor="accent5" w:sz="4" w:space="0"/>
          <w:bottom w:val="single" w:color="5B9BD5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4">
    <w:name w:val="List Table 3 - Accent 6"/>
    <w:basedOn w:val="646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5">
    <w:name w:val="List Table 4"/>
    <w:basedOn w:val="6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6">
    <w:name w:val="List Table 4 - Accent 1"/>
    <w:basedOn w:val="646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7">
    <w:name w:val="List Table 4 - Accent 2"/>
    <w:basedOn w:val="646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8">
    <w:name w:val="List Table 4 - Accent 3"/>
    <w:basedOn w:val="646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69">
    <w:name w:val="List Table 4 - Accent 4"/>
    <w:basedOn w:val="646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70">
    <w:name w:val="List Table 4 - Accent 5"/>
    <w:basedOn w:val="646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871">
    <w:name w:val="List Table 4 - Accent 6"/>
    <w:basedOn w:val="646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2">
    <w:name w:val="List Table 5 Dark"/>
    <w:basedOn w:val="64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873">
    <w:name w:val="List Table 5 Dark - Accent 1"/>
    <w:basedOn w:val="646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874">
    <w:name w:val="List Table 5 Dark - Accent 2"/>
    <w:basedOn w:val="646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875">
    <w:name w:val="List Table 5 Dark - Accent 3"/>
    <w:basedOn w:val="646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876">
    <w:name w:val="List Table 5 Dark - Accent 4"/>
    <w:basedOn w:val="646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877">
    <w:name w:val="List Table 5 Dark - Accent 5"/>
    <w:basedOn w:val="646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B9BD5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5B9BD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878">
    <w:name w:val="List Table 5 Dark - Accent 6"/>
    <w:basedOn w:val="646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styleId="879">
    <w:name w:val="List Table 6 Colorful"/>
    <w:basedOn w:val="64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880">
    <w:name w:val="List Table 6 Colorful - Accent 1"/>
    <w:basedOn w:val="646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  <w:tblStylePr w:type="firstCol">
      <w:rPr>
        <w:b/>
        <w:color w:val="254175" w:themeColor="accent1" w:themeShade="95"/>
      </w:rPr>
      <w:tblPr/>
    </w:tblStyle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tblPr/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</w:style>
  <w:style w:type="table" w:customStyle="1" w:styleId="881">
    <w:name w:val="List Table 6 Colorful - Accent 2"/>
    <w:basedOn w:val="646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firstRow">
      <w:rPr>
        <w:b/>
        <w:color w:val="F4B184" w:themeColor="accent2" w:themeTint="97" w:themeShade="95"/>
      </w:rPr>
      <w:tblPr/>
      <w:tcPr>
        <w:tcBorders>
          <w:bottom w:val="single" w:color="ED7D31" w:themeColor="accent2" w:sz="4" w:space="0"/>
        </w:tcBorders>
      </w:tcPr>
    </w:tblStylePr>
    <w:tblStylePr w:type="lastCol">
      <w:rPr>
        <w:b/>
        <w:color w:val="F4B184" w:themeColor="accent2" w:themeTint="97" w:themeShade="95"/>
      </w:rPr>
      <w:tblPr/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ED7D31" w:themeColor="accent2" w:sz="4" w:space="0"/>
        </w:tcBorders>
      </w:tcPr>
    </w:tblStylePr>
  </w:style>
  <w:style w:type="table" w:customStyle="1" w:styleId="882">
    <w:name w:val="List Table 6 Colorful - Accent 3"/>
    <w:basedOn w:val="646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  <w:tblStylePr w:type="firstCol">
      <w:rPr>
        <w:b/>
        <w:color w:val="C9C9C9" w:themeColor="accent3" w:themeTint="98" w:themeShade="95"/>
      </w:rPr>
      <w:tblPr/>
    </w:tblStylePr>
    <w:tblStylePr w:type="firstRow">
      <w:rPr>
        <w:b/>
        <w:color w:val="C9C9C9" w:themeColor="accent3" w:themeTint="98" w:themeShade="95"/>
      </w:rPr>
      <w:tblPr/>
      <w:tcPr>
        <w:tcBorders>
          <w:bottom w:val="single" w:color="A5A5A5" w:themeColor="accent3" w:sz="4" w:space="0"/>
        </w:tcBorders>
      </w:tcPr>
    </w:tblStylePr>
    <w:tblStylePr w:type="lastCol">
      <w:rPr>
        <w:b/>
        <w:color w:val="C9C9C9" w:themeColor="accent3" w:themeTint="98" w:themeShade="95"/>
      </w:rPr>
      <w:tblPr/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A5A5A5" w:themeColor="accent3" w:sz="4" w:space="0"/>
        </w:tcBorders>
      </w:tcPr>
    </w:tblStylePr>
  </w:style>
  <w:style w:type="table" w:customStyle="1" w:styleId="883">
    <w:name w:val="List Table 6 Colorful - Accent 4"/>
    <w:basedOn w:val="646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firstRow">
      <w:rPr>
        <w:b/>
        <w:color w:val="FFD865" w:themeColor="accent4" w:themeTint="9a" w:themeShade="95"/>
      </w:rPr>
      <w:tblPr/>
      <w:tcPr>
        <w:tcBorders>
          <w:bottom w:val="single" w:color="FFC000" w:themeColor="accent4" w:sz="4" w:space="0"/>
        </w:tcBorders>
      </w:tcPr>
    </w:tblStylePr>
    <w:tblStylePr w:type="lastCol">
      <w:rPr>
        <w:b/>
        <w:color w:val="FFD865" w:themeColor="accent4" w:themeTint="9a" w:themeShade="95"/>
      </w:rPr>
      <w:tblPr/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C000" w:themeColor="accent4" w:sz="4" w:space="0"/>
        </w:tcBorders>
      </w:tcPr>
    </w:tblStylePr>
  </w:style>
  <w:style w:type="table" w:customStyle="1" w:styleId="884">
    <w:name w:val="List Table 6 Colorful - Accent 5"/>
    <w:basedOn w:val="646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  <w:tblStylePr w:type="firstCol">
      <w:rPr>
        <w:b/>
        <w:color w:val="9BC2E5" w:themeColor="accent5" w:themeTint="9a" w:themeShade="95"/>
      </w:rPr>
      <w:tblPr/>
    </w:tblStylePr>
    <w:tblStylePr w:type="firstRow">
      <w:rPr>
        <w:b/>
        <w:color w:val="9BC2E5" w:themeColor="accent5" w:themeTint="9a" w:themeShade="95"/>
      </w:rPr>
      <w:tblPr/>
      <w:tcPr>
        <w:tcBorders>
          <w:bottom w:val="single" w:color="5B9BD5" w:themeColor="accent5" w:sz="4" w:space="0"/>
        </w:tcBorders>
      </w:tcPr>
    </w:tblStylePr>
    <w:tblStylePr w:type="lastCol">
      <w:rPr>
        <w:b/>
        <w:color w:val="9BC2E5" w:themeColor="accent5" w:themeTint="9a" w:themeShade="95"/>
      </w:rPr>
      <w:tblPr/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5B9BD5" w:themeColor="accent5" w:sz="4" w:space="0"/>
        </w:tcBorders>
      </w:tcPr>
    </w:tblStylePr>
  </w:style>
  <w:style w:type="table" w:customStyle="1" w:styleId="885">
    <w:name w:val="List Table 6 Colorful - Accent 6"/>
    <w:basedOn w:val="646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  <w:tblStylePr w:type="firstCol">
      <w:rPr>
        <w:b/>
        <w:color w:val="A9D08E" w:themeColor="accent6" w:themeTint="98" w:themeShade="95"/>
      </w:rPr>
      <w:tblPr/>
    </w:tblStylePr>
    <w:tblStylePr w:type="firstRow">
      <w:rPr>
        <w:b/>
        <w:color w:val="A9D08E" w:themeColor="accent6" w:themeTint="98" w:themeShade="95"/>
      </w:rPr>
      <w:tblPr/>
      <w:tcPr>
        <w:tcBorders>
          <w:bottom w:val="single" w:color="70AD47" w:themeColor="accent6" w:sz="4" w:space="0"/>
        </w:tcBorders>
      </w:tcPr>
    </w:tblStylePr>
    <w:tblStylePr w:type="lastCol">
      <w:rPr>
        <w:b/>
        <w:color w:val="A9D08E" w:themeColor="accent6" w:themeTint="98" w:themeShade="95"/>
      </w:rPr>
      <w:tblPr/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70AD47" w:themeColor="accent6" w:sz="4" w:space="0"/>
        </w:tcBorders>
      </w:tcPr>
    </w:tblStylePr>
  </w:style>
  <w:style w:type="table" w:styleId="886">
    <w:name w:val="List Table 7 Colorful"/>
    <w:basedOn w:val="64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87">
    <w:name w:val="List Table 7 Colorful - Accent 1"/>
    <w:basedOn w:val="646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88">
    <w:name w:val="List Table 7 Colorful - Accent 2"/>
    <w:basedOn w:val="646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themeColor="accent2" w:sz="4" w:space="0"/>
        </w:tcBorders>
        <w:shd w:val="clear" w:color="FFFFFF" w:fill="auto"/>
      </w:tcPr>
    </w:tblStyle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ED7D31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89">
    <w:name w:val="List Table 7 Colorful - Accent 3"/>
    <w:basedOn w:val="646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90">
    <w:name w:val="List Table 7 Colorful - Accent 4"/>
    <w:basedOn w:val="646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themeColor="accent4" w:sz="4" w:space="0"/>
        </w:tcBorders>
        <w:shd w:val="clear" w:color="FFFFFF" w:fill="auto"/>
      </w:tcPr>
    </w:tblStyle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C000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91">
    <w:name w:val="List Table 7 Colorful - Accent 5"/>
    <w:basedOn w:val="646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5" w:sz="4" w:space="0"/>
        </w:tcBorders>
        <w:shd w:val="clear" w:color="FFFFFF" w:fill="auto"/>
      </w:tcPr>
    </w:tblStyle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5B9BD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92">
    <w:name w:val="List Table 7 Colorful - Accent 6"/>
    <w:basedOn w:val="646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themeColor="accent6" w:sz="4" w:space="0"/>
        </w:tcBorders>
        <w:shd w:val="clear" w:color="FFFFFF" w:fill="auto"/>
      </w:tcPr>
    </w:tblStyle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70AD47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93">
    <w:name w:val="Lined - Accent"/>
    <w:basedOn w:val="646"/>
    <w:uiPriority w:val="99"/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894">
    <w:name w:val="Lined - Accent 1"/>
    <w:basedOn w:val="646"/>
    <w:uiPriority w:val="99"/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</w:style>
  <w:style w:type="table" w:customStyle="1" w:styleId="895">
    <w:name w:val="Lined - Accent 2"/>
    <w:basedOn w:val="646"/>
    <w:uiPriority w:val="99"/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896">
    <w:name w:val="Lined - Accent 3"/>
    <w:basedOn w:val="646"/>
    <w:uiPriority w:val="99"/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897">
    <w:name w:val="Lined - Accent 4"/>
    <w:basedOn w:val="646"/>
    <w:uiPriority w:val="99"/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898">
    <w:name w:val="Lined - Accent 5"/>
    <w:basedOn w:val="646"/>
    <w:uiPriority w:val="99"/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</w:style>
  <w:style w:type="table" w:customStyle="1" w:styleId="899">
    <w:name w:val="Lined - Accent 6"/>
    <w:basedOn w:val="646"/>
    <w:uiPriority w:val="99"/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</w:style>
  <w:style w:type="table" w:customStyle="1" w:styleId="900">
    <w:name w:val="Bordered &amp; Lined - Accent"/>
    <w:basedOn w:val="64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901">
    <w:name w:val="Bordered &amp; Lined - Accent 1"/>
    <w:basedOn w:val="646"/>
    <w:uiPriority w:val="99"/>
    <w:rPr>
      <w:color w:val="404040"/>
    </w:r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</w:style>
  <w:style w:type="table" w:customStyle="1" w:styleId="902">
    <w:name w:val="Bordered &amp; Lined - Accent 2"/>
    <w:basedOn w:val="646"/>
    <w:uiPriority w:val="99"/>
    <w:rPr>
      <w:color w:val="404040"/>
    </w:r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903">
    <w:name w:val="Bordered &amp; Lined - Accent 3"/>
    <w:basedOn w:val="646"/>
    <w:uiPriority w:val="99"/>
    <w:rPr>
      <w:color w:val="404040"/>
    </w:r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904">
    <w:name w:val="Bordered &amp; Lined - Accent 4"/>
    <w:basedOn w:val="646"/>
    <w:uiPriority w:val="99"/>
    <w:rPr>
      <w:color w:val="404040"/>
    </w:r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905">
    <w:name w:val="Bordered &amp; Lined - Accent 5"/>
    <w:basedOn w:val="646"/>
    <w:uiPriority w:val="99"/>
    <w:rPr>
      <w:color w:val="404040"/>
    </w:r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</w:style>
  <w:style w:type="table" w:customStyle="1" w:styleId="906">
    <w:name w:val="Bordered &amp; Lined - Accent 6"/>
    <w:basedOn w:val="646"/>
    <w:uiPriority w:val="99"/>
    <w:rPr>
      <w:color w:val="404040"/>
    </w:r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</w:style>
  <w:style w:type="table" w:customStyle="1" w:styleId="907">
    <w:name w:val="Bordered"/>
    <w:basedOn w:val="64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customStyle="1" w:styleId="908">
    <w:name w:val="Bordered - Accent 1"/>
    <w:basedOn w:val="646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</w:style>
  <w:style w:type="table" w:customStyle="1" w:styleId="909">
    <w:name w:val="Bordered - Accent 2"/>
    <w:basedOn w:val="646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ED7D31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ED7D31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ED7D31" w:themeColor="accent2" w:sz="12" w:space="0"/>
        </w:tcBorders>
      </w:tcPr>
    </w:tblStylePr>
  </w:style>
  <w:style w:type="table" w:customStyle="1" w:styleId="910">
    <w:name w:val="Bordered - Accent 3"/>
    <w:basedOn w:val="646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A5A5A5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5A5A5" w:themeColor="accent3" w:sz="12" w:space="0"/>
        </w:tcBorders>
      </w:tcPr>
    </w:tblStylePr>
  </w:style>
  <w:style w:type="table" w:customStyle="1" w:styleId="911">
    <w:name w:val="Bordered - Accent 4"/>
    <w:basedOn w:val="646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FC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FC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C000" w:themeColor="accent4" w:sz="12" w:space="0"/>
        </w:tcBorders>
      </w:tcPr>
    </w:tblStylePr>
  </w:style>
  <w:style w:type="table" w:customStyle="1" w:styleId="912">
    <w:name w:val="Bordered - Accent 5"/>
    <w:basedOn w:val="646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5B9BD5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5B9BD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5B9BD5" w:themeColor="accent5" w:sz="12" w:space="0"/>
        </w:tcBorders>
      </w:tcPr>
    </w:tblStylePr>
  </w:style>
  <w:style w:type="table" w:customStyle="1" w:styleId="913">
    <w:name w:val="Bordered - Accent 6"/>
    <w:basedOn w:val="64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0AD47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0AD47" w:themeColor="accent6" w:sz="12" w:space="0"/>
        </w:tcBorders>
      </w:tcPr>
    </w:tblStylePr>
  </w:style>
  <w:style w:type="table" w:styleId="914">
    <w:name w:val="Table Grid"/>
    <w:basedOn w:val="646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915">
    <w:name w:val="Сетка таблицы1"/>
    <w:basedOn w:val="646"/>
    <w:uiPriority w:val="39"/>
    <w:rPr>
      <w:rFonts w:asciiTheme="minorHAnsi" w:hAnsiTheme="minorHAnsi" w:eastAsiaTheme="minorHAnsi" w:cstheme="minorBidi"/>
      <w:lang w:eastAsia="en-US"/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1F71-A004-4719-88D8-5517D2A03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LibreOffice/7.1.8.1$Linux_X86_64 LibreOffice_project/10$Build-1</Application>
  <AppVersion>15.0000</AppVersion>
  <Pages>12</Pages>
  <Words>1724</Words>
  <Characters>11525</Characters>
  <CharactersWithSpaces>13894</CharactersWithSpaces>
  <Paragraphs>384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2026-08-12T03:51:00Z</dcterms:created>
  <dc:creator>Быстров Олег Геннадьевич</dc:creator>
  <dc:description/>
  <dc:language>ru-RU</dc:language>
  <cp:lastModifiedBy/>
  <dcterms:modified xsi:type="dcterms:W3CDTF">2026-08-24T10:48:09Z</dcterms:modified>
  <cp:revision>86</cp:revision>
  <dc:subject/>
  <dc:title>Российское открытое акционерное общество энергетики и электрификации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