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peopleDocument.xml" ContentType="application/vnd.openxmlformats-officedocument.wordprocessingml.people+xml"/>
  <Override PartName="/word/commentsExtensibleDocument.xml" ContentType="application/vnd.openxmlformats-officedocument.wordprocessingml.commentsExtensible+xml"/>
  <Override PartName="/word/commentsDocument.xml" ContentType="application/vnd.openxmlformats-officedocument.wordprocessingml.comments+xml"/>
  <Override PartName="/word/commentsExtendedDocument.xml" ContentType="application/vnd.openxmlformats-officedocument.wordprocessingml.commentsExtended+xml"/>
  <Override PartName="/word/theme/theme1.xml" ContentType="application/vnd.openxmlformats-officedocument.theme+xml"/>
  <Override PartName="/word/fontTable.xml" ContentType="application/vnd.openxmlformats-officedocument.wordprocessingml.fontTable+xml"/>
  <Override PartName="/word/commentsIdsDocument.xml" ContentType="application/vnd.openxmlformats-officedocument.wordprocessingml.commentsIds+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1369"/>
        <w:ind w:left="60"/>
        <w:spacing w:before="0" w:after="0"/>
        <w:rPr>
          <w:i/>
          <w:highlight w:val="white"/>
        </w:rPr>
      </w:pPr>
      <w:r>
        <w:rPr>
          <w:i/>
          <w:highlight w:val="white"/>
        </w:rPr>
        <w:t xml:space="preserve">ДОГОВОР № ______</w:t>
      </w:r>
      <w:r>
        <w:rPr>
          <w:i/>
          <w:highlight w:val="white"/>
        </w:rPr>
      </w:r>
      <w:r>
        <w:rPr>
          <w:i/>
          <w:highlight w:val="white"/>
        </w:rPr>
      </w:r>
    </w:p>
    <w:p>
      <w:pPr>
        <w:pStyle w:val="1369"/>
        <w:ind w:left="60"/>
        <w:spacing w:before="0" w:after="0"/>
        <w:rPr>
          <w:highlight w:val="white"/>
        </w:rPr>
      </w:pPr>
      <w:r>
        <w:rPr>
          <w:i/>
          <w:highlight w:val="white"/>
        </w:rPr>
        <w:t xml:space="preserve">ПОСТАВКИ ПРОДУКЦИИ</w:t>
      </w:r>
      <w:r>
        <w:rPr>
          <w:highlight w:val="white"/>
        </w:rPr>
      </w:r>
      <w:r>
        <w:rPr>
          <w:highlight w:val="white"/>
        </w:rPr>
      </w:r>
    </w:p>
    <w:p>
      <w:pPr>
        <w:ind w:left="60" w:right="40"/>
        <w:keepNext w:val="0"/>
        <w:spacing w:line="240" w:lineRule="auto"/>
        <w:rPr>
          <w:highlight w:val="white"/>
        </w:rPr>
      </w:pPr>
      <w:r>
        <w:rPr>
          <w:highlight w:val="white"/>
        </w:rPr>
      </w:r>
      <w:r>
        <w:rPr>
          <w:highlight w:val="white"/>
        </w:rPr>
      </w:r>
      <w:r>
        <w:rPr>
          <w:highlight w:val="white"/>
        </w:rPr>
      </w:r>
    </w:p>
    <w:p>
      <w:pPr>
        <w:ind w:right="40" w:firstLine="0"/>
        <w:keepNext w:val="0"/>
        <w:spacing w:line="240" w:lineRule="auto"/>
        <w:rPr>
          <w:highlight w:val="white"/>
        </w:rPr>
      </w:pPr>
      <w:r>
        <w:rPr>
          <w:highlight w:val="white"/>
        </w:rPr>
        <w:t xml:space="preserve">г. Кемерово </w:t>
      </w:r>
      <w:r>
        <w:rPr>
          <w:highlight w:val="white"/>
        </w:rPr>
        <w:tab/>
      </w:r>
      <w:r>
        <w:rPr>
          <w:highlight w:val="white"/>
        </w:rPr>
        <w:tab/>
      </w:r>
      <w:r>
        <w:rPr>
          <w:highlight w:val="white"/>
        </w:rPr>
        <w:tab/>
      </w:r>
      <w:r>
        <w:rPr>
          <w:highlight w:val="white"/>
        </w:rPr>
        <w:tab/>
      </w:r>
      <w:r>
        <w:rPr>
          <w:highlight w:val="white"/>
        </w:rPr>
        <w:tab/>
      </w:r>
      <w:r>
        <w:rPr>
          <w:highlight w:val="white"/>
        </w:rPr>
        <w:tab/>
        <w:t xml:space="preserve">                       "___" ___________ 20__ г.</w:t>
      </w:r>
      <w:r>
        <w:rPr>
          <w:highlight w:val="white"/>
        </w:rPr>
      </w:r>
      <w:r>
        <w:rPr>
          <w:highlight w:val="white"/>
        </w:rPr>
      </w:r>
    </w:p>
    <w:p>
      <w:pPr>
        <w:ind w:right="40" w:firstLine="0"/>
        <w:keepNext w:val="0"/>
        <w:spacing w:line="240" w:lineRule="auto"/>
        <w:rPr>
          <w:highlight w:val="white"/>
        </w:rPr>
      </w:pPr>
      <w:r>
        <w:rPr>
          <w:highlight w:val="white"/>
        </w:rPr>
      </w:r>
      <w:r>
        <w:rPr>
          <w:highlight w:val="white"/>
        </w:rPr>
      </w:r>
      <w:r>
        <w:rPr>
          <w:highlight w:val="white"/>
        </w:rPr>
      </w:r>
    </w:p>
    <w:p>
      <w:pPr>
        <w:ind w:right="40" w:firstLine="0"/>
        <w:keepNext w:val="0"/>
        <w:spacing w:line="240" w:lineRule="auto"/>
        <w:rPr>
          <w:highlight w:val="white"/>
        </w:rPr>
      </w:pPr>
      <w:r>
        <w:rPr>
          <w:b/>
          <w:highlight w:val="white"/>
        </w:rPr>
        <w:t xml:space="preserve">ПАО «Россети Сибирь»,</w:t>
      </w:r>
      <w:r>
        <w:rPr>
          <w:highlight w:val="white"/>
        </w:rPr>
        <w:t xml:space="preserve"> в интересах филиала ПАО «Россети Сибирь» - «Кузбассэнерго – РЭС»,  именуемое в дальнейшем </w:t>
      </w:r>
      <w:r>
        <w:rPr>
          <w:b/>
          <w:highlight w:val="white"/>
        </w:rPr>
        <w:t xml:space="preserve">«Покупатель»,</w:t>
      </w:r>
      <w:r>
        <w:rPr>
          <w:highlight w:val="white"/>
        </w:rPr>
        <w:t xml:space="preserve"> в лице _____________________________________________________________, действующего на основании доверенности ______________________________________, с одной стороны и </w:t>
      </w:r>
      <w:r>
        <w:rPr>
          <w:bCs/>
          <w:highlight w:val="white"/>
        </w:rPr>
        <w:t xml:space="preserve">_______________________________________________</w:t>
      </w:r>
      <w:r>
        <w:rPr>
          <w:highlight w:val="white"/>
        </w:rPr>
        <w:t xml:space="preserve">, именуемое в дальнейшем </w:t>
      </w:r>
      <w:r>
        <w:rPr>
          <w:b/>
          <w:bCs/>
          <w:highlight w:val="white"/>
        </w:rPr>
        <w:t xml:space="preserve">"Поставщик"</w:t>
      </w:r>
      <w:r>
        <w:rPr>
          <w:highlight w:val="white"/>
        </w:rPr>
        <w:t xml:space="preserve">, в лице __________</w:t>
      </w:r>
      <w:r>
        <w:rPr>
          <w:highlight w:val="white"/>
        </w:rPr>
        <w:t xml:space="preserve">______________________, действующего на основании ____________________, с другой стороны, а вместе именуемые Стороны, на основании решения конкурсной комиссии (Протокол № ___ от "____"________________20___г._), заключили настоящий Договор о нижеследующем: </w:t>
      </w:r>
      <w:r>
        <w:rPr>
          <w:highlight w:val="white"/>
        </w:rPr>
      </w:r>
      <w:r>
        <w:rPr>
          <w:highlight w:val="white"/>
        </w:rPr>
      </w:r>
    </w:p>
    <w:p>
      <w:pPr>
        <w:ind w:right="40" w:firstLine="0"/>
        <w:keepNext w:val="0"/>
        <w:spacing w:line="240" w:lineRule="auto"/>
        <w:rPr>
          <w:highlight w:val="white"/>
        </w:rPr>
      </w:pPr>
      <w:r>
        <w:rPr>
          <w:highlight w:val="white"/>
        </w:rPr>
      </w:r>
      <w:r>
        <w:rPr>
          <w:highlight w:val="white"/>
        </w:rPr>
      </w:r>
      <w:r>
        <w:rPr>
          <w:highlight w:val="white"/>
        </w:rPr>
      </w:r>
    </w:p>
    <w:p>
      <w:pPr>
        <w:numPr>
          <w:ilvl w:val="0"/>
          <w:numId w:val="1"/>
        </w:numPr>
        <w:ind w:left="0" w:right="40" w:firstLine="0"/>
        <w:jc w:val="center"/>
        <w:keepNext w:val="0"/>
        <w:spacing w:line="240" w:lineRule="auto"/>
        <w:rPr>
          <w:b/>
          <w:highlight w:val="white"/>
        </w:rPr>
      </w:pPr>
      <w:r>
        <w:rPr>
          <w:b/>
          <w:highlight w:val="white"/>
        </w:rPr>
        <w:t xml:space="preserve">Предмет договора</w:t>
      </w:r>
      <w:r>
        <w:rPr>
          <w:b/>
          <w:highlight w:val="white"/>
        </w:rPr>
      </w:r>
      <w:r>
        <w:rPr>
          <w:b/>
          <w:highlight w:val="white"/>
        </w:rPr>
      </w:r>
    </w:p>
    <w:p>
      <w:pPr>
        <w:numPr>
          <w:ilvl w:val="1"/>
          <w:numId w:val="2"/>
        </w:numPr>
        <w:ind w:left="0" w:firstLine="0"/>
        <w:keepNext w:val="0"/>
        <w:spacing w:line="240" w:lineRule="auto"/>
        <w:tabs>
          <w:tab w:val="num" w:pos="60" w:leader="none"/>
          <w:tab w:val="clear" w:pos="420" w:leader="none"/>
        </w:tabs>
        <w:rPr>
          <w:b/>
          <w:highlight w:val="white"/>
        </w:rPr>
      </w:pPr>
      <w:r>
        <w:rPr>
          <w:highlight w:val="white"/>
        </w:rPr>
        <w:t xml:space="preserve">В соответствии с настоящим Договором Поставщик обязуется поставить Покупателю </w:t>
      </w:r>
      <w:r>
        <w:rPr>
          <w:b/>
          <w:bCs/>
          <w:highlight w:val="white"/>
        </w:rPr>
        <w:t xml:space="preserve">мебель</w:t>
      </w:r>
      <w:r>
        <w:rPr>
          <w:b/>
          <w:highlight w:val="white"/>
        </w:rPr>
        <w:t xml:space="preserve"> </w:t>
      </w:r>
      <w:r>
        <w:rPr>
          <w:highlight w:val="white"/>
        </w:rPr>
        <w:t xml:space="preserve">(далее Продукция) в ассортименте, количестве и по ценам, оговоренным Сторонами в Спецификации (Приложение № 1), являющейся неотъемлемой частью настоящего Договора.</w:t>
      </w:r>
      <w:r>
        <w:rPr>
          <w:b/>
          <w:highlight w:val="white"/>
        </w:rPr>
      </w:r>
      <w:r>
        <w:rPr>
          <w:b/>
          <w:highlight w:val="white"/>
        </w:rPr>
      </w:r>
    </w:p>
    <w:p>
      <w:pPr>
        <w:pStyle w:val="1537"/>
        <w:numPr>
          <w:ilvl w:val="1"/>
          <w:numId w:val="2"/>
        </w:numPr>
        <w:ind w:left="0" w:right="40" w:firstLine="0"/>
        <w:spacing w:before="0" w:after="0" w:line="240" w:lineRule="auto"/>
        <w:rPr>
          <w:sz w:val="24"/>
          <w:szCs w:val="24"/>
          <w:highlight w:val="white"/>
        </w:rPr>
      </w:pPr>
      <w:r>
        <w:rPr>
          <w:sz w:val="24"/>
          <w:szCs w:val="24"/>
          <w:highlight w:val="white"/>
        </w:rPr>
        <w:t xml:space="preserve">Покупатель обязуется принять и своевременно оплатить Продукцию в порядке, определенном настоящим Договором. </w:t>
      </w:r>
      <w:r>
        <w:rPr>
          <w:sz w:val="24"/>
          <w:szCs w:val="24"/>
          <w:highlight w:val="white"/>
        </w:rPr>
      </w:r>
      <w:r>
        <w:rPr>
          <w:sz w:val="24"/>
          <w:szCs w:val="24"/>
          <w:highlight w:val="white"/>
        </w:rPr>
      </w:r>
    </w:p>
    <w:p>
      <w:pPr>
        <w:pStyle w:val="1537"/>
        <w:numPr>
          <w:ilvl w:val="1"/>
          <w:numId w:val="2"/>
        </w:numPr>
        <w:ind w:left="0" w:right="40" w:firstLine="0"/>
        <w:spacing w:before="0" w:after="0" w:line="240" w:lineRule="auto"/>
        <w:rPr>
          <w:sz w:val="24"/>
          <w:szCs w:val="24"/>
          <w:highlight w:val="white"/>
        </w:rPr>
      </w:pPr>
      <w:r>
        <w:rPr>
          <w:sz w:val="24"/>
          <w:szCs w:val="24"/>
          <w:highlight w:val="white"/>
        </w:rPr>
      </w:r>
      <w:r>
        <w:rPr>
          <w:rFonts w:eastAsia="SimSun"/>
          <w:sz w:val="24"/>
          <w:szCs w:val="24"/>
          <w:highlight w:val="white"/>
          <w:lang w:eastAsia="en-US"/>
        </w:rPr>
        <w:t xml:space="preserve">В процессе исполнения Договора количество Товара может быть изменено по инициативе Покупателя в сторону увеличения (не более 10%), либо уменьшено в случае сокращени</w:t>
      </w:r>
      <w:r>
        <w:rPr>
          <w:rFonts w:eastAsia="SimSun"/>
          <w:sz w:val="24"/>
          <w:szCs w:val="24"/>
          <w:highlight w:val="white"/>
          <w:lang w:eastAsia="en-US"/>
        </w:rPr>
        <w:t xml:space="preserve">я потребности Заказчика без применения штрафных санкций от общего количества, указанного в Приложении №1 к настоящему договору, в связи с чем Поставщик обязуется подписать направленное в его адрес Покупателем дополнительное соглашение к настоящему Договору</w:t>
      </w:r>
      <w:r>
        <w:rPr>
          <w:rFonts w:eastAsia="SimSun"/>
          <w:sz w:val="24"/>
          <w:szCs w:val="24"/>
          <w:highlight w:val="white"/>
          <w:lang w:eastAsia="en-US"/>
        </w:rPr>
        <w:t xml:space="preserve">.</w:t>
      </w:r>
      <w:r>
        <w:rPr>
          <w:sz w:val="24"/>
          <w:szCs w:val="24"/>
          <w:highlight w:val="white"/>
        </w:rPr>
      </w:r>
      <w:r>
        <w:rPr>
          <w:sz w:val="24"/>
          <w:szCs w:val="24"/>
          <w:highlight w:val="white"/>
        </w:rPr>
      </w:r>
    </w:p>
    <w:p>
      <w:pPr>
        <w:ind w:right="40" w:firstLine="0"/>
        <w:keepNext w:val="0"/>
        <w:spacing w:line="240" w:lineRule="auto"/>
        <w:rPr>
          <w:b/>
          <w:highlight w:val="white"/>
        </w:rPr>
      </w:pPr>
      <w:r>
        <w:rPr>
          <w:b/>
          <w:highlight w:val="white"/>
        </w:rPr>
      </w:r>
      <w:r>
        <w:rPr>
          <w:b/>
          <w:highlight w:val="white"/>
        </w:rPr>
      </w:r>
      <w:r>
        <w:rPr>
          <w:b/>
          <w:highlight w:val="white"/>
        </w:rPr>
      </w:r>
    </w:p>
    <w:p>
      <w:pPr>
        <w:numPr>
          <w:ilvl w:val="0"/>
          <w:numId w:val="1"/>
        </w:numPr>
        <w:ind w:left="0" w:right="40" w:firstLine="0"/>
        <w:jc w:val="center"/>
        <w:keepNext w:val="0"/>
        <w:spacing w:line="240" w:lineRule="auto"/>
        <w:rPr>
          <w:b/>
          <w:highlight w:val="white"/>
        </w:rPr>
      </w:pPr>
      <w:r>
        <w:rPr>
          <w:b/>
          <w:highlight w:val="white"/>
        </w:rPr>
        <w:t xml:space="preserve">Цена и порядок расчётов</w:t>
      </w:r>
      <w:r>
        <w:rPr>
          <w:b/>
          <w:highlight w:val="white"/>
        </w:rPr>
      </w:r>
      <w:r>
        <w:rPr>
          <w:b/>
          <w:highlight w:val="white"/>
        </w:rPr>
      </w:r>
    </w:p>
    <w:p>
      <w:pPr>
        <w:pStyle w:val="1539"/>
        <w:numPr>
          <w:ilvl w:val="1"/>
          <w:numId w:val="4"/>
        </w:numPr>
        <w:ind w:left="0" w:right="40" w:firstLine="0"/>
        <w:spacing w:before="0" w:after="0" w:line="240" w:lineRule="auto"/>
        <w:rPr>
          <w:sz w:val="24"/>
          <w:szCs w:val="24"/>
          <w:highlight w:val="white"/>
        </w:rPr>
      </w:pPr>
      <w:r>
        <w:rPr>
          <w:sz w:val="24"/>
          <w:szCs w:val="24"/>
          <w:highlight w:val="white"/>
        </w:rPr>
        <w:t xml:space="preserve"> Цена Договора без НДС составляет ____________ (цифрами) ________________ (указать прописью) рублей</w:t>
      </w:r>
      <w:r>
        <w:rPr>
          <w:rStyle w:val="1510"/>
          <w:sz w:val="24"/>
          <w:szCs w:val="24"/>
          <w:highlight w:val="white"/>
        </w:rPr>
        <w:footnoteReference w:id="2"/>
      </w:r>
      <w:r>
        <w:rPr>
          <w:sz w:val="24"/>
          <w:szCs w:val="24"/>
          <w:highlight w:val="white"/>
        </w:rPr>
        <w:t xml:space="preserve">, кроме того НДС по ставке ___% -  ________ (цифрами)__________________________(указать прописью) рублей.                                                                             В</w:t>
      </w:r>
      <w:r>
        <w:rPr>
          <w:sz w:val="24"/>
          <w:szCs w:val="24"/>
          <w:highlight w:val="white"/>
        </w:rPr>
        <w:t xml:space="preserve">сего с НДС цена Договора составляет _________(указать цифрами) ___________ (указать прописью) рублей. Цена Договора указана в Спецификации (приложение 1 к Договору). Цена является твердой, окончательной и не подлежит изменению в течение срока его действия.</w:t>
      </w:r>
      <w:r>
        <w:rPr>
          <w:sz w:val="24"/>
          <w:szCs w:val="24"/>
          <w:highlight w:val="white"/>
        </w:rPr>
      </w:r>
      <w:r>
        <w:rPr>
          <w:sz w:val="24"/>
          <w:szCs w:val="24"/>
          <w:highlight w:val="white"/>
        </w:rPr>
      </w:r>
    </w:p>
    <w:p>
      <w:pPr>
        <w:pStyle w:val="1539"/>
        <w:ind w:right="40" w:firstLine="0"/>
        <w:spacing w:before="0" w:after="0" w:line="240" w:lineRule="auto"/>
        <w:rPr>
          <w:sz w:val="24"/>
          <w:szCs w:val="24"/>
          <w:highlight w:val="white"/>
        </w:rPr>
      </w:pPr>
      <w:r>
        <w:rPr>
          <w:sz w:val="24"/>
          <w:szCs w:val="24"/>
          <w:highlight w:val="white"/>
        </w:rPr>
        <w:t xml:space="preserve">В случае изменения в течение срока действия Договора ставки НДС цена Договора с даты изменения будет рассчитываться с учетом новой ставки налога, который уплачивается сверх цены Договора, без заключения дополнительного соглашения к настоящему Договору.</w:t>
      </w:r>
      <w:r>
        <w:rPr>
          <w:sz w:val="24"/>
          <w:szCs w:val="24"/>
          <w:highlight w:val="white"/>
        </w:rPr>
      </w:r>
      <w:r>
        <w:rPr>
          <w:sz w:val="24"/>
          <w:szCs w:val="24"/>
          <w:highlight w:val="white"/>
        </w:rPr>
      </w:r>
    </w:p>
    <w:p>
      <w:pPr>
        <w:contextualSpacing w:val="0"/>
        <w:ind w:firstLine="739"/>
        <w:jc w:val="both"/>
        <w:spacing w:line="17" w:lineRule="atLeast"/>
        <w:rPr>
          <w:rFonts w:ascii="Times New Roman" w:hAnsi="Times New Roman" w:cs="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cs="Times New Roman"/>
          <w:b/>
          <w:bCs/>
          <w:i/>
          <w:iCs/>
          <w:sz w:val="24"/>
          <w:szCs w:val="24"/>
          <w:highlight w:val="white"/>
        </w:rPr>
        <w:t xml:space="preserve">*Примечание:</w:t>
      </w:r>
      <w:r>
        <w:rPr>
          <w:rFonts w:ascii="Times New Roman" w:hAnsi="Times New Roman" w:cs="Times New Roman"/>
          <w:i/>
          <w:iCs/>
          <w:sz w:val="24"/>
          <w:szCs w:val="24"/>
          <w:highlight w:val="white"/>
        </w:rPr>
        <w:t xml:space="preserve"> условие об изменении цены Договора при изменении ставки НДС без заключения ДС включается в договор с контрагентом плательщиком НДС, в котором первично в стоимость договора включается НДС по ставке 22% </w:t>
      </w:r>
      <w:r>
        <w:rPr>
          <w:rFonts w:ascii="Times New Roman" w:hAnsi="Times New Roman" w:cs="Times New Roman"/>
          <w:b/>
          <w:i/>
          <w:sz w:val="24"/>
          <w:szCs w:val="24"/>
          <w:highlight w:val="white"/>
        </w:rPr>
        <w:t xml:space="preserve">(иной максимальной ставке, установленной п. 3 ст. 16</w:t>
      </w:r>
      <w:r>
        <w:rPr>
          <w:rFonts w:ascii="Times New Roman" w:hAnsi="Times New Roman" w:cs="Times New Roman"/>
          <w:b/>
          <w:i/>
          <w:sz w:val="24"/>
          <w:szCs w:val="24"/>
          <w:highlight w:val="white"/>
        </w:rPr>
        <w:t xml:space="preserve">4</w:t>
      </w:r>
      <w:r>
        <w:rPr>
          <w:rFonts w:ascii="Times New Roman" w:hAnsi="Times New Roman" w:cs="Times New Roman"/>
          <w:b/>
          <w:i/>
          <w:sz w:val="24"/>
          <w:szCs w:val="24"/>
          <w:highlight w:val="white"/>
        </w:rPr>
        <w:t xml:space="preserve"> НК РФ)</w:t>
      </w:r>
      <w:r>
        <w:rPr>
          <w:rFonts w:ascii="Times New Roman" w:hAnsi="Times New Roman" w:cs="Times New Roman"/>
          <w:sz w:val="24"/>
          <w:szCs w:val="24"/>
          <w:highlight w:val="white"/>
        </w:rPr>
        <w:t xml:space="preserve">.</w:t>
      </w:r>
      <w:r>
        <w:rPr>
          <w:rFonts w:ascii="Times New Roman" w:hAnsi="Times New Roman" w:cs="Times New Roman"/>
          <w:sz w:val="24"/>
          <w:szCs w:val="24"/>
          <w:highlight w:val="white"/>
        </w:rPr>
      </w:r>
      <w:r>
        <w:rPr>
          <w:rFonts w:ascii="Times New Roman" w:hAnsi="Times New Roman" w:cs="Times New Roman"/>
          <w:sz w:val="24"/>
          <w:szCs w:val="24"/>
          <w:highlight w:val="white"/>
        </w:rPr>
      </w:r>
    </w:p>
    <w:p>
      <w:pPr>
        <w:pStyle w:val="1845"/>
        <w:contextualSpacing w:val="0"/>
        <w:ind w:firstLine="708"/>
        <w:jc w:val="both"/>
        <w:spacing w:before="0" w:after="0" w:line="17" w:lineRule="atLeast"/>
        <w:rPr>
          <w:rFonts w:ascii="Times New Roman" w:hAnsi="Times New Roman" w:eastAsia="Times New Roman" w:cs="Times New Roman"/>
          <w:b/>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cs="Times New Roman"/>
          <w:b w:val="0"/>
          <w:bCs w:val="0"/>
          <w:sz w:val="24"/>
          <w:szCs w:val="24"/>
          <w:highlight w:val="white"/>
        </w:rPr>
        <w:t xml:space="preserve">При изменении ставки НДС цена договора подлежит изменению по согласованию сторон путем подписания дополнительного соглашения к настоящему Договору**</w:t>
      </w:r>
      <w:r>
        <w:rPr>
          <w:rFonts w:ascii="Times New Roman" w:hAnsi="Times New Roman" w:eastAsia="Times New Roman" w:cs="Times New Roman"/>
          <w:b/>
          <w:sz w:val="24"/>
          <w:szCs w:val="24"/>
          <w:highlight w:val="white"/>
        </w:rPr>
      </w:r>
      <w:r>
        <w:rPr>
          <w:rFonts w:ascii="Times New Roman" w:hAnsi="Times New Roman" w:eastAsia="Times New Roman" w:cs="Times New Roman"/>
          <w:b/>
          <w:sz w:val="24"/>
          <w:szCs w:val="24"/>
          <w:highlight w:val="white"/>
        </w:rPr>
      </w:r>
    </w:p>
    <w:p>
      <w:pPr>
        <w:contextualSpacing w:val="0"/>
        <w:jc w:val="both"/>
        <w:spacing w:line="17" w:lineRule="atLeast"/>
        <w:rPr>
          <w:rFonts w:ascii="Times New Roman" w:hAnsi="Times New Roman" w:cs="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cs="Times New Roman"/>
          <w:i/>
          <w:iCs/>
          <w:sz w:val="24"/>
          <w:szCs w:val="24"/>
          <w:highlight w:val="white"/>
        </w:rPr>
        <w:t xml:space="preserve">**</w:t>
      </w:r>
      <w:r>
        <w:rPr>
          <w:rFonts w:ascii="Times New Roman" w:hAnsi="Times New Roman" w:cs="Times New Roman"/>
          <w:b/>
          <w:bCs/>
          <w:i/>
          <w:iCs/>
          <w:sz w:val="24"/>
          <w:szCs w:val="24"/>
          <w:highlight w:val="white"/>
        </w:rPr>
        <w:t xml:space="preserve">Примечание: </w:t>
      </w:r>
      <w:r>
        <w:rPr>
          <w:rFonts w:ascii="Times New Roman" w:hAnsi="Times New Roman" w:cs="Times New Roman"/>
          <w:bCs/>
          <w:i/>
          <w:iCs/>
          <w:sz w:val="24"/>
          <w:szCs w:val="24"/>
          <w:highlight w:val="white"/>
        </w:rPr>
        <w:t xml:space="preserve">включается в условия договора в</w:t>
      </w:r>
      <w:r>
        <w:rPr>
          <w:rFonts w:ascii="Times New Roman" w:hAnsi="Times New Roman" w:eastAsia="Times New Roman" w:cs="Times New Roman"/>
          <w:i/>
          <w:iCs/>
          <w:sz w:val="24"/>
          <w:szCs w:val="24"/>
          <w:highlight w:val="white"/>
        </w:rPr>
        <w:t xml:space="preserve"> случае когда на дату заключения договора контрагент имел освобождение от уплаты НДС, либо применял пониженную ставку НДС в размере 5%, 7%.</w:t>
      </w:r>
      <w:r>
        <w:rPr>
          <w:rFonts w:ascii="Times New Roman" w:hAnsi="Times New Roman" w:cs="Times New Roman"/>
          <w:sz w:val="24"/>
          <w:szCs w:val="24"/>
          <w:highlight w:val="white"/>
        </w:rPr>
      </w:r>
      <w:r>
        <w:rPr>
          <w:rFonts w:ascii="Times New Roman" w:hAnsi="Times New Roman" w:cs="Times New Roman"/>
          <w:sz w:val="24"/>
          <w:szCs w:val="24"/>
          <w:highlight w:val="white"/>
        </w:rPr>
      </w:r>
    </w:p>
    <w:p>
      <w:pPr>
        <w:pStyle w:val="1539"/>
        <w:numPr>
          <w:ilvl w:val="1"/>
          <w:numId w:val="4"/>
        </w:numPr>
        <w:ind w:left="0" w:right="40" w:firstLine="0"/>
        <w:spacing w:before="0" w:after="0" w:line="240" w:lineRule="auto"/>
        <w:tabs>
          <w:tab w:val="clear" w:pos="502" w:leader="none"/>
        </w:tabs>
        <w:rPr>
          <w:sz w:val="24"/>
          <w:szCs w:val="24"/>
          <w:highlight w:val="white"/>
        </w:rPr>
      </w:pPr>
      <w:r>
        <w:rPr>
          <w:sz w:val="24"/>
          <w:szCs w:val="24"/>
          <w:highlight w:val="white"/>
        </w:rPr>
        <w:t xml:space="preserve">Стоимость Продукции согласована Сторонами на момент заключения Договора и определена в Спецификации (Приложение № 1), являющейся неотъемлемой частью настоящего Договора. </w:t>
      </w:r>
      <w:r>
        <w:rPr>
          <w:sz w:val="24"/>
          <w:szCs w:val="24"/>
          <w:highlight w:val="white"/>
          <w:lang w:eastAsia="en-US"/>
        </w:rPr>
        <w:t xml:space="preserve">Стоимость поставляемо</w:t>
      </w:r>
      <w:r>
        <w:rPr>
          <w:sz w:val="24"/>
          <w:szCs w:val="24"/>
          <w:highlight w:val="white"/>
          <w:lang w:eastAsia="en-US"/>
        </w:rPr>
        <w:t xml:space="preserve">й</w:t>
      </w:r>
      <w:r>
        <w:rPr>
          <w:sz w:val="24"/>
          <w:szCs w:val="24"/>
          <w:highlight w:val="white"/>
          <w:lang w:eastAsia="en-US"/>
        </w:rPr>
        <w:t xml:space="preserve"> </w:t>
      </w:r>
      <w:r>
        <w:rPr>
          <w:sz w:val="24"/>
          <w:szCs w:val="24"/>
          <w:highlight w:val="white"/>
          <w:lang w:eastAsia="en-US"/>
        </w:rPr>
        <w:t xml:space="preserve">Продукции</w:t>
      </w:r>
      <w:r>
        <w:rPr>
          <w:sz w:val="24"/>
          <w:szCs w:val="24"/>
          <w:highlight w:val="white"/>
          <w:lang w:eastAsia="en-US"/>
        </w:rPr>
        <w:t xml:space="preserve"> включает </w:t>
      </w:r>
      <w:r>
        <w:rPr>
          <w:sz w:val="24"/>
          <w:szCs w:val="24"/>
          <w:highlight w:val="white"/>
          <w:lang w:eastAsia="en-US"/>
        </w:rPr>
        <w:t xml:space="preserve">в себя:</w:t>
      </w:r>
      <w:r>
        <w:rPr>
          <w:sz w:val="24"/>
          <w:szCs w:val="24"/>
          <w:highlight w:val="white"/>
          <w:lang w:eastAsia="en-US"/>
        </w:rPr>
        <w:t xml:space="preserve"> </w:t>
      </w:r>
      <w:r>
        <w:rPr>
          <w:sz w:val="24"/>
          <w:szCs w:val="24"/>
          <w:highlight w:val="white"/>
        </w:rPr>
        <w:t xml:space="preserve">все налоги, сборы, отчисления и другие платежи, включая таможенные платежи и сборы, расходы на транспортировку продукции до места поставки, стоимость тары и упаковки, гарантийные обязательства</w:t>
      </w:r>
      <w:r>
        <w:rPr>
          <w:sz w:val="24"/>
          <w:szCs w:val="24"/>
          <w:highlight w:val="white"/>
          <w:lang w:eastAsia="en-US"/>
        </w:rPr>
        <w:t xml:space="preserve">.</w:t>
      </w:r>
      <w:r>
        <w:rPr>
          <w:sz w:val="24"/>
          <w:szCs w:val="24"/>
          <w:highlight w:val="white"/>
        </w:rPr>
      </w:r>
      <w:r>
        <w:rPr>
          <w:sz w:val="24"/>
          <w:szCs w:val="24"/>
          <w:highlight w:val="white"/>
        </w:rPr>
      </w:r>
    </w:p>
    <w:p>
      <w:pPr>
        <w:pStyle w:val="1539"/>
        <w:numPr>
          <w:ilvl w:val="1"/>
          <w:numId w:val="4"/>
        </w:numPr>
        <w:ind w:left="0" w:right="40" w:firstLine="0"/>
        <w:spacing w:before="0" w:after="0" w:line="240" w:lineRule="auto"/>
        <w:rPr>
          <w:sz w:val="24"/>
          <w:szCs w:val="24"/>
          <w:highlight w:val="white"/>
        </w:rPr>
      </w:pPr>
      <w:r>
        <w:rPr>
          <w:sz w:val="24"/>
          <w:szCs w:val="24"/>
          <w:highlight w:val="white"/>
        </w:rPr>
        <w:t xml:space="preserve">Стоимость Продукции, согласованная сторонами в Сп</w:t>
      </w:r>
      <w:r>
        <w:rPr>
          <w:sz w:val="24"/>
          <w:szCs w:val="24"/>
          <w:highlight w:val="white"/>
        </w:rPr>
        <w:t xml:space="preserve">ецификации (Приложение №1) и цена настоящего Договора изменению в одностороннем порядке не подлежат. Изменение стоимости Продукции и цены настоящего Договора возможно только по дополнительному письменному соглашению сторон с оформлением новой Спецификации.</w:t>
      </w:r>
      <w:r>
        <w:rPr>
          <w:sz w:val="24"/>
          <w:szCs w:val="24"/>
          <w:highlight w:val="white"/>
        </w:rPr>
      </w:r>
      <w:r>
        <w:rPr>
          <w:sz w:val="24"/>
          <w:szCs w:val="24"/>
          <w:highlight w:val="white"/>
        </w:rPr>
      </w:r>
    </w:p>
    <w:p>
      <w:pPr>
        <w:pStyle w:val="1539"/>
        <w:numPr>
          <w:ilvl w:val="1"/>
          <w:numId w:val="4"/>
        </w:numPr>
        <w:ind w:left="0" w:right="40" w:firstLine="0"/>
        <w:spacing w:before="0" w:after="0" w:line="240" w:lineRule="auto"/>
        <w:tabs>
          <w:tab w:val="clear" w:pos="502" w:leader="none"/>
        </w:tabs>
        <w:rPr>
          <w:sz w:val="24"/>
          <w:szCs w:val="24"/>
          <w:highlight w:val="white"/>
        </w:rPr>
      </w:pPr>
      <w:r>
        <w:rPr>
          <w:sz w:val="24"/>
          <w:szCs w:val="24"/>
          <w:highlight w:val="white"/>
        </w:rPr>
        <w:t xml:space="preserve">Продукция оплачивается Покупателем:</w:t>
      </w:r>
      <w:r>
        <w:rPr>
          <w:sz w:val="24"/>
          <w:szCs w:val="24"/>
          <w:highlight w:val="white"/>
        </w:rPr>
      </w:r>
      <w:r>
        <w:rPr>
          <w:sz w:val="24"/>
          <w:szCs w:val="24"/>
          <w:highlight w:val="white"/>
        </w:rPr>
      </w:r>
    </w:p>
    <w:p>
      <w:pPr>
        <w:pStyle w:val="1539"/>
        <w:ind w:right="40" w:firstLine="0"/>
        <w:spacing w:before="0" w:after="0" w:line="240" w:lineRule="auto"/>
        <w:rPr>
          <w:sz w:val="24"/>
          <w:szCs w:val="24"/>
          <w:highlight w:val="white"/>
        </w:rPr>
      </w:pPr>
      <w:r>
        <w:rPr>
          <w:sz w:val="24"/>
          <w:szCs w:val="24"/>
          <w:highlight w:val="white"/>
        </w:rPr>
        <w:t xml:space="preserve">- в течение 30 (тридцати) рабочих дней </w:t>
      </w:r>
      <w:r>
        <w:rPr>
          <w:b/>
          <w:sz w:val="24"/>
          <w:szCs w:val="24"/>
          <w:highlight w:val="white"/>
        </w:rPr>
        <w:t xml:space="preserve">(если в едином реестре субъектов малого и среднего предпринимательства отсутствуют сведения о Поставщике)</w:t>
      </w:r>
      <w:r>
        <w:rPr>
          <w:sz w:val="24"/>
          <w:szCs w:val="24"/>
          <w:highlight w:val="white"/>
        </w:rPr>
        <w:t xml:space="preserve">;</w:t>
      </w:r>
      <w:r>
        <w:rPr>
          <w:sz w:val="24"/>
          <w:szCs w:val="24"/>
          <w:highlight w:val="white"/>
        </w:rPr>
      </w:r>
      <w:r>
        <w:rPr>
          <w:sz w:val="24"/>
          <w:szCs w:val="24"/>
          <w:highlight w:val="white"/>
        </w:rPr>
      </w:r>
    </w:p>
    <w:p>
      <w:pPr>
        <w:pStyle w:val="1539"/>
        <w:ind w:right="40" w:firstLine="0"/>
        <w:spacing w:before="0" w:after="0" w:line="240" w:lineRule="auto"/>
        <w:rPr>
          <w:sz w:val="24"/>
          <w:szCs w:val="24"/>
          <w:highlight w:val="white"/>
        </w:rPr>
      </w:pPr>
      <w:r>
        <w:rPr>
          <w:sz w:val="24"/>
          <w:szCs w:val="24"/>
          <w:highlight w:val="white"/>
        </w:rPr>
        <w:t xml:space="preserve">-в течение 7 (семи) рабочих дней </w:t>
      </w:r>
      <w:r>
        <w:rPr>
          <w:b/>
          <w:sz w:val="24"/>
          <w:szCs w:val="24"/>
          <w:highlight w:val="white"/>
        </w:rPr>
        <w:t xml:space="preserve">(если сведения о Поставщике содержатся в едином реестре субъектов малого и среднего предпринимательства)</w:t>
      </w:r>
      <w:r>
        <w:rPr>
          <w:sz w:val="24"/>
          <w:szCs w:val="24"/>
          <w:highlight w:val="white"/>
        </w:rPr>
      </w:r>
      <w:r>
        <w:rPr>
          <w:sz w:val="24"/>
          <w:szCs w:val="24"/>
          <w:highlight w:val="white"/>
        </w:rPr>
      </w:r>
    </w:p>
    <w:p>
      <w:pPr>
        <w:pStyle w:val="1539"/>
        <w:ind w:right="40" w:firstLine="0"/>
        <w:spacing w:before="0" w:after="0" w:line="240" w:lineRule="auto"/>
        <w:rPr>
          <w:sz w:val="24"/>
          <w:szCs w:val="24"/>
          <w:highlight w:val="white"/>
        </w:rPr>
      </w:pPr>
      <w:r>
        <w:rPr>
          <w:sz w:val="24"/>
          <w:szCs w:val="24"/>
          <w:highlight w:val="white"/>
        </w:rPr>
        <w:t xml:space="preserve">со дня фактического получения партии Проду</w:t>
      </w:r>
      <w:r>
        <w:rPr>
          <w:sz w:val="24"/>
          <w:szCs w:val="24"/>
          <w:highlight w:val="white"/>
        </w:rPr>
        <w:t xml:space="preserve">кции в полно</w:t>
      </w:r>
      <w:r>
        <w:rPr>
          <w:sz w:val="24"/>
          <w:szCs w:val="24"/>
          <w:highlight w:val="white"/>
        </w:rPr>
        <w:t xml:space="preserve">м объеме согласно Заявке Покупателем (грузополучателем) по товарной накладной (товарно-транспортной накладной) или универсальному передаточному документу (УПД) при условии предоставления Поставщиком </w:t>
      </w:r>
      <w:r>
        <w:rPr>
          <w:sz w:val="24"/>
          <w:szCs w:val="24"/>
          <w:highlight w:val="white"/>
        </w:rPr>
        <w:t xml:space="preserve">обеспечения исполнения обязательств по Договору</w:t>
      </w:r>
      <w:r>
        <w:rPr>
          <w:sz w:val="24"/>
          <w:szCs w:val="24"/>
          <w:highlight w:val="white"/>
        </w:rPr>
        <w:t xml:space="preserve">, </w:t>
      </w:r>
      <w:r>
        <w:rPr>
          <w:sz w:val="24"/>
          <w:szCs w:val="24"/>
          <w:highlight w:val="white"/>
        </w:rPr>
        <w:t xml:space="preserve">в том числе </w:t>
      </w:r>
      <w:r>
        <w:rPr>
          <w:sz w:val="24"/>
          <w:szCs w:val="24"/>
          <w:highlight w:val="white"/>
        </w:rPr>
        <w:t xml:space="preserve">гарантийных</w:t>
      </w:r>
      <w:r>
        <w:rPr>
          <w:sz w:val="24"/>
          <w:szCs w:val="24"/>
          <w:highlight w:val="white"/>
        </w:rPr>
        <w:t xml:space="preserve"> </w:t>
      </w:r>
      <w:r>
        <w:rPr>
          <w:i/>
          <w:sz w:val="24"/>
          <w:szCs w:val="24"/>
          <w:highlight w:val="white"/>
        </w:rPr>
        <w:t xml:space="preserve">(если договором предусмотрено обеспечение)</w:t>
      </w:r>
      <w:r>
        <w:rPr>
          <w:sz w:val="24"/>
          <w:szCs w:val="24"/>
          <w:highlight w:val="white"/>
        </w:rPr>
        <w:t xml:space="preserve">. Покупатель вправе приостановить оплату в случае непредставления документов, указанных в п. 4.1. или несоответствия п. 2.6, 2.9 настоящего Договора.</w:t>
      </w:r>
      <w:r>
        <w:rPr>
          <w:sz w:val="24"/>
          <w:szCs w:val="24"/>
          <w:highlight w:val="white"/>
        </w:rPr>
      </w:r>
      <w:r>
        <w:rPr>
          <w:sz w:val="24"/>
          <w:szCs w:val="24"/>
          <w:highlight w:val="white"/>
        </w:rPr>
      </w:r>
    </w:p>
    <w:p>
      <w:pPr>
        <w:pStyle w:val="1539"/>
        <w:numPr>
          <w:ilvl w:val="1"/>
          <w:numId w:val="4"/>
        </w:numPr>
        <w:ind w:left="0" w:right="40" w:firstLine="0"/>
        <w:spacing w:before="0" w:after="0" w:line="240" w:lineRule="auto"/>
        <w:rPr>
          <w:sz w:val="24"/>
          <w:szCs w:val="24"/>
          <w:highlight w:val="white"/>
        </w:rPr>
      </w:pPr>
      <w:r>
        <w:rPr>
          <w:sz w:val="24"/>
          <w:szCs w:val="24"/>
          <w:highlight w:val="white"/>
        </w:rPr>
        <w:t xml:space="preserve">В платежном поручении Покупатель указ</w:t>
      </w:r>
      <w:r>
        <w:rPr>
          <w:sz w:val="24"/>
          <w:szCs w:val="24"/>
          <w:highlight w:val="white"/>
        </w:rPr>
        <w:t xml:space="preserve">ывает дату и номер настоящего Договора. Датой оплаты является день списания денежных средств с расчетного счета Покупателя. Расчеты могут производиться иным способом, не противоречащим действующему законодательству РФ, по дополнительному соглашению Сторон.</w:t>
      </w:r>
      <w:r>
        <w:rPr>
          <w:sz w:val="24"/>
          <w:szCs w:val="24"/>
          <w:highlight w:val="white"/>
        </w:rPr>
      </w:r>
      <w:r>
        <w:rPr>
          <w:sz w:val="24"/>
          <w:szCs w:val="24"/>
          <w:highlight w:val="white"/>
        </w:rPr>
      </w:r>
    </w:p>
    <w:p>
      <w:pPr>
        <w:pStyle w:val="1546"/>
        <w:numPr>
          <w:ilvl w:val="1"/>
          <w:numId w:val="4"/>
        </w:numPr>
        <w:contextualSpacing/>
        <w:ind w:left="0" w:firstLine="0"/>
        <w:keepNext w:val="0"/>
        <w:spacing w:before="0" w:after="0" w:line="240" w:lineRule="auto"/>
        <w:widowControl w:val="off"/>
        <w:rPr>
          <w:rFonts w:eastAsia="SimSun"/>
          <w:highlight w:val="white"/>
        </w:rPr>
      </w:pPr>
      <w:r>
        <w:rPr>
          <w:rFonts w:eastAsia="SimSun"/>
          <w:highlight w:val="white"/>
          <w:lang w:eastAsia="en-US"/>
        </w:rPr>
        <w:t xml:space="preserve"> Поставщик обязан выставить Покупателю счет-фактуру или УПД, в соответствии с требованиями п. 5, 6 ст. 169 НК РФ и Правил, утвержденных Постановлением Правительства РФ № 113</w:t>
      </w:r>
      <w:r>
        <w:rPr>
          <w:rFonts w:eastAsia="SimSun"/>
          <w:highlight w:val="white"/>
          <w:lang w:eastAsia="en-US"/>
        </w:rPr>
        <w:t xml:space="preserve">7 от 26.12.2011 не позднее 5 (пяти) календарных дней с даты поставки Продукции, в том числе отдельной партии. В случае, если Поставщик не выставил счет-фактуру или УПД в срок, либо выставил счет-фактуру или УПД, содержание которого не соответствует ст. 169</w:t>
      </w:r>
      <w:r>
        <w:rPr>
          <w:rFonts w:eastAsia="SimSun"/>
          <w:highlight w:val="white"/>
          <w:lang w:eastAsia="en-US"/>
        </w:rPr>
        <w:t xml:space="preserve"> НК РФ, Покупатель вправе взыскать с Поставщика неустойку в сумме налога на добавленную стоимость, которая могла бы быть предъявлена Покупателем к вычету или возмещению из бюджета, при условии надлежащего оформления и предоставления счета-фактуры или УПД. </w:t>
      </w:r>
      <w:r>
        <w:rPr>
          <w:rFonts w:eastAsia="SimSun"/>
          <w:highlight w:val="white"/>
        </w:rPr>
      </w:r>
      <w:r>
        <w:rPr>
          <w:rFonts w:eastAsia="SimSun"/>
          <w:highlight w:val="white"/>
        </w:rPr>
      </w:r>
    </w:p>
    <w:p>
      <w:pPr>
        <w:pStyle w:val="1546"/>
        <w:contextualSpacing/>
        <w:ind w:left="0" w:firstLine="0"/>
        <w:keepNext w:val="0"/>
        <w:spacing w:before="0" w:after="0" w:line="240" w:lineRule="auto"/>
        <w:widowControl w:val="off"/>
        <w:rPr>
          <w:rFonts w:eastAsia="SimSun"/>
          <w:highlight w:val="white"/>
        </w:rPr>
      </w:pPr>
      <w:r>
        <w:rPr>
          <w:rFonts w:eastAsia="SimSun"/>
          <w:highlight w:val="white"/>
          <w:lang w:eastAsia="en-US"/>
        </w:rPr>
        <w:t xml:space="preserve">Для целей применения настоящего пункта Стороны признают, что понятие «выставил» означает изготовление и передачу Покупателю оригинала счета-фа</w:t>
      </w:r>
      <w:r>
        <w:rPr>
          <w:rFonts w:eastAsia="SimSun"/>
          <w:highlight w:val="white"/>
          <w:lang w:eastAsia="en-US"/>
        </w:rPr>
        <w:t xml:space="preserve">ктуры или УПД. Стороны также признают, что для взыскания неустойки, предусмотренной настоящим пунктом, Покупатель не обязан доказывать факт отказа налоговых органов в предоставлении вычетов или возмещения Покупателю из бюджета, указанных выше сумм налога*.</w:t>
      </w:r>
      <w:r>
        <w:rPr>
          <w:rFonts w:eastAsia="SimSun"/>
          <w:highlight w:val="white"/>
        </w:rPr>
      </w:r>
      <w:r>
        <w:rPr>
          <w:rFonts w:eastAsia="SimSun"/>
          <w:highlight w:val="white"/>
        </w:rPr>
      </w:r>
    </w:p>
    <w:p>
      <w:pPr>
        <w:ind w:firstLine="0"/>
        <w:keepNext w:val="0"/>
        <w:spacing w:line="240" w:lineRule="auto"/>
        <w:widowControl w:val="off"/>
        <w:rPr>
          <w:i/>
          <w:iCs/>
          <w:highlight w:val="white"/>
        </w:rPr>
        <w:pBdr>
          <w:left w:val="single" w:color="000000" w:sz="4" w:space="4"/>
        </w:pBdr>
      </w:pPr>
      <w:r>
        <w:rPr>
          <w:rFonts w:eastAsia="SimSun"/>
          <w:highlight w:val="white"/>
          <w:lang w:eastAsia="en-US"/>
        </w:rPr>
        <w:t xml:space="preserve">*</w:t>
      </w:r>
      <w:r>
        <w:rPr>
          <w:i/>
          <w:iCs/>
          <w:highlight w:val="white"/>
        </w:rPr>
        <w:t xml:space="preserve">П</w:t>
      </w:r>
      <w:r>
        <w:rPr>
          <w:rFonts w:eastAsia="Calibri"/>
          <w:i/>
          <w:iCs/>
          <w:highlight w:val="white"/>
          <w:lang w:eastAsia="en-US"/>
        </w:rPr>
        <w:t xml:space="preserve">ри заключении договоров с физическими лицами или юридическими лицами / и</w:t>
      </w:r>
      <w:r>
        <w:rPr>
          <w:rFonts w:eastAsia="Calibri"/>
          <w:i/>
          <w:iCs/>
          <w:highlight w:val="white"/>
          <w:lang w:eastAsia="en-US"/>
        </w:rPr>
        <w:t xml:space="preserve">ндивидуальными предпринимателями, не являющимися налогоплательщиками НДС или освобожденным от исполнения обязанностей налогоплательщика, связанных с исчислением и уплатой данного вида налога (при наличии документального подтверждения для юридических лиц и </w:t>
      </w:r>
      <w:r>
        <w:rPr>
          <w:i/>
          <w:iCs/>
          <w:highlight w:val="white"/>
        </w:rPr>
        <w:t xml:space="preserve">индивидуальных предпринимателей</w:t>
      </w:r>
      <w:r>
        <w:rPr>
          <w:rFonts w:eastAsia="Calibri"/>
          <w:i/>
          <w:iCs/>
          <w:highlight w:val="white"/>
          <w:lang w:eastAsia="en-US"/>
        </w:rPr>
        <w:t xml:space="preserve">)</w:t>
      </w:r>
      <w:r>
        <w:rPr>
          <w:i/>
          <w:iCs/>
          <w:highlight w:val="white"/>
        </w:rPr>
        <w:t xml:space="preserve">, счет – фактура исключается из договора, пункт 2.6. излагается в следующей редакции:</w:t>
      </w:r>
      <w:r>
        <w:rPr>
          <w:i/>
          <w:iCs/>
          <w:highlight w:val="white"/>
        </w:rPr>
      </w:r>
      <w:r>
        <w:rPr>
          <w:i/>
          <w:iCs/>
          <w:highlight w:val="white"/>
        </w:rPr>
      </w:r>
    </w:p>
    <w:p>
      <w:pPr>
        <w:ind w:firstLine="0"/>
        <w:keepNext w:val="0"/>
        <w:spacing w:line="240" w:lineRule="auto"/>
        <w:widowControl w:val="off"/>
        <w:rPr>
          <w:i/>
          <w:highlight w:val="white"/>
        </w:rPr>
        <w:pBdr>
          <w:left w:val="single" w:color="000000" w:sz="4" w:space="4"/>
        </w:pBdr>
      </w:pPr>
      <w:r>
        <w:rPr>
          <w:highlight w:val="white"/>
        </w:rPr>
        <w:t xml:space="preserve">«Руководствуясь пп.1 п.3 ст. 169 НК РФ стороны подтве</w:t>
      </w:r>
      <w:r>
        <w:rPr>
          <w:highlight w:val="white"/>
        </w:rPr>
        <w:t xml:space="preserve">рждают взаимное согласие с тем, что счета – фактуры не выставляются в связи с тем, что Поставщик не является налогоплательщиком НДС (освобожден от исполнения обязанностей налогоплательщика, связанных с исчислением и уплатой НДС) на основании ст. ___ НК РФ </w:t>
      </w:r>
      <w:r>
        <w:rPr>
          <w:i/>
          <w:highlight w:val="white"/>
        </w:rPr>
        <w:t xml:space="preserve">(указывается ссылка на норму НК РФ).</w:t>
      </w:r>
      <w:r>
        <w:rPr>
          <w:i/>
          <w:highlight w:val="white"/>
        </w:rPr>
      </w:r>
      <w:r>
        <w:rPr>
          <w:i/>
          <w:highlight w:val="white"/>
        </w:rPr>
      </w:r>
    </w:p>
    <w:p>
      <w:pPr>
        <w:pStyle w:val="1546"/>
        <w:contextualSpacing/>
        <w:ind w:left="0" w:firstLine="0"/>
        <w:keepNext w:val="0"/>
        <w:spacing w:before="0" w:after="0" w:line="240" w:lineRule="auto"/>
        <w:widowControl w:val="off"/>
        <w:rPr>
          <w:highlight w:val="white"/>
        </w:rPr>
        <w:pBdr>
          <w:left w:val="single" w:color="000000" w:sz="4" w:space="4"/>
        </w:pBdr>
      </w:pPr>
      <w:r>
        <w:rPr>
          <w:highlight w:val="white"/>
        </w:rPr>
        <w:t xml:space="preserve">В случае утраты Поставщиком</w:t>
      </w:r>
      <w:r>
        <w:rPr>
          <w:highlight w:val="white"/>
        </w:rPr>
        <w:t xml:space="preserve"> освобождения от исполнения обязанностей налогоплательщика, связанных с исчислением и уплатой НДС, а также получения статуса налогоплательщика НДС, Поставщик уведомляет Покупателя в срок не позднее 10 (десяти) дней с момента наступления указанных событий».</w:t>
      </w:r>
      <w:r>
        <w:rPr>
          <w:highlight w:val="white"/>
        </w:rPr>
      </w:r>
      <w:r>
        <w:rPr>
          <w:highlight w:val="white"/>
        </w:rPr>
      </w:r>
    </w:p>
    <w:p>
      <w:pPr>
        <w:pStyle w:val="1346"/>
        <w:ind w:left="425"/>
        <w:spacing w:line="240" w:lineRule="auto"/>
        <w:shd w:val="clear" w:color="auto" w:fill="ffffff"/>
        <w:tabs>
          <w:tab w:val="left" w:pos="851" w:leader="none"/>
          <w:tab w:val="left" w:pos="900" w:leader="none"/>
          <w:tab w:val="left" w:pos="993" w:leader="none"/>
          <w:tab w:val="left" w:pos="1276" w:leader="none"/>
        </w:tabs>
        <w:rPr>
          <w:b/>
          <w:i/>
          <w:highlight w:val="white"/>
        </w:rPr>
      </w:pPr>
      <w:r>
        <w:rPr>
          <w:b/>
          <w:i/>
          <w:highlight w:val="white"/>
        </w:rPr>
        <w:t xml:space="preserve">*В случае перехода на электронный документооборот, пункт 2.6. излагается в следующей редакции:</w:t>
      </w:r>
      <w:r>
        <w:rPr>
          <w:b/>
          <w:i/>
          <w:highlight w:val="white"/>
        </w:rPr>
      </w:r>
      <w:r>
        <w:rPr>
          <w:b/>
          <w:i/>
          <w:highlight w:val="white"/>
        </w:rPr>
      </w:r>
    </w:p>
    <w:p>
      <w:pPr>
        <w:pStyle w:val="1546"/>
        <w:contextualSpacing/>
        <w:ind w:left="0" w:firstLine="0"/>
        <w:keepNext w:val="0"/>
        <w:spacing w:before="0" w:after="0" w:line="240" w:lineRule="auto"/>
        <w:widowControl w:val="off"/>
        <w:rPr>
          <w:highlight w:val="white"/>
        </w:rPr>
        <w:pBdr>
          <w:left w:val="single" w:color="000000" w:sz="4" w:space="3"/>
        </w:pBdr>
      </w:pPr>
      <w:r>
        <w:rPr>
          <w:rFonts w:eastAsia="SimSun"/>
          <w:highlight w:val="white"/>
          <w:lang w:eastAsia="en-US"/>
        </w:rPr>
        <w:t xml:space="preserve">«</w:t>
      </w:r>
      <w:r>
        <w:rPr>
          <w:rFonts w:eastAsia="SimSun"/>
          <w:highlight w:val="white"/>
          <w:lang w:eastAsia="en-US"/>
        </w:rPr>
        <w:t xml:space="preserve">Поставщик обязан выставить Покупателю счет-фактуру или УПД, в соответствии с требованиями п. 5, 6 ст. 169 НК РФ и Правил, утвержденных Постановлением Правительства РФ № 1137 от 26.12.2011 не позднее 5 (пяти) календарных дней</w:t>
      </w:r>
      <w:r>
        <w:rPr>
          <w:rFonts w:eastAsia="SimSun"/>
          <w:highlight w:val="white"/>
          <w:lang w:eastAsia="en-US"/>
        </w:rPr>
        <w:t xml:space="preserve"> с даты</w:t>
      </w:r>
      <w:r>
        <w:rPr>
          <w:rFonts w:eastAsia="SimSun"/>
          <w:highlight w:val="white"/>
          <w:lang w:eastAsia="en-US"/>
        </w:rPr>
        <w:t xml:space="preserve"> </w:t>
      </w:r>
      <w:r>
        <w:rPr>
          <w:rFonts w:eastAsia="SimSun"/>
          <w:highlight w:val="white"/>
          <w:lang w:eastAsia="en-US"/>
        </w:rPr>
        <w:t xml:space="preserve">поставки Продукции, в том числе отдельной партии. В случае, если Поставщик не выставил счет-фактуру или УПД в срок, либо выставил счет-фактуру или УПД, содержание которого не соответствует ст. 1</w:t>
      </w:r>
      <w:r>
        <w:rPr>
          <w:rFonts w:eastAsia="SimSun"/>
          <w:highlight w:val="white"/>
          <w:lang w:eastAsia="en-US"/>
        </w:rPr>
        <w:t xml:space="preserve">69 НК РФ, Покупатель вправе взыскать с Поставщика неустойку в сумме налога на добавленную стоимость, которая могла бы быть предъявлена Покупателем к вычету или возмещению из бюджета, при условии надлежащего оформления и предоставления счета-фактуры или УПД</w:t>
      </w:r>
      <w:r>
        <w:rPr>
          <w:rFonts w:eastAsia="SimSun"/>
          <w:highlight w:val="white"/>
          <w:lang w:eastAsia="en-US"/>
        </w:rPr>
        <w:t xml:space="preserve">.</w:t>
      </w:r>
      <w:r>
        <w:rPr>
          <w:highlight w:val="white"/>
        </w:rPr>
        <w:t xml:space="preserve"> Для целей применения настоящего пункта Стороны признают, что понятие «выставил» означает изготовление и передачу Покупателю электронного документа, переданного по телекоммуникационным каналам связи с использованием усиленной</w:t>
      </w:r>
      <w:r>
        <w:rPr>
          <w:b/>
          <w:highlight w:val="white"/>
        </w:rPr>
        <w:t xml:space="preserve"> </w:t>
      </w:r>
      <w:r>
        <w:rPr>
          <w:highlight w:val="white"/>
        </w:rPr>
        <w:t xml:space="preserve">квалифицированной элек</w:t>
      </w:r>
      <w:r>
        <w:rPr>
          <w:highlight w:val="white"/>
        </w:rPr>
        <w:t xml:space="preserve">тронной подписи. Стороны также признают, что для взыскания неустойки, предусмотренной настоящим пунктом, Покупатель не обязан доказывать факт отказа налоговых органов в предоставлении вычетов или возмещения Покупателю из бюджета, указанных выше сумм налога</w:t>
      </w:r>
      <w:r>
        <w:rPr>
          <w:highlight w:val="white"/>
        </w:rPr>
        <w:t xml:space="preserve">»</w:t>
      </w:r>
      <w:r>
        <w:rPr>
          <w:highlight w:val="white"/>
        </w:rPr>
        <w:t xml:space="preserve">.</w:t>
      </w:r>
      <w:r>
        <w:rPr>
          <w:highlight w:val="white"/>
        </w:rPr>
      </w:r>
      <w:r>
        <w:rPr>
          <w:highlight w:val="white"/>
        </w:rPr>
      </w:r>
    </w:p>
    <w:p>
      <w:pPr>
        <w:pStyle w:val="1546"/>
        <w:contextualSpacing/>
        <w:ind w:left="0" w:firstLine="0"/>
        <w:keepNext w:val="0"/>
        <w:spacing w:line="240" w:lineRule="auto"/>
        <w:widowControl w:val="off"/>
        <w:rPr>
          <w:rFonts w:eastAsia="SimSun"/>
          <w:highlight w:val="white"/>
        </w:rPr>
      </w:pPr>
      <w:r>
        <w:rPr>
          <w:rFonts w:eastAsia="SimSun"/>
          <w:highlight w:val="white"/>
          <w:lang w:eastAsia="en-US"/>
        </w:rPr>
        <w:t xml:space="preserve">2.7. </w:t>
      </w:r>
      <w:r>
        <w:rPr>
          <w:highlight w:val="white"/>
        </w:rPr>
        <w:t xml:space="preserve">Поставщик в срок с 10 (десятого) по 20 (двадцатое) число месяца, следующего за последним месяцем квартала, направляет Покупателю акт сверки расчетов в двух </w:t>
      </w:r>
      <w:r>
        <w:rPr>
          <w:highlight w:val="white"/>
        </w:rPr>
        <w:t xml:space="preserve">экземплярах. Покупатель не позднее 10 (десяти) календарных дней с даты получения акта</w:t>
      </w:r>
      <w:r>
        <w:rPr>
          <w:highlight w:val="white"/>
        </w:rPr>
        <w:t xml:space="preserve"> сверки расчетов подписывает его и второй экземпляр возвращает Поставщику. В случае, если акт сверки сформирован и направлен Покупателем, Поставщик не позднее 10 (десяти) дней с даты получения акта обязан подписать его и вернуть второй экземпляр Покупателю</w:t>
      </w:r>
      <w:r>
        <w:rPr>
          <w:rFonts w:eastAsia="SimSun"/>
          <w:highlight w:val="white"/>
          <w:lang w:eastAsia="en-US"/>
        </w:rPr>
        <w:t xml:space="preserve">.</w:t>
      </w:r>
      <w:r>
        <w:rPr>
          <w:rFonts w:eastAsia="SimSun"/>
          <w:highlight w:val="white"/>
        </w:rPr>
      </w:r>
      <w:r>
        <w:rPr>
          <w:rFonts w:eastAsia="SimSun"/>
          <w:highlight w:val="white"/>
        </w:rPr>
      </w:r>
    </w:p>
    <w:p>
      <w:pPr>
        <w:pStyle w:val="1368"/>
        <w:ind w:firstLine="0"/>
        <w:spacing w:before="0" w:after="0" w:line="240" w:lineRule="auto"/>
        <w:rPr>
          <w:i/>
          <w:highlight w:val="white"/>
        </w:rPr>
        <w:pBdr>
          <w:left w:val="single" w:color="000000" w:sz="4" w:space="4"/>
        </w:pBdr>
      </w:pPr>
      <w:r>
        <w:rPr>
          <w:rFonts w:eastAsia="SimSun"/>
          <w:highlight w:val="white"/>
          <w:lang w:eastAsia="en-US"/>
        </w:rPr>
        <w:t xml:space="preserve">2.8. </w:t>
      </w:r>
      <w:r>
        <w:rPr>
          <w:highlight w:val="white"/>
        </w:rPr>
        <w:t xml:space="preserve">Стороны вправе истребовать друг у дру</w:t>
      </w:r>
      <w:r>
        <w:rPr>
          <w:highlight w:val="white"/>
        </w:rPr>
        <w:t xml:space="preserve">га документы, необходимые для целей реализации требований НК РФ, в том числе фактический расчет рентабельности затрат по контролируемой сделке, договоры и (или) первичные учетные документы, подтверждающие наличие сопоставимых сделок с независимыми лицами. </w:t>
      </w:r>
      <w:r>
        <w:rPr>
          <w:i/>
          <w:highlight w:val="white"/>
        </w:rPr>
      </w:r>
      <w:r>
        <w:rPr>
          <w:i/>
          <w:highlight w:val="white"/>
        </w:rPr>
      </w:r>
    </w:p>
    <w:p>
      <w:pPr>
        <w:pStyle w:val="1368"/>
        <w:ind w:firstLine="0"/>
        <w:spacing w:before="0" w:after="0" w:line="240" w:lineRule="auto"/>
        <w:rPr>
          <w:i/>
          <w:highlight w:val="white"/>
        </w:rPr>
        <w:pBdr>
          <w:left w:val="single" w:color="000000" w:sz="4" w:space="4"/>
        </w:pBdr>
      </w:pPr>
      <w:r>
        <w:rPr>
          <w:i/>
          <w:highlight w:val="white"/>
        </w:rPr>
        <w:t xml:space="preserve">(Данный пункт включается в условия договора, заключаемого с контрагентом, имеющим признаки аффилированности с Обществом).</w:t>
      </w:r>
      <w:r>
        <w:rPr>
          <w:i/>
          <w:highlight w:val="white"/>
        </w:rPr>
      </w:r>
      <w:r>
        <w:rPr>
          <w:i/>
          <w:highlight w:val="white"/>
        </w:rPr>
      </w:r>
    </w:p>
    <w:p>
      <w:pPr>
        <w:pStyle w:val="1546"/>
        <w:contextualSpacing/>
        <w:ind w:left="0" w:firstLine="0"/>
        <w:keepNext w:val="0"/>
        <w:spacing w:before="0" w:after="0" w:line="240" w:lineRule="auto"/>
        <w:widowControl w:val="off"/>
        <w:rPr>
          <w:rFonts w:eastAsia="SimSun"/>
          <w:highlight w:val="white"/>
        </w:rPr>
      </w:pPr>
      <w:r>
        <w:rPr>
          <w:rFonts w:eastAsia="SimSun"/>
          <w:highlight w:val="white"/>
          <w:lang w:eastAsia="en-US"/>
        </w:rPr>
      </w:r>
      <w:r>
        <w:rPr>
          <w:rFonts w:eastAsia="SimSun"/>
          <w:highlight w:val="white"/>
        </w:rPr>
      </w:r>
      <w:r>
        <w:rPr>
          <w:rFonts w:eastAsia="SimSun"/>
          <w:highlight w:val="white"/>
        </w:rPr>
      </w:r>
    </w:p>
    <w:p>
      <w:pPr>
        <w:pStyle w:val="1539"/>
        <w:numPr>
          <w:ilvl w:val="1"/>
          <w:numId w:val="7"/>
        </w:numPr>
        <w:ind w:left="0" w:right="40" w:firstLine="0"/>
        <w:spacing w:before="0" w:after="0" w:line="240" w:lineRule="auto"/>
        <w:rPr>
          <w:sz w:val="24"/>
          <w:szCs w:val="24"/>
          <w:highlight w:val="white"/>
        </w:rPr>
      </w:pPr>
      <w:r>
        <w:rPr>
          <w:sz w:val="24"/>
          <w:szCs w:val="24"/>
          <w:highlight w:val="white"/>
        </w:rPr>
        <w:t xml:space="preserve"> Поставщик обязан оформлять первичные бухгалтерские документы в соответствие с пунктом 2 статьи 9 Федерального закона от 06.12.2011</w:t>
      </w:r>
      <w:r>
        <w:rPr>
          <w:sz w:val="24"/>
          <w:szCs w:val="24"/>
          <w:highlight w:val="white"/>
        </w:rPr>
        <w:t xml:space="preserve"> № 402-ФЗ «О бухгалтерском учете». Поставщик гарантирует, что первичные бухгалтерские документы, выставленные в адрес Покупателя, утверждены Поставщиком в соответствие с пунктом 4 статьи 9 Федерального закона от 06.12.2011 № 402-ФЗ «О бухгалтерском учете».</w:t>
      </w:r>
      <w:r>
        <w:rPr>
          <w:sz w:val="24"/>
          <w:szCs w:val="24"/>
          <w:highlight w:val="white"/>
        </w:rPr>
      </w:r>
      <w:r>
        <w:rPr>
          <w:sz w:val="24"/>
          <w:szCs w:val="24"/>
          <w:highlight w:val="white"/>
        </w:rPr>
      </w:r>
    </w:p>
    <w:p>
      <w:pPr>
        <w:numPr>
          <w:ilvl w:val="1"/>
          <w:numId w:val="7"/>
        </w:numPr>
        <w:ind w:left="0" w:firstLine="0"/>
        <w:spacing w:line="240" w:lineRule="auto"/>
        <w:rPr>
          <w:highlight w:val="white"/>
        </w:rPr>
      </w:pPr>
      <w:r>
        <w:rPr>
          <w:highlight w:val="white"/>
        </w:rPr>
        <w:t xml:space="preserve">Поставщик при поставке продукции, подлежащей прослеживаемости в соответствии с Постановлением Правительства РФ от 01.07.2021 № 1108 «Об </w:t>
      </w:r>
      <w:r>
        <w:rPr>
          <w:highlight w:val="white"/>
        </w:rPr>
        <w:t xml:space="preserve">утверждении Положения о национальной системе прослеживаемости товаров», обязуется обеспечить направление счетов-фактур, универсальных передаточных документов, товарных накладных, содержащих реквизиты прослеживаемости, в электронной форме по телекоммуникаци</w:t>
      </w:r>
      <w:r>
        <w:rPr>
          <w:highlight w:val="white"/>
        </w:rPr>
        <w:t xml:space="preserve">онным каналам связи через оператора электронного документооборота, являющегося российской организацией и соответствующего требованиям, утвержденным федеральным органом исполнительной власти, уполномоченным по контролю и надзору в области налогов и сборов».</w:t>
      </w:r>
      <w:r>
        <w:rPr>
          <w:highlight w:val="white"/>
        </w:rPr>
      </w:r>
      <w:r>
        <w:rPr>
          <w:highlight w:val="white"/>
        </w:rPr>
      </w:r>
    </w:p>
    <w:p>
      <w:pPr>
        <w:pStyle w:val="1368"/>
        <w:numPr>
          <w:ilvl w:val="1"/>
          <w:numId w:val="7"/>
        </w:numPr>
        <w:ind w:left="0" w:firstLine="142"/>
        <w:spacing w:before="0" w:after="0" w:line="240" w:lineRule="auto"/>
        <w:rPr>
          <w:i/>
          <w:highlight w:val="white"/>
        </w:rPr>
        <w:pBdr>
          <w:left w:val="single" w:color="000000" w:sz="4" w:space="4"/>
        </w:pBdr>
      </w:pPr>
      <w:r>
        <w:rPr>
          <w:i/>
          <w:highlight w:val="white"/>
        </w:rPr>
        <w:t xml:space="preserve">Обязательства Покупателя по оплате Поставщику любых денежных сумм, предусмотренных Договором, являются встречными по отношению к обязательствам Поставщика по предост</w:t>
      </w:r>
      <w:r>
        <w:rPr>
          <w:i/>
          <w:highlight w:val="white"/>
        </w:rPr>
        <w:t xml:space="preserve">авлению и переоформлению предусмотренного Договором обеспечения исполнения обязательств (обязательства Покупателя обусловлены надлежащим исполнением обязательств Поставщиком). В случае непредоставления Поставщиком предусмотренного Договором обеспечения обя</w:t>
      </w:r>
      <w:r>
        <w:rPr>
          <w:i/>
          <w:highlight w:val="white"/>
        </w:rPr>
        <w:t xml:space="preserve">зательства Покупателя по оплате Поставщику любых денежных сумм, предусмотренных Договором, являются не наступившими и не могут считаться просроченными. Покупатель вправе продлить сроки исполнения своих встречных обязательств соразмерно просрочке Поставщика</w:t>
      </w:r>
      <w:r>
        <w:rPr>
          <w:rStyle w:val="1510"/>
          <w:i/>
          <w:highlight w:val="white"/>
        </w:rPr>
        <w:footnoteReference w:id="3"/>
      </w:r>
      <w:r>
        <w:rPr>
          <w:i/>
          <w:highlight w:val="white"/>
        </w:rPr>
        <w:t xml:space="preserve">.</w:t>
      </w:r>
      <w:r>
        <w:rPr>
          <w:i/>
          <w:highlight w:val="white"/>
        </w:rPr>
      </w:r>
      <w:r>
        <w:rPr>
          <w:i/>
          <w:highlight w:val="white"/>
        </w:rPr>
      </w:r>
    </w:p>
    <w:p>
      <w:pPr>
        <w:pStyle w:val="1539"/>
        <w:ind w:right="40" w:firstLine="0"/>
        <w:spacing w:before="0" w:after="0" w:line="240" w:lineRule="auto"/>
        <w:rPr>
          <w:i/>
          <w:highlight w:val="white"/>
        </w:rPr>
      </w:pPr>
      <w:r>
        <w:rPr>
          <w:i/>
          <w:highlight w:val="white"/>
          <w:lang w:eastAsia="ar-SA"/>
        </w:rPr>
      </w:r>
      <w:r>
        <w:rPr>
          <w:i/>
          <w:highlight w:val="white"/>
        </w:rPr>
      </w:r>
      <w:r>
        <w:rPr>
          <w:i/>
          <w:highlight w:val="white"/>
        </w:rPr>
      </w:r>
    </w:p>
    <w:p>
      <w:pPr>
        <w:numPr>
          <w:ilvl w:val="0"/>
          <w:numId w:val="7"/>
        </w:numPr>
        <w:ind w:left="0" w:right="40" w:firstLine="0"/>
        <w:jc w:val="center"/>
        <w:keepNext w:val="0"/>
        <w:spacing w:line="240" w:lineRule="auto"/>
        <w:rPr>
          <w:b/>
          <w:highlight w:val="white"/>
        </w:rPr>
      </w:pPr>
      <w:r>
        <w:rPr>
          <w:b/>
          <w:highlight w:val="white"/>
        </w:rPr>
        <w:t xml:space="preserve">Сроки и порядок поставки</w:t>
      </w:r>
      <w:r>
        <w:rPr>
          <w:b/>
          <w:highlight w:val="white"/>
        </w:rPr>
      </w:r>
      <w:r>
        <w:rPr>
          <w:b/>
          <w:highlight w:val="white"/>
        </w:rPr>
      </w:r>
    </w:p>
    <w:p>
      <w:pPr>
        <w:numPr>
          <w:ilvl w:val="1"/>
          <w:numId w:val="8"/>
        </w:numPr>
        <w:ind w:left="0" w:right="40" w:firstLine="0"/>
        <w:keepNext w:val="0"/>
        <w:spacing w:line="240" w:lineRule="auto"/>
        <w:rPr>
          <w:highlight w:val="white"/>
        </w:rPr>
      </w:pPr>
      <w:r>
        <w:rPr>
          <w:highlight w:val="white"/>
        </w:rPr>
        <w:t xml:space="preserve">Допускается поставка Продукции Поставщиком в период с мо</w:t>
      </w:r>
      <w:r>
        <w:rPr>
          <w:highlight w:val="white"/>
        </w:rPr>
        <w:t xml:space="preserve">мента заключения Договора по 31.12.2026 года. Количество, ассортимент, срок и место поставки указываются Покупателем в заявках на поставку продукции, составленными Покупателем в соответствии с данными, приведенными в Спецификации (Приложение 1 к Договору).</w:t>
      </w:r>
      <w:r>
        <w:rPr>
          <w:highlight w:val="white"/>
        </w:rPr>
      </w:r>
      <w:r>
        <w:rPr>
          <w:highlight w:val="white"/>
        </w:rPr>
      </w:r>
    </w:p>
    <w:p>
      <w:pPr>
        <w:numPr>
          <w:ilvl w:val="1"/>
          <w:numId w:val="8"/>
        </w:numPr>
        <w:ind w:left="0" w:right="40" w:firstLine="0"/>
        <w:keepNext w:val="0"/>
        <w:spacing w:line="240" w:lineRule="auto"/>
        <w:rPr>
          <w:highlight w:val="white"/>
        </w:rPr>
      </w:pPr>
      <w:r>
        <w:rPr>
          <w:highlight w:val="white"/>
        </w:rPr>
        <w:t xml:space="preserve">Конкретный срок поставки каждой партии Продукции, количество и ассортимент указывается в заявке Покупателя (Приложение №2 форма). </w:t>
      </w:r>
      <w:r>
        <w:rPr>
          <w:highlight w:val="white"/>
        </w:rPr>
      </w:r>
      <w:r>
        <w:rPr>
          <w:highlight w:val="white"/>
        </w:rPr>
      </w:r>
    </w:p>
    <w:p>
      <w:pPr>
        <w:ind w:right="40" w:firstLine="0"/>
        <w:keepNext w:val="0"/>
        <w:spacing w:line="240" w:lineRule="auto"/>
        <w:rPr>
          <w:highlight w:val="white"/>
        </w:rPr>
      </w:pPr>
      <w:r>
        <w:rPr>
          <w:highlight w:val="white"/>
        </w:rPr>
        <w:t xml:space="preserve">Заявка подается Поставщику за 30 календарных дней до планируемой поставки посредством факсимильной, телеграфной, телетайпной связи, либо посредством электронной почты.</w:t>
      </w:r>
      <w:r>
        <w:rPr>
          <w:highlight w:val="white"/>
        </w:rPr>
      </w:r>
      <w:r>
        <w:rPr>
          <w:highlight w:val="white"/>
        </w:rPr>
      </w:r>
    </w:p>
    <w:p>
      <w:pPr>
        <w:ind w:right="40" w:firstLine="0"/>
        <w:keepNext w:val="0"/>
        <w:spacing w:line="240" w:lineRule="auto"/>
        <w:rPr>
          <w:highlight w:val="white"/>
        </w:rPr>
      </w:pPr>
      <w:r>
        <w:rPr>
          <w:highlight w:val="white"/>
        </w:rPr>
        <w:t xml:space="preserve">Общее количество поставляемой Продукции, указанной в заявках Покупателя, должно соответствовать количеству, указанному в приложенной к договору Спецификации</w:t>
      </w:r>
      <w:r>
        <w:rPr>
          <w:highlight w:val="white"/>
        </w:rPr>
        <w:t xml:space="preserve">.</w:t>
      </w:r>
      <w:r>
        <w:rPr>
          <w:highlight w:val="white"/>
        </w:rPr>
      </w:r>
      <w:r>
        <w:rPr>
          <w:highlight w:val="white"/>
        </w:rPr>
      </w:r>
    </w:p>
    <w:p>
      <w:pPr>
        <w:pStyle w:val="1544"/>
        <w:numPr>
          <w:ilvl w:val="1"/>
          <w:numId w:val="8"/>
        </w:numPr>
        <w:ind w:left="0" w:firstLine="0"/>
        <w:spacing w:before="0" w:after="0" w:line="240" w:lineRule="auto"/>
        <w:widowControl w:val="off"/>
        <w:rPr>
          <w:sz w:val="24"/>
          <w:szCs w:val="24"/>
          <w:highlight w:val="white"/>
        </w:rPr>
      </w:pPr>
      <w:r>
        <w:rPr>
          <w:sz w:val="24"/>
          <w:szCs w:val="24"/>
          <w:highlight w:val="white"/>
        </w:rPr>
        <w:t xml:space="preserve">Место поставки: </w:t>
      </w:r>
      <w:r>
        <w:rPr>
          <w:sz w:val="24"/>
          <w:szCs w:val="24"/>
          <w:highlight w:val="white"/>
        </w:rPr>
      </w:r>
      <w:r>
        <w:rPr>
          <w:sz w:val="24"/>
          <w:szCs w:val="24"/>
          <w:highlight w:val="white"/>
        </w:rPr>
      </w:r>
    </w:p>
    <w:p>
      <w:pPr>
        <w:pStyle w:val="1544"/>
        <w:ind w:firstLine="0"/>
        <w:spacing w:before="0" w:after="0" w:line="240" w:lineRule="auto"/>
        <w:widowControl w:val="off"/>
        <w:rPr>
          <w:sz w:val="24"/>
          <w:szCs w:val="24"/>
          <w:highlight w:val="white"/>
        </w:rPr>
      </w:pPr>
      <w:r>
        <w:rPr>
          <w:sz w:val="24"/>
          <w:szCs w:val="24"/>
          <w:highlight w:val="white"/>
        </w:rPr>
        <w:t xml:space="preserve">Адрес центрального склада: г. Кемерово, п. Комиссарово, ПС Кемеровская 220.</w:t>
      </w:r>
      <w:r>
        <w:rPr>
          <w:sz w:val="24"/>
          <w:szCs w:val="24"/>
          <w:highlight w:val="white"/>
        </w:rPr>
      </w:r>
      <w:r>
        <w:rPr>
          <w:sz w:val="24"/>
          <w:szCs w:val="24"/>
          <w:highlight w:val="white"/>
        </w:rPr>
      </w:r>
    </w:p>
    <w:p>
      <w:pPr>
        <w:ind w:firstLine="0"/>
        <w:keepNext w:val="0"/>
        <w:spacing w:line="240" w:lineRule="auto"/>
        <w:rPr>
          <w:highlight w:val="white"/>
        </w:rPr>
      </w:pPr>
      <w:r>
        <w:rPr>
          <w:highlight w:val="white"/>
        </w:rPr>
        <w:t xml:space="preserve">3.4. Способ поставки: поставка Продукции осуществляется до склада Покупателя силами и средствами Поставщика.</w:t>
      </w:r>
      <w:r>
        <w:rPr>
          <w:highlight w:val="white"/>
        </w:rPr>
      </w:r>
      <w:r>
        <w:rPr>
          <w:highlight w:val="white"/>
        </w:rPr>
      </w:r>
    </w:p>
    <w:p>
      <w:pPr>
        <w:pStyle w:val="1537"/>
        <w:ind w:right="40" w:firstLine="0"/>
        <w:spacing w:before="0" w:after="0" w:line="240" w:lineRule="auto"/>
        <w:rPr>
          <w:sz w:val="24"/>
          <w:szCs w:val="24"/>
          <w:highlight w:val="white"/>
        </w:rPr>
      </w:pPr>
      <w:r>
        <w:rPr>
          <w:sz w:val="24"/>
          <w:szCs w:val="24"/>
          <w:highlight w:val="white"/>
        </w:rPr>
        <w:t xml:space="preserve">3.5. Право собственности и риск случайной гибели Продукции переходит от Поставщика к Покупателю в момент передачи Продукции Покупателю (франко-склад Покупателя).</w:t>
      </w:r>
      <w:r>
        <w:rPr>
          <w:sz w:val="24"/>
          <w:szCs w:val="24"/>
          <w:highlight w:val="white"/>
        </w:rPr>
      </w:r>
      <w:r>
        <w:rPr>
          <w:sz w:val="24"/>
          <w:szCs w:val="24"/>
          <w:highlight w:val="white"/>
        </w:rPr>
      </w:r>
    </w:p>
    <w:p>
      <w:pPr>
        <w:pStyle w:val="1537"/>
        <w:ind w:right="40" w:firstLine="0"/>
        <w:spacing w:before="0" w:after="0" w:line="240" w:lineRule="auto"/>
        <w:rPr>
          <w:sz w:val="24"/>
          <w:szCs w:val="24"/>
          <w:highlight w:val="white"/>
        </w:rPr>
      </w:pPr>
      <w:r>
        <w:rPr>
          <w:sz w:val="24"/>
          <w:szCs w:val="24"/>
          <w:highlight w:val="white"/>
        </w:rPr>
        <w:t xml:space="preserve">3.6. Датой поставки продукции считается: дата подписания товарной накладной со стороны Покупателя (доставка до Покупателя силами и средствами Поставщика (франко-склад Покупателя)).</w:t>
      </w:r>
      <w:r>
        <w:rPr>
          <w:sz w:val="24"/>
          <w:szCs w:val="24"/>
          <w:highlight w:val="white"/>
        </w:rPr>
      </w:r>
      <w:r>
        <w:rPr>
          <w:sz w:val="24"/>
          <w:szCs w:val="24"/>
          <w:highlight w:val="white"/>
        </w:rPr>
      </w:r>
    </w:p>
    <w:p>
      <w:pPr>
        <w:ind w:firstLine="0"/>
        <w:keepNext w:val="0"/>
        <w:spacing w:line="240" w:lineRule="auto"/>
        <w:tabs>
          <w:tab w:val="left" w:pos="459" w:leader="none"/>
          <w:tab w:val="left" w:pos="567" w:leader="none"/>
        </w:tabs>
        <w:rPr>
          <w:highlight w:val="white"/>
        </w:rPr>
      </w:pPr>
      <w:r>
        <w:rPr>
          <w:highlight w:val="white"/>
        </w:rPr>
        <w:t xml:space="preserve">Подтверждением факта приемки-передачи (отгрузки) Продукции является товарная накладная (товарно-транспортная накладная) или УПД. </w:t>
      </w:r>
      <w:r>
        <w:rPr>
          <w:highlight w:val="white"/>
        </w:rPr>
      </w:r>
      <w:r>
        <w:rPr>
          <w:highlight w:val="white"/>
        </w:rPr>
      </w:r>
    </w:p>
    <w:p>
      <w:pPr>
        <w:pStyle w:val="1537"/>
        <w:contextualSpacing/>
        <w:ind w:firstLine="0"/>
        <w:spacing w:before="0" w:after="0" w:line="240" w:lineRule="auto"/>
        <w:tabs>
          <w:tab w:val="left" w:pos="426" w:leader="none"/>
          <w:tab w:val="left" w:pos="851" w:leader="none"/>
        </w:tabs>
        <w:rPr>
          <w:sz w:val="24"/>
          <w:szCs w:val="24"/>
          <w:highlight w:val="white"/>
        </w:rPr>
      </w:pPr>
      <w:r>
        <w:rPr>
          <w:sz w:val="24"/>
          <w:szCs w:val="24"/>
          <w:highlight w:val="white"/>
        </w:rPr>
        <w:t xml:space="preserve">3.7. В случае привлечения Поставщиком грузоперевозчика, факт доставки Продукц</w:t>
      </w:r>
      <w:r>
        <w:rPr>
          <w:sz w:val="24"/>
          <w:szCs w:val="24"/>
          <w:highlight w:val="white"/>
        </w:rPr>
        <w:t xml:space="preserve">ии Покупателю подтверждается транспортной накладной отправителя (товарно-транспортной накладной, грузовой авианакладной при поставке воздушным транспортом, транспортной железнодорожной накладной, морской накладной при доставке водным транспортом) или УПД. </w:t>
      </w:r>
      <w:r>
        <w:rPr>
          <w:sz w:val="24"/>
          <w:szCs w:val="24"/>
          <w:highlight w:val="white"/>
        </w:rPr>
      </w:r>
      <w:r>
        <w:rPr>
          <w:sz w:val="24"/>
          <w:szCs w:val="24"/>
          <w:highlight w:val="white"/>
        </w:rPr>
      </w:r>
    </w:p>
    <w:p>
      <w:pPr>
        <w:pStyle w:val="1537"/>
        <w:contextualSpacing/>
        <w:ind w:firstLine="0"/>
        <w:spacing w:before="0" w:after="0" w:line="240" w:lineRule="auto"/>
        <w:tabs>
          <w:tab w:val="left" w:pos="567" w:leader="none"/>
        </w:tabs>
        <w:rPr>
          <w:sz w:val="24"/>
          <w:szCs w:val="24"/>
          <w:highlight w:val="white"/>
        </w:rPr>
      </w:pPr>
      <w:r>
        <w:rPr>
          <w:sz w:val="24"/>
          <w:szCs w:val="24"/>
          <w:highlight w:val="white"/>
        </w:rPr>
        <w:t xml:space="preserve">3.8</w:t>
      </w:r>
      <w:r>
        <w:rPr>
          <w:sz w:val="24"/>
          <w:szCs w:val="24"/>
          <w:highlight w:val="white"/>
        </w:rPr>
        <w:t xml:space="preserve">. При установлении несоответствия поступивших материалов ассортименту, количеству и качеству, указанным в документах поставщика, а также в случаях, когда качество материалов не соответствует предъявляемым требованиям (вмятины, царапины, поломка, бой, течь </w:t>
      </w:r>
      <w:r>
        <w:rPr>
          <w:sz w:val="24"/>
          <w:szCs w:val="24"/>
          <w:highlight w:val="white"/>
        </w:rPr>
        <w:t xml:space="preserve">жидких материалов и т.д.), приемку осуществляет Комиссия, которая оформляет ее Актом о приемке материалов (форма М-7, СО 6.2033/0). Акт о приемке материалов служит основанием для предъявления претензий и исков к поставщику и (или) транспортной организации.</w:t>
      </w:r>
      <w:r>
        <w:rPr>
          <w:sz w:val="24"/>
          <w:szCs w:val="24"/>
          <w:highlight w:val="white"/>
        </w:rPr>
      </w:r>
      <w:r>
        <w:rPr>
          <w:sz w:val="24"/>
          <w:szCs w:val="24"/>
          <w:highlight w:val="white"/>
        </w:rPr>
      </w:r>
    </w:p>
    <w:p>
      <w:pPr>
        <w:ind w:right="40" w:firstLine="0"/>
        <w:keepNext w:val="0"/>
        <w:spacing w:line="240" w:lineRule="auto"/>
        <w:rPr>
          <w:b/>
          <w:highlight w:val="white"/>
        </w:rPr>
      </w:pPr>
      <w:r>
        <w:rPr>
          <w:b/>
          <w:highlight w:val="white"/>
        </w:rPr>
      </w:r>
      <w:r>
        <w:rPr>
          <w:b/>
          <w:highlight w:val="white"/>
        </w:rPr>
      </w:r>
      <w:r>
        <w:rPr>
          <w:b/>
          <w:highlight w:val="white"/>
        </w:rPr>
      </w:r>
    </w:p>
    <w:p>
      <w:pPr>
        <w:numPr>
          <w:ilvl w:val="0"/>
          <w:numId w:val="8"/>
        </w:numPr>
        <w:ind w:left="0" w:right="40" w:firstLine="0"/>
        <w:jc w:val="center"/>
        <w:keepNext w:val="0"/>
        <w:spacing w:line="240" w:lineRule="auto"/>
        <w:rPr>
          <w:b/>
          <w:highlight w:val="white"/>
        </w:rPr>
      </w:pPr>
      <w:r>
        <w:rPr>
          <w:b/>
          <w:highlight w:val="white"/>
        </w:rPr>
        <w:t xml:space="preserve">Качество и порядок приемки продукции</w:t>
      </w:r>
      <w:r>
        <w:rPr>
          <w:b/>
          <w:highlight w:val="white"/>
        </w:rPr>
      </w:r>
      <w:r>
        <w:rPr>
          <w:b/>
          <w:highlight w:val="white"/>
        </w:rPr>
      </w:r>
    </w:p>
    <w:p>
      <w:pPr>
        <w:numPr>
          <w:ilvl w:val="1"/>
          <w:numId w:val="8"/>
        </w:numPr>
        <w:ind w:left="0" w:right="40" w:firstLine="0"/>
        <w:keepNext w:val="0"/>
        <w:spacing w:line="240" w:lineRule="auto"/>
        <w:tabs>
          <w:tab w:val="left" w:pos="993" w:leader="none"/>
        </w:tabs>
        <w:rPr>
          <w:highlight w:val="white"/>
        </w:rPr>
      </w:pPr>
      <w:r>
        <w:rPr>
          <w:highlight w:val="white"/>
        </w:rPr>
        <w:t xml:space="preserve">Поставляемая продукция </w:t>
      </w:r>
      <w:r>
        <w:rPr>
          <w:color w:val="000000"/>
          <w:highlight w:val="white"/>
        </w:rPr>
        <w:t xml:space="preserve">должна соответствовать действующим ГОСТам и ТУ</w:t>
      </w:r>
      <w:r>
        <w:rPr>
          <w:highlight w:val="white"/>
        </w:rPr>
        <w:t xml:space="preserve">, быть экологически безопасной и по своему качеству должна соответствовать характеристикам </w:t>
        <w:tab/>
        <w:t xml:space="preserve">и требованиям (Приложение № 5), со</w:t>
      </w:r>
      <w:r>
        <w:rPr>
          <w:highlight w:val="white"/>
        </w:rPr>
        <w:t xml:space="preserve">провождаться паспортом (сертификатом) качества. Поставщик гарантирует, что продукция, поставляемая по настоящему Договору, представляет собой новые, неиспользованные, новейшие либо серийные модели, отражающие все последние модификации дизайна и материалов.</w:t>
      </w:r>
      <w:r>
        <w:rPr>
          <w:highlight w:val="white"/>
        </w:rPr>
      </w:r>
      <w:r>
        <w:rPr>
          <w:highlight w:val="white"/>
        </w:rPr>
      </w:r>
    </w:p>
    <w:p>
      <w:pPr>
        <w:numPr>
          <w:ilvl w:val="1"/>
          <w:numId w:val="8"/>
        </w:numPr>
        <w:ind w:left="0" w:right="40" w:firstLine="0"/>
        <w:keepNext w:val="0"/>
        <w:spacing w:line="240" w:lineRule="auto"/>
        <w:tabs>
          <w:tab w:val="left" w:pos="993" w:leader="none"/>
        </w:tabs>
        <w:rPr>
          <w:highlight w:val="white"/>
        </w:rPr>
      </w:pPr>
      <w:r>
        <w:rPr>
          <w:highlight w:val="white"/>
        </w:rPr>
        <w:t xml:space="preserve">Поставщик гарантирует качество и надежность по</w:t>
      </w:r>
      <w:r>
        <w:rPr>
          <w:highlight w:val="white"/>
        </w:rPr>
        <w:t xml:space="preserve">ставляемой продукции не мен</w:t>
      </w:r>
      <w:r>
        <w:rPr>
          <w:highlight w:val="white"/>
        </w:rPr>
        <w:t xml:space="preserve">ее, чем 36 (тридцати шести) месяцев с момента </w:t>
      </w:r>
      <w:r>
        <w:rPr>
          <w:highlight w:val="white"/>
        </w:rPr>
        <w:t xml:space="preserve">получения продукции грузополучателем</w:t>
      </w:r>
      <w:r>
        <w:rPr>
          <w:highlight w:val="white"/>
        </w:rPr>
        <w:t xml:space="preserve">, если иной срок не указан в паспорте н</w:t>
      </w:r>
      <w:r>
        <w:rPr>
          <w:highlight w:val="white"/>
        </w:rPr>
        <w:t xml:space="preserve">а продукцию, сертификате качества завода-изготовителя. Гарантия качества продукции распространяется и на все составляющие ее части (комплектующие изделия).</w:t>
      </w:r>
      <w:r>
        <w:rPr>
          <w:highlight w:val="white"/>
        </w:rPr>
      </w:r>
      <w:r>
        <w:rPr>
          <w:highlight w:val="white"/>
        </w:rPr>
      </w:r>
    </w:p>
    <w:p>
      <w:pPr>
        <w:numPr>
          <w:ilvl w:val="1"/>
          <w:numId w:val="8"/>
        </w:numPr>
        <w:ind w:left="0" w:right="40" w:firstLine="0"/>
        <w:keepNext w:val="0"/>
        <w:spacing w:line="240" w:lineRule="auto"/>
        <w:tabs>
          <w:tab w:val="left" w:pos="993" w:leader="none"/>
        </w:tabs>
        <w:rPr>
          <w:highlight w:val="white"/>
        </w:rPr>
      </w:pPr>
      <w:r>
        <w:rPr>
          <w:highlight w:val="white"/>
        </w:rPr>
        <w:t xml:space="preserve">Покупатель обязан оперативно уведомить Поставщика в письменной форме обо всех претензиях, связанных с невыполнением требований п. 4.1 Договора. Посл</w:t>
      </w:r>
      <w:r>
        <w:rPr>
          <w:highlight w:val="white"/>
        </w:rPr>
        <w:t xml:space="preserve">е получения подобного уведомления Поставщик должен в течение 20 (двадцати) календарных дней с даты письменного обращения Покупателя к Поставщику произвести ремонт или замену продукции ненадлежащего качества или его части без расходов со стороны Покупателя.</w:t>
      </w:r>
      <w:r>
        <w:rPr>
          <w:highlight w:val="white"/>
        </w:rPr>
      </w:r>
      <w:r>
        <w:rPr>
          <w:highlight w:val="white"/>
        </w:rPr>
      </w:r>
    </w:p>
    <w:p>
      <w:pPr>
        <w:numPr>
          <w:ilvl w:val="1"/>
          <w:numId w:val="8"/>
        </w:numPr>
        <w:ind w:left="0" w:right="40" w:firstLine="0"/>
        <w:keepNext w:val="0"/>
        <w:spacing w:line="240" w:lineRule="auto"/>
        <w:tabs>
          <w:tab w:val="left" w:pos="993" w:leader="none"/>
        </w:tabs>
        <w:rPr>
          <w:highlight w:val="white"/>
        </w:rPr>
      </w:pPr>
      <w:r>
        <w:rPr>
          <w:highlight w:val="white"/>
        </w:rPr>
        <w:t xml:space="preserve">Если Поставщик, получив уведомление, не исправит дефект(ы) или не произведет замену некачественной продукции в сроки, указанные в п. 4.3 настоящего До</w:t>
      </w:r>
      <w:r>
        <w:rPr>
          <w:highlight w:val="white"/>
        </w:rPr>
        <w:t xml:space="preserve">говора, Покупатель может применить санкции, указанные в п. 6.2. настоящего Договора, без какого-либо ущерба любым другим правам, которые Покупатель имеет в отношении Поставщика в соответствии с действующим законодательством и условиями настоящего Договора.</w:t>
      </w:r>
      <w:r>
        <w:rPr>
          <w:highlight w:val="white"/>
        </w:rPr>
      </w:r>
      <w:r>
        <w:rPr>
          <w:highlight w:val="white"/>
        </w:rPr>
      </w:r>
    </w:p>
    <w:p>
      <w:pPr>
        <w:numPr>
          <w:ilvl w:val="1"/>
          <w:numId w:val="8"/>
        </w:numPr>
        <w:ind w:left="0" w:right="40" w:firstLine="0"/>
        <w:keepNext w:val="0"/>
        <w:spacing w:line="240" w:lineRule="auto"/>
        <w:tabs>
          <w:tab w:val="left" w:pos="993" w:leader="none"/>
        </w:tabs>
        <w:rPr>
          <w:highlight w:val="white"/>
        </w:rPr>
      </w:pPr>
      <w:r>
        <w:rPr>
          <w:highlight w:val="white"/>
        </w:rPr>
        <w:t xml:space="preserve">В случае существенного нарушения требований к качеству Продукции (обнаружения не</w:t>
      </w:r>
      <w:r>
        <w:rPr>
          <w:highlight w:val="white"/>
        </w:rPr>
        <w:t xml:space="preserve">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Покупатель вправе по своему выбору: </w:t>
      </w:r>
      <w:r>
        <w:rPr>
          <w:highlight w:val="white"/>
        </w:rPr>
      </w:r>
      <w:r>
        <w:rPr>
          <w:highlight w:val="white"/>
        </w:rPr>
      </w:r>
    </w:p>
    <w:p>
      <w:pPr>
        <w:ind w:right="40" w:firstLine="0"/>
        <w:keepNext w:val="0"/>
        <w:spacing w:line="240" w:lineRule="auto"/>
        <w:tabs>
          <w:tab w:val="num" w:pos="426" w:leader="none"/>
          <w:tab w:val="left" w:pos="993" w:leader="none"/>
        </w:tabs>
        <w:rPr>
          <w:highlight w:val="white"/>
        </w:rPr>
      </w:pPr>
      <w:r>
        <w:rPr>
          <w:highlight w:val="white"/>
        </w:rPr>
        <w:tab/>
        <w:t xml:space="preserve">- отказаться от исполнения Договора и потребовать возврата уплаченной за Продукцию денежной суммы;</w:t>
      </w:r>
      <w:r>
        <w:rPr>
          <w:highlight w:val="white"/>
        </w:rPr>
      </w:r>
      <w:r>
        <w:rPr>
          <w:highlight w:val="white"/>
        </w:rPr>
      </w:r>
    </w:p>
    <w:p>
      <w:pPr>
        <w:ind w:right="40" w:firstLine="0"/>
        <w:keepNext w:val="0"/>
        <w:spacing w:line="240" w:lineRule="auto"/>
        <w:tabs>
          <w:tab w:val="num" w:pos="426" w:leader="none"/>
          <w:tab w:val="left" w:pos="993" w:leader="none"/>
        </w:tabs>
        <w:rPr>
          <w:highlight w:val="white"/>
        </w:rPr>
      </w:pPr>
      <w:r>
        <w:rPr>
          <w:highlight w:val="white"/>
        </w:rPr>
        <w:tab/>
        <w:t xml:space="preserve">- потребовать замены Продукции ненадлежащего качества Продукцией, соответствующей Договору.</w:t>
      </w:r>
      <w:r>
        <w:rPr>
          <w:highlight w:val="white"/>
        </w:rPr>
      </w:r>
      <w:r>
        <w:rPr>
          <w:highlight w:val="white"/>
        </w:rPr>
      </w:r>
    </w:p>
    <w:p>
      <w:pPr>
        <w:numPr>
          <w:ilvl w:val="1"/>
          <w:numId w:val="8"/>
        </w:numPr>
        <w:ind w:left="0" w:right="40" w:firstLine="0"/>
        <w:keepNext w:val="0"/>
        <w:spacing w:line="240" w:lineRule="auto"/>
        <w:tabs>
          <w:tab w:val="left" w:pos="284" w:leader="none"/>
          <w:tab w:val="left" w:pos="993" w:leader="none"/>
        </w:tabs>
        <w:rPr>
          <w:b/>
          <w:bCs/>
          <w:highlight w:val="white"/>
        </w:rPr>
        <w:pBdr>
          <w:left w:val="single" w:color="000000" w:sz="4" w:space="4"/>
        </w:pBdr>
      </w:pPr>
      <w:r>
        <w:rPr>
          <w:spacing w:val="-4"/>
          <w:highlight w:val="white"/>
        </w:rPr>
        <w:t xml:space="preserve">Приемка по качеству и </w:t>
      </w:r>
      <w:r>
        <w:rPr>
          <w:highlight w:val="white"/>
        </w:rPr>
        <w:t xml:space="preserve">по количеству </w:t>
      </w:r>
      <w:r>
        <w:rPr>
          <w:spacing w:val="-4"/>
          <w:highlight w:val="white"/>
        </w:rPr>
        <w:t xml:space="preserve">производится в соответствии с законодательством</w:t>
      </w:r>
      <w:r>
        <w:rPr>
          <w:highlight w:val="white"/>
        </w:rPr>
        <w:t xml:space="preserve"> Российской Федерации (ст. 513 ГК РФ) и условиями Договора.</w:t>
      </w:r>
      <w:r>
        <w:rPr>
          <w:b/>
          <w:bCs/>
          <w:highlight w:val="white"/>
        </w:rPr>
      </w:r>
      <w:r>
        <w:rPr>
          <w:b/>
          <w:bCs/>
          <w:highlight w:val="white"/>
        </w:rPr>
      </w:r>
    </w:p>
    <w:p>
      <w:pPr>
        <w:numPr>
          <w:ilvl w:val="1"/>
          <w:numId w:val="8"/>
        </w:numPr>
        <w:ind w:left="0" w:right="40" w:firstLine="0"/>
        <w:keepNext w:val="0"/>
        <w:spacing w:line="240" w:lineRule="auto"/>
        <w:rPr>
          <w:highlight w:val="white"/>
        </w:rPr>
      </w:pPr>
      <w:r>
        <w:rPr>
          <w:highlight w:val="white"/>
        </w:rPr>
        <w:t xml:space="preserve">При поставке Продукции Поставщик должен передать Покупателю оригиналы следующих документов на русском языке:</w:t>
      </w:r>
      <w:r>
        <w:rPr>
          <w:highlight w:val="white"/>
        </w:rPr>
      </w:r>
      <w:r>
        <w:rPr>
          <w:highlight w:val="white"/>
        </w:rPr>
      </w:r>
    </w:p>
    <w:p>
      <w:pPr>
        <w:numPr>
          <w:ilvl w:val="2"/>
          <w:numId w:val="8"/>
        </w:numPr>
        <w:ind w:left="0" w:firstLine="0"/>
        <w:keepNext w:val="0"/>
        <w:spacing w:line="240" w:lineRule="auto"/>
        <w:rPr>
          <w:highlight w:val="white"/>
        </w:rPr>
      </w:pPr>
      <w:r>
        <w:rPr>
          <w:spacing w:val="-4"/>
          <w:highlight w:val="white"/>
        </w:rPr>
        <w:t xml:space="preserve">Технический паспорт, сертификаты либо декларации о соответствии</w:t>
      </w:r>
      <w:r>
        <w:rPr>
          <w:highlight w:val="white"/>
        </w:rPr>
        <w:t xml:space="preserve">, инструкции по эксплуатации и монтажу, а также иную техническую сопроводительную документацию в соответствии с Договором.</w:t>
      </w:r>
      <w:r>
        <w:rPr>
          <w:highlight w:val="white"/>
        </w:rPr>
      </w:r>
      <w:r>
        <w:rPr>
          <w:highlight w:val="white"/>
        </w:rPr>
      </w:r>
    </w:p>
    <w:p>
      <w:pPr>
        <w:numPr>
          <w:ilvl w:val="2"/>
          <w:numId w:val="8"/>
        </w:numPr>
        <w:ind w:left="0" w:firstLine="0"/>
        <w:keepNext w:val="0"/>
        <w:spacing w:line="240" w:lineRule="auto"/>
        <w:rPr>
          <w:highlight w:val="white"/>
        </w:rPr>
      </w:pPr>
      <w:r>
        <w:rPr>
          <w:highlight w:val="white"/>
        </w:rPr>
        <w:t xml:space="preserve">Гарантийные свидетельства.</w:t>
      </w:r>
      <w:r>
        <w:rPr>
          <w:highlight w:val="white"/>
        </w:rPr>
      </w:r>
      <w:r>
        <w:rPr>
          <w:highlight w:val="white"/>
        </w:rPr>
      </w:r>
    </w:p>
    <w:p>
      <w:pPr>
        <w:numPr>
          <w:ilvl w:val="2"/>
          <w:numId w:val="8"/>
        </w:numPr>
        <w:ind w:left="0" w:firstLine="0"/>
        <w:keepNext w:val="0"/>
        <w:spacing w:line="240" w:lineRule="auto"/>
        <w:rPr>
          <w:highlight w:val="white"/>
        </w:rPr>
      </w:pPr>
      <w:r>
        <w:rPr>
          <w:highlight w:val="white"/>
        </w:rPr>
        <w:t xml:space="preserve">Сертификат о происхождении свидетельства о праве применения Продукции на территории Российской Федерации в случае поставки Продукции, произведенной за пределами Российской Федерации.</w:t>
      </w:r>
      <w:r>
        <w:rPr>
          <w:highlight w:val="white"/>
        </w:rPr>
      </w:r>
      <w:r>
        <w:rPr>
          <w:highlight w:val="white"/>
        </w:rPr>
      </w:r>
    </w:p>
    <w:p>
      <w:pPr>
        <w:numPr>
          <w:ilvl w:val="2"/>
          <w:numId w:val="8"/>
        </w:numPr>
        <w:ind w:left="0" w:firstLine="0"/>
        <w:keepNext w:val="0"/>
        <w:spacing w:line="240" w:lineRule="auto"/>
        <w:rPr>
          <w:highlight w:val="white"/>
        </w:rPr>
      </w:pPr>
      <w:r>
        <w:rPr>
          <w:bCs/>
          <w:spacing w:val="-4"/>
          <w:highlight w:val="white"/>
        </w:rPr>
        <w:t xml:space="preserve">Документ, подтверждающий страну происхождения </w:t>
      </w:r>
      <w:r>
        <w:rPr>
          <w:highlight w:val="white"/>
        </w:rPr>
        <w:t xml:space="preserve">Продукции</w:t>
      </w:r>
      <w:r>
        <w:rPr>
          <w:bCs/>
          <w:spacing w:val="-4"/>
          <w:highlight w:val="white"/>
        </w:rPr>
        <w:t xml:space="preserve">.</w:t>
      </w:r>
      <w:r>
        <w:rPr>
          <w:highlight w:val="white"/>
        </w:rPr>
      </w:r>
      <w:r>
        <w:rPr>
          <w:highlight w:val="white"/>
        </w:rPr>
      </w:r>
    </w:p>
    <w:p>
      <w:pPr>
        <w:numPr>
          <w:ilvl w:val="1"/>
          <w:numId w:val="8"/>
        </w:numPr>
        <w:ind w:left="0" w:right="40" w:firstLine="0"/>
        <w:keepNext w:val="0"/>
        <w:spacing w:line="240" w:lineRule="auto"/>
        <w:rPr>
          <w:highlight w:val="white"/>
        </w:rPr>
      </w:pPr>
      <w:r>
        <w:rPr>
          <w:highlight w:val="white"/>
        </w:rPr>
        <w:t xml:space="preserve">В случае поставки продукции, имеющей зарегистрированный товарный знак, Поставщик предоставляет Покупателю, документы, подтверждающие право на использование товарного знака не позднее 3 (трех) рабочих дней с момента заключения настоящего Договора.</w:t>
      </w:r>
      <w:r>
        <w:rPr>
          <w:highlight w:val="white"/>
        </w:rPr>
      </w:r>
      <w:r>
        <w:rPr>
          <w:highlight w:val="white"/>
        </w:rPr>
      </w:r>
    </w:p>
    <w:p>
      <w:pPr>
        <w:numPr>
          <w:ilvl w:val="1"/>
          <w:numId w:val="8"/>
        </w:numPr>
        <w:ind w:left="0" w:right="40" w:firstLine="0"/>
        <w:keepNext w:val="0"/>
        <w:spacing w:line="240" w:lineRule="auto"/>
        <w:rPr>
          <w:highlight w:val="white"/>
        </w:rPr>
      </w:pPr>
      <w:r>
        <w:rPr>
          <w:highlight w:val="white"/>
        </w:rPr>
      </w:r>
      <w:r>
        <w:rPr>
          <w:highlight w:val="white"/>
        </w:rPr>
        <w:t xml:space="preserve">Поставщик обязан предоставить Покупателю документы, указанные в п. 13.3.1 настоящего Договора.</w:t>
      </w:r>
      <w:r>
        <w:rPr>
          <w:highlight w:val="white"/>
        </w:rPr>
      </w:r>
      <w:r>
        <w:rPr>
          <w:highlight w:val="white"/>
        </w:rPr>
      </w:r>
    </w:p>
    <w:p>
      <w:pPr>
        <w:ind w:right="40" w:firstLine="0"/>
        <w:keepNext w:val="0"/>
        <w:spacing w:line="240" w:lineRule="auto"/>
        <w:rPr>
          <w:highlight w:val="white"/>
        </w:rPr>
      </w:pPr>
      <w:r>
        <w:rPr>
          <w:highlight w:val="white"/>
        </w:rPr>
      </w:r>
      <w:r>
        <w:rPr>
          <w:highlight w:val="white"/>
        </w:rPr>
      </w:r>
      <w:r>
        <w:rPr>
          <w:highlight w:val="white"/>
        </w:rPr>
      </w:r>
    </w:p>
    <w:p>
      <w:pPr>
        <w:ind w:right="40" w:firstLine="0"/>
        <w:jc w:val="center"/>
        <w:keepNext w:val="0"/>
        <w:spacing w:line="240" w:lineRule="auto"/>
        <w:rPr>
          <w:b/>
          <w:highlight w:val="white"/>
        </w:rPr>
      </w:pPr>
      <w:r>
        <w:rPr>
          <w:b/>
          <w:highlight w:val="white"/>
        </w:rPr>
        <w:t xml:space="preserve">5. Тара и упаковка</w:t>
      </w:r>
      <w:r>
        <w:rPr>
          <w:b/>
          <w:highlight w:val="white"/>
        </w:rPr>
      </w:r>
      <w:r>
        <w:rPr>
          <w:b/>
          <w:highlight w:val="white"/>
        </w:rPr>
      </w:r>
    </w:p>
    <w:p>
      <w:pPr>
        <w:pStyle w:val="1539"/>
        <w:numPr>
          <w:ilvl w:val="1"/>
          <w:numId w:val="3"/>
        </w:numPr>
        <w:ind w:left="0" w:right="40" w:firstLine="0"/>
        <w:spacing w:before="0" w:after="0" w:line="240" w:lineRule="auto"/>
        <w:rPr>
          <w:sz w:val="24"/>
          <w:szCs w:val="24"/>
          <w:highlight w:val="white"/>
        </w:rPr>
      </w:pPr>
      <w:r>
        <w:rPr>
          <w:sz w:val="24"/>
          <w:szCs w:val="24"/>
          <w:highlight w:val="white"/>
        </w:rPr>
        <w:t xml:space="preserve">Продукция должна быть упакована Поставщиком таким образом, чтобы исключить ее порчу, повреждение и (или) уничтожение.</w:t>
      </w:r>
      <w:r>
        <w:rPr>
          <w:sz w:val="24"/>
          <w:szCs w:val="24"/>
          <w:highlight w:val="white"/>
        </w:rPr>
      </w:r>
      <w:r>
        <w:rPr>
          <w:sz w:val="24"/>
          <w:szCs w:val="24"/>
          <w:highlight w:val="white"/>
        </w:rPr>
      </w:r>
    </w:p>
    <w:p>
      <w:pPr>
        <w:pStyle w:val="1539"/>
        <w:numPr>
          <w:ilvl w:val="1"/>
          <w:numId w:val="3"/>
        </w:numPr>
        <w:ind w:left="0" w:right="40" w:firstLine="0"/>
        <w:spacing w:before="0" w:after="0" w:line="240" w:lineRule="auto"/>
        <w:rPr>
          <w:highlight w:val="white"/>
        </w:rPr>
      </w:pPr>
      <w:r>
        <w:rPr>
          <w:sz w:val="24"/>
          <w:szCs w:val="24"/>
          <w:highlight w:val="white"/>
        </w:rPr>
        <w:t xml:space="preserve">Поставка продукции осуществляется в таре, регламентированной требованиями завода-изготовителя для данного вида Продукции</w:t>
      </w:r>
      <w:r>
        <w:rPr>
          <w:highlight w:val="white"/>
        </w:rPr>
      </w:r>
      <w:r>
        <w:rPr>
          <w:highlight w:val="white"/>
        </w:rPr>
      </w:r>
    </w:p>
    <w:p>
      <w:pPr>
        <w:pStyle w:val="1539"/>
        <w:numPr>
          <w:ilvl w:val="1"/>
          <w:numId w:val="3"/>
        </w:numPr>
        <w:ind w:left="0" w:right="40" w:firstLine="0"/>
        <w:spacing w:before="0" w:after="0" w:line="240" w:lineRule="auto"/>
        <w:rPr>
          <w:sz w:val="24"/>
          <w:highlight w:val="white"/>
        </w:rPr>
      </w:pPr>
      <w:r>
        <w:rPr>
          <w:sz w:val="24"/>
          <w:highlight w:val="white"/>
        </w:rPr>
        <w:t xml:space="preserve">Стоимость тары и упаковки входит в стоимость Продукции, указанную в Спецификации (Приложение № 1).</w:t>
      </w:r>
      <w:r>
        <w:rPr>
          <w:sz w:val="24"/>
          <w:highlight w:val="white"/>
        </w:rPr>
      </w:r>
      <w:r>
        <w:rPr>
          <w:sz w:val="24"/>
          <w:highlight w:val="white"/>
        </w:rPr>
      </w:r>
    </w:p>
    <w:p>
      <w:pPr>
        <w:numPr>
          <w:ilvl w:val="1"/>
          <w:numId w:val="6"/>
        </w:numPr>
        <w:ind w:left="0" w:right="40" w:firstLine="0"/>
        <w:keepNext w:val="0"/>
        <w:spacing w:line="240" w:lineRule="auto"/>
        <w:rPr>
          <w:highlight w:val="white"/>
        </w:rPr>
      </w:pPr>
      <w:r>
        <w:rPr>
          <w:highlight w:val="white"/>
        </w:rPr>
        <w:t xml:space="preserve">Многооборотная тара и упаковка, в которых поступила Продукция, не подлежат возврату Поставщику. </w:t>
      </w:r>
      <w:r>
        <w:rPr>
          <w:highlight w:val="white"/>
        </w:rPr>
      </w:r>
      <w:r>
        <w:rPr>
          <w:highlight w:val="white"/>
        </w:rPr>
      </w:r>
    </w:p>
    <w:p>
      <w:pPr>
        <w:ind w:right="40" w:firstLine="0"/>
        <w:keepNext w:val="0"/>
        <w:spacing w:line="240" w:lineRule="auto"/>
        <w:rPr>
          <w:b/>
          <w:highlight w:val="white"/>
        </w:rPr>
      </w:pPr>
      <w:r>
        <w:rPr>
          <w:b/>
          <w:highlight w:val="white"/>
        </w:rPr>
      </w:r>
      <w:r>
        <w:rPr>
          <w:b/>
          <w:highlight w:val="white"/>
        </w:rPr>
      </w:r>
      <w:r>
        <w:rPr>
          <w:b/>
          <w:highlight w:val="white"/>
        </w:rPr>
      </w:r>
    </w:p>
    <w:p>
      <w:pPr>
        <w:numPr>
          <w:ilvl w:val="0"/>
          <w:numId w:val="6"/>
        </w:numPr>
        <w:ind w:left="0" w:right="40" w:firstLine="0"/>
        <w:jc w:val="center"/>
        <w:keepNext w:val="0"/>
        <w:spacing w:line="240" w:lineRule="auto"/>
        <w:rPr>
          <w:b/>
          <w:highlight w:val="white"/>
        </w:rPr>
      </w:pPr>
      <w:r>
        <w:rPr>
          <w:b/>
          <w:highlight w:val="white"/>
        </w:rPr>
        <w:t xml:space="preserve">Ответственность сторон и порядок разрешения споров</w:t>
      </w:r>
      <w:r>
        <w:rPr>
          <w:b/>
          <w:highlight w:val="white"/>
        </w:rPr>
      </w:r>
      <w:r>
        <w:rPr>
          <w:b/>
          <w:highlight w:val="white"/>
        </w:rPr>
      </w:r>
    </w:p>
    <w:p>
      <w:pPr>
        <w:pStyle w:val="1368"/>
        <w:ind w:firstLine="0"/>
        <w:spacing w:before="0" w:after="0" w:line="240" w:lineRule="auto"/>
        <w:rPr>
          <w:highlight w:val="white"/>
        </w:rPr>
      </w:pPr>
      <w:r>
        <w:rPr>
          <w:highlight w:val="white"/>
        </w:rPr>
        <w:t xml:space="preserve">6.1. Поставляемая по настоящему Договору Продукция должна быть свободной от любых прав третьих лиц.</w:t>
      </w:r>
      <w:r>
        <w:rPr>
          <w:highlight w:val="white"/>
        </w:rPr>
      </w:r>
      <w:r>
        <w:rPr>
          <w:highlight w:val="white"/>
        </w:rPr>
      </w:r>
    </w:p>
    <w:p>
      <w:pPr>
        <w:pStyle w:val="1368"/>
        <w:ind w:firstLine="0"/>
        <w:spacing w:before="0" w:after="0" w:line="240" w:lineRule="auto"/>
        <w:rPr>
          <w:highlight w:val="white"/>
        </w:rPr>
      </w:pPr>
      <w:r>
        <w:rPr>
          <w:highlight w:val="white"/>
        </w:rPr>
        <w:t xml:space="preserve">6.2. В случае ненадлежащего исполнения Поставщиком своих обязательств по настоящему Договору Поставщик уплачивает Покупателю неустойку в размере 0,05% от суммы неисполненных обязательств за каждый день просрочки и возмещает Покупателю причиненные убытки. </w:t>
      </w:r>
      <w:r>
        <w:rPr>
          <w:highlight w:val="white"/>
        </w:rPr>
      </w:r>
      <w:r>
        <w:rPr>
          <w:highlight w:val="white"/>
        </w:rPr>
      </w:r>
    </w:p>
    <w:p>
      <w:pPr>
        <w:pStyle w:val="1368"/>
        <w:ind w:firstLine="0"/>
        <w:spacing w:before="0" w:after="0" w:line="240" w:lineRule="auto"/>
        <w:rPr>
          <w:highlight w:val="white"/>
        </w:rPr>
      </w:pPr>
      <w:r>
        <w:rPr>
          <w:highlight w:val="white"/>
        </w:rPr>
        <w:t xml:space="preserve">В случае досрочного расторжения настоящего Д</w:t>
      </w:r>
      <w:r>
        <w:rPr>
          <w:highlight w:val="white"/>
        </w:rPr>
        <w:t xml:space="preserve">оговора по инициативе Поставщика в связи с полным либо частичным неисполнением Поставщиком своих обязательств по настоящему Договору, Поставщик уплачивает Покупателю штраф в размере 10% от цены настоящего Договора и возмещает Покупателю причиненные убытки.</w:t>
      </w:r>
      <w:r>
        <w:rPr>
          <w:highlight w:val="white"/>
        </w:rPr>
      </w:r>
      <w:r>
        <w:rPr>
          <w:highlight w:val="white"/>
        </w:rPr>
      </w:r>
    </w:p>
    <w:p>
      <w:pPr>
        <w:pStyle w:val="1368"/>
        <w:ind w:firstLine="0"/>
        <w:spacing w:before="0" w:after="0" w:line="240" w:lineRule="auto"/>
        <w:rPr>
          <w:highlight w:val="white"/>
        </w:rPr>
      </w:pPr>
      <w:r>
        <w:rPr>
          <w:highlight w:val="white"/>
        </w:rPr>
        <w:t xml:space="preserve">6.3. В случае неи</w:t>
      </w:r>
      <w:r>
        <w:rPr>
          <w:highlight w:val="white"/>
        </w:rPr>
        <w:t xml:space="preserve">сполнения или ненадлежащего исполнения Покупателем своих обязательств по оплате поставленной Продукции Покупатель уплачивает Поставщику неустойку в размере 0,05% от суммы просроченного платежа за каждый день просрочки. Начисление неустойки осуществляется, </w:t>
      </w:r>
      <w:r>
        <w:rPr>
          <w:rFonts w:eastAsia="Arial Unicode MS"/>
          <w:highlight w:val="white"/>
        </w:rPr>
        <w:t xml:space="preserve">начиная со дня, следующего за последним днем установленного Договором срока исполнения Покупателем своих обязательств по оплате</w:t>
      </w:r>
      <w:r>
        <w:rPr>
          <w:highlight w:val="white"/>
        </w:rPr>
        <w:t xml:space="preserve">. Всего неустойка должна составлять не более 5 % от суммы просроченного платежа. </w:t>
      </w:r>
      <w:r>
        <w:rPr>
          <w:highlight w:val="white"/>
        </w:rPr>
      </w:r>
      <w:r>
        <w:rPr>
          <w:highlight w:val="white"/>
        </w:rPr>
      </w:r>
    </w:p>
    <w:p>
      <w:pPr>
        <w:pStyle w:val="1368"/>
        <w:ind w:firstLine="0"/>
        <w:spacing w:before="0" w:after="0" w:line="240" w:lineRule="auto"/>
        <w:rPr>
          <w:i/>
          <w:highlight w:val="white"/>
        </w:rPr>
      </w:pPr>
      <w:r>
        <w:rPr>
          <w:i/>
          <w:highlight w:val="white"/>
        </w:rPr>
        <w:t xml:space="preserve">6.4.</w:t>
      </w:r>
      <w:r>
        <w:rPr>
          <w:i/>
          <w:highlight w:val="white"/>
        </w:rPr>
        <w:tab/>
        <w:t xml:space="preserve">В случае установления факта предоставления Поставщиком недействительной независимой гарантии, Поставщик уплачивает Покупателю штраф в размере двойной Ключевой ставки Центрального Банка Российской Федерации от цены Договора.</w:t>
      </w:r>
      <w:r>
        <w:rPr>
          <w:rStyle w:val="1510"/>
          <w:highlight w:val="white"/>
          <w:shd w:val="clear" w:color="auto" w:fill="ffffff"/>
        </w:rPr>
        <w:footnoteReference w:id="4"/>
      </w:r>
      <w:r>
        <w:rPr>
          <w:i/>
          <w:highlight w:val="white"/>
        </w:rPr>
      </w:r>
      <w:r>
        <w:rPr>
          <w:i/>
          <w:highlight w:val="white"/>
        </w:rPr>
      </w:r>
    </w:p>
    <w:p>
      <w:pPr>
        <w:ind w:firstLine="0"/>
        <w:keepNext w:val="0"/>
        <w:spacing w:line="240" w:lineRule="auto"/>
        <w:rPr>
          <w:highlight w:val="white"/>
        </w:rPr>
      </w:pPr>
      <w:r>
        <w:rPr>
          <w:spacing w:val="-4"/>
          <w:highlight w:val="white"/>
        </w:rPr>
        <w:t xml:space="preserve">В случае неисполнения Поставщиком обязательств, предусмотренных п. 2.7. настоящего Договора, или не предоставления или нарушения сроков предоставления счета-фактуры Поставщик уплачивает Покупателю штраф в размере 1 000,00 (одной тысячи) рублей</w:t>
      </w:r>
      <w:r>
        <w:rPr>
          <w:highlight w:val="white"/>
        </w:rPr>
        <w:t xml:space="preserve">.</w:t>
      </w:r>
      <w:r>
        <w:rPr>
          <w:highlight w:val="white"/>
        </w:rPr>
      </w:r>
      <w:r>
        <w:rPr>
          <w:highlight w:val="white"/>
        </w:rPr>
      </w:r>
    </w:p>
    <w:p>
      <w:pPr>
        <w:ind w:firstLine="0"/>
        <w:keepNext w:val="0"/>
        <w:spacing w:line="240" w:lineRule="auto"/>
        <w:rPr>
          <w:bCs/>
          <w:highlight w:val="white"/>
        </w:rPr>
        <w:outlineLvl w:val="0"/>
      </w:pPr>
      <w:r>
        <w:rPr>
          <w:bCs/>
          <w:highlight w:val="white"/>
        </w:rPr>
        <w:t xml:space="preserve">6.5. Все споры, разногласия, претензии и требования, возникающие из настоящего</w:t>
      </w:r>
      <w:r>
        <w:rPr>
          <w:bCs/>
          <w:highlight w:val="white"/>
        </w:rPr>
        <w:t xml:space="preserve"> Договора или прямо или косвенно связанные с ним, в том числе касающиеся его заключения, существования, толкования, изменения, исполнения, нарушения, расторжения, прекращения и действительности, по выбору истца подлежат разрешению в Арбитражном суде Кемеро</w:t>
      </w:r>
      <w:r>
        <w:rPr>
          <w:bCs/>
          <w:highlight w:val="white"/>
        </w:rPr>
        <w:t xml:space="preserve">вской области в соответствии с законодательством или в порядке арбитража (третейского разбирательства) в Арбитражном центре при Российском союзе промышленников и предпринимателей (РСПП) в соответствии с его правилами, действующими на дату начала арбитража.</w:t>
      </w:r>
      <w:r>
        <w:rPr>
          <w:bCs/>
          <w:highlight w:val="white"/>
        </w:rPr>
      </w:r>
      <w:r>
        <w:rPr>
          <w:bCs/>
          <w:highlight w:val="white"/>
        </w:rPr>
      </w:r>
    </w:p>
    <w:p>
      <w:pPr>
        <w:ind w:firstLine="0"/>
        <w:keepNext w:val="0"/>
        <w:spacing w:line="240" w:lineRule="auto"/>
        <w:rPr>
          <w:bCs/>
          <w:highlight w:val="white"/>
        </w:rPr>
        <w:outlineLvl w:val="0"/>
      </w:pPr>
      <w:r>
        <w:rPr>
          <w:bCs/>
          <w:highlight w:val="white"/>
        </w:rPr>
        <w:t xml:space="preserve">Стороны соглашаются, что документы и иные материалы в рамках арбитража могут направляться по следующим адресам электронной почты:</w:t>
      </w:r>
      <w:r>
        <w:rPr>
          <w:bCs/>
          <w:highlight w:val="white"/>
        </w:rPr>
      </w:r>
      <w:r>
        <w:rPr>
          <w:bCs/>
          <w:highlight w:val="white"/>
        </w:rPr>
      </w:r>
    </w:p>
    <w:p>
      <w:pPr>
        <w:contextualSpacing/>
        <w:ind w:firstLine="0"/>
        <w:keepNext w:val="0"/>
        <w:spacing w:line="240" w:lineRule="auto"/>
        <w:tabs>
          <w:tab w:val="num" w:pos="567" w:leader="none"/>
        </w:tabs>
        <w:rPr>
          <w:bCs/>
          <w:i/>
          <w:highlight w:val="white"/>
        </w:rPr>
      </w:pPr>
      <w:r>
        <w:rPr>
          <w:bCs/>
          <w:highlight w:val="white"/>
        </w:rPr>
        <w:t xml:space="preserve">Покупатель: </w:t>
      </w:r>
      <w:r>
        <w:rPr>
          <w:highlight w:val="white"/>
        </w:rPr>
        <w:t xml:space="preserve">OMTO_single@ke.</w:t>
      </w:r>
      <w:r>
        <w:rPr>
          <w:highlight w:val="white"/>
          <w:lang w:val="en-US"/>
        </w:rPr>
        <w:t xml:space="preserve">rosseti</w:t>
      </w:r>
      <w:r>
        <w:rPr>
          <w:highlight w:val="white"/>
        </w:rPr>
        <w:t xml:space="preserve">-</w:t>
      </w:r>
      <w:r>
        <w:rPr>
          <w:highlight w:val="white"/>
          <w:lang w:val="en-US"/>
        </w:rPr>
        <w:t xml:space="preserve">sib</w:t>
      </w:r>
      <w:r>
        <w:rPr>
          <w:highlight w:val="white"/>
        </w:rPr>
        <w:t xml:space="preserve">.ru</w:t>
      </w:r>
      <w:r>
        <w:rPr>
          <w:bCs/>
          <w:i/>
          <w:highlight w:val="white"/>
        </w:rPr>
        <w:t xml:space="preserve">;</w:t>
      </w:r>
      <w:r>
        <w:rPr>
          <w:bCs/>
          <w:i/>
          <w:highlight w:val="white"/>
        </w:rPr>
      </w:r>
      <w:r>
        <w:rPr>
          <w:bCs/>
          <w:i/>
          <w:highlight w:val="white"/>
        </w:rPr>
      </w:r>
    </w:p>
    <w:p>
      <w:pPr>
        <w:contextualSpacing/>
        <w:ind w:firstLine="0"/>
        <w:keepNext w:val="0"/>
        <w:spacing w:line="240" w:lineRule="auto"/>
        <w:tabs>
          <w:tab w:val="num" w:pos="567" w:leader="none"/>
        </w:tabs>
        <w:rPr>
          <w:bCs/>
          <w:i/>
          <w:highlight w:val="white"/>
        </w:rPr>
      </w:pPr>
      <w:r>
        <w:rPr>
          <w:bCs/>
          <w:highlight w:val="white"/>
        </w:rPr>
        <w:t xml:space="preserve">Поставщик:</w:t>
      </w:r>
      <w:r>
        <w:rPr>
          <w:bCs/>
          <w:i/>
          <w:highlight w:val="white"/>
        </w:rPr>
        <w:t xml:space="preserve"> (адрес электронной почты).</w:t>
      </w:r>
      <w:r>
        <w:rPr>
          <w:bCs/>
          <w:i/>
          <w:highlight w:val="white"/>
        </w:rPr>
      </w:r>
      <w:r>
        <w:rPr>
          <w:bCs/>
          <w:i/>
          <w:highlight w:val="white"/>
        </w:rPr>
      </w:r>
    </w:p>
    <w:p>
      <w:pPr>
        <w:ind w:firstLine="0"/>
        <w:keepNext w:val="0"/>
        <w:spacing w:line="240" w:lineRule="auto"/>
        <w:rPr>
          <w:bCs/>
          <w:highlight w:val="white"/>
        </w:rPr>
        <w:outlineLvl w:val="0"/>
      </w:pPr>
      <w:r>
        <w:rPr>
          <w:bCs/>
          <w:highlight w:val="white"/>
        </w:rPr>
        <w:t xml:space="preserve">Вынесенное третейским судом решение будет окончательным и обязательным для Сторон.</w:t>
      </w:r>
      <w:r>
        <w:rPr>
          <w:bCs/>
          <w:highlight w:val="white"/>
        </w:rPr>
      </w:r>
      <w:r>
        <w:rPr>
          <w:bCs/>
          <w:highlight w:val="white"/>
        </w:rPr>
      </w:r>
    </w:p>
    <w:p>
      <w:pPr>
        <w:ind w:firstLine="0"/>
        <w:keepNext w:val="0"/>
        <w:spacing w:line="240" w:lineRule="auto"/>
        <w:rPr>
          <w:bCs/>
          <w:highlight w:val="white"/>
        </w:rPr>
        <w:outlineLvl w:val="0"/>
      </w:pPr>
      <w:r>
        <w:rPr>
          <w:bCs/>
          <w:highlight w:val="white"/>
        </w:rPr>
        <w:t xml:space="preserve">Заявление о выдаче исполнительного листа на принудительно</w:t>
      </w:r>
      <w:r>
        <w:rPr>
          <w:bCs/>
          <w:highlight w:val="white"/>
        </w:rPr>
        <w:t xml:space="preserve">е исполнение решения третейского суда по выбору взыскателя может быть подано в компетентный суд по адресу должника или его имущества, в компетентный суд, на территории которого принято решение третейского суда, либо в компетентный суд по адресу взыскателя.</w:t>
      </w:r>
      <w:r>
        <w:rPr>
          <w:bCs/>
          <w:highlight w:val="white"/>
        </w:rPr>
      </w:r>
      <w:r>
        <w:rPr>
          <w:bCs/>
          <w:highlight w:val="white"/>
        </w:rPr>
      </w:r>
    </w:p>
    <w:p>
      <w:pPr>
        <w:ind w:firstLine="0"/>
        <w:keepNext w:val="0"/>
        <w:spacing w:line="240" w:lineRule="auto"/>
        <w:rPr>
          <w:bCs/>
          <w:highlight w:val="white"/>
        </w:rPr>
        <w:outlineLvl w:val="0"/>
      </w:pPr>
      <w:r>
        <w:rPr>
          <w:bCs/>
          <w:highlight w:val="white"/>
        </w:rPr>
        <w:t xml:space="preserve">6.6. Досудебный порядок урегулирования спора является обязательным. Срок ответа на претенз</w:t>
      </w:r>
      <w:r>
        <w:rPr>
          <w:bCs/>
          <w:highlight w:val="white"/>
        </w:rPr>
        <w:t xml:space="preserve">ию - 15 (пятнадцать) календарных дней со дня ее получения. Спор по имущественным требованиям Покупателя может быть передан на разрешение суда по истечении 15 (пятнадцати) календарных дней с момента направления Покупателем претензии (требования) Поставщику.</w:t>
      </w:r>
      <w:r>
        <w:rPr>
          <w:bCs/>
          <w:highlight w:val="white"/>
        </w:rPr>
      </w:r>
      <w:r>
        <w:rPr>
          <w:bCs/>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При заключении Договора между ДЗО ПАО «Россети» пункты 6.5. и 6.6. излагаются в следующей редакции:</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6.5. Все споры, разногласия, претензии и требования, возникающие </w:t>
      </w:r>
      <w:r>
        <w:rPr>
          <w:bCs/>
          <w:i/>
          <w:highlight w:val="white"/>
        </w:rPr>
        <w:t xml:space="preserve">из настоящего Договора или прямо или косвенно связанные с ним, в том числе касающиеся его заключения, существования, толкования, действия, изменения, исполнения, нарушения, расторжения, прекращения и действительности, подлежат разрешению путем переговоров.</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В случае невозможности урегулировать возникший спор путем переговоров, он подлежит разрешению путем применения альтернативной процедуры урегулирования споров (медиац</w:t>
      </w:r>
      <w:r>
        <w:rPr>
          <w:bCs/>
          <w:i/>
          <w:highlight w:val="white"/>
        </w:rPr>
        <w:t xml:space="preserve">ии) на условиях и в порядке, установленном законодательством и Регламентом рассмотрения и урегулирования споров и конфликтов интересов в группе компаний «Россети», утвержденным решением Совета директоров ПАО «МРСК Сибири» (протокол от 16.12.2015 № 171/15).</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При недостижении Сторонами соглашения об урегули</w:t>
      </w:r>
      <w:r>
        <w:rPr>
          <w:bCs/>
          <w:i/>
          <w:highlight w:val="white"/>
        </w:rPr>
        <w:t xml:space="preserve">ровании спора путем медиации, он подлежит разрешению в порядке арбитража (третейского разбирательства) в Арбитражном центре при Российском союзе промышленников и предпринимателей (РСПП) в соответствии с его правилами, действующими на дату начала арбитража.</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Стороны соглашаются, что документы и иные материалы в рамках арбитража могут направляться по следующим адресам электронной почты:</w:t>
      </w:r>
      <w:r>
        <w:rPr>
          <w:bCs/>
          <w:i/>
          <w:highlight w:val="white"/>
        </w:rPr>
      </w:r>
      <w:r>
        <w:rPr>
          <w:bCs/>
          <w:i/>
          <w:highlight w:val="white"/>
        </w:rPr>
      </w:r>
    </w:p>
    <w:p>
      <w:pPr>
        <w:contextualSpacing/>
        <w:ind w:firstLine="0"/>
        <w:keepNext w:val="0"/>
        <w:spacing w:line="240" w:lineRule="auto"/>
        <w:tabs>
          <w:tab w:val="num" w:pos="567" w:leader="none"/>
        </w:tabs>
        <w:rPr>
          <w:bCs/>
          <w:i/>
          <w:highlight w:val="white"/>
        </w:rPr>
      </w:pPr>
      <w:r>
        <w:rPr>
          <w:bCs/>
          <w:i/>
          <w:highlight w:val="white"/>
        </w:rPr>
        <w:t xml:space="preserve">Покупатель: </w:t>
      </w:r>
      <w:r>
        <w:rPr>
          <w:i/>
          <w:highlight w:val="white"/>
        </w:rPr>
        <w:t xml:space="preserve">OMTO_single@ke.</w:t>
      </w:r>
      <w:r>
        <w:rPr>
          <w:i/>
          <w:highlight w:val="white"/>
          <w:lang w:val="en-US"/>
        </w:rPr>
        <w:t xml:space="preserve">rosseti</w:t>
      </w:r>
      <w:r>
        <w:rPr>
          <w:i/>
          <w:highlight w:val="white"/>
        </w:rPr>
        <w:t xml:space="preserve">-</w:t>
      </w:r>
      <w:r>
        <w:rPr>
          <w:i/>
          <w:highlight w:val="white"/>
          <w:lang w:val="en-US"/>
        </w:rPr>
        <w:t xml:space="preserve">sib</w:t>
      </w:r>
      <w:r>
        <w:rPr>
          <w:i/>
          <w:highlight w:val="white"/>
        </w:rPr>
        <w:t xml:space="preserve">.ru</w:t>
      </w:r>
      <w:r>
        <w:rPr>
          <w:bCs/>
          <w:i/>
          <w:highlight w:val="white"/>
        </w:rPr>
        <w:t xml:space="preserve">;</w:t>
      </w:r>
      <w:r>
        <w:rPr>
          <w:bCs/>
          <w:i/>
          <w:highlight w:val="white"/>
        </w:rPr>
      </w:r>
      <w:r>
        <w:rPr>
          <w:bCs/>
          <w:i/>
          <w:highlight w:val="white"/>
        </w:rPr>
      </w:r>
    </w:p>
    <w:p>
      <w:pPr>
        <w:contextualSpacing/>
        <w:ind w:firstLine="0"/>
        <w:keepNext w:val="0"/>
        <w:spacing w:line="240" w:lineRule="auto"/>
        <w:tabs>
          <w:tab w:val="num" w:pos="567" w:leader="none"/>
        </w:tabs>
        <w:rPr>
          <w:bCs/>
          <w:i/>
          <w:highlight w:val="white"/>
        </w:rPr>
      </w:pPr>
      <w:r>
        <w:rPr>
          <w:bCs/>
          <w:i/>
          <w:highlight w:val="white"/>
        </w:rPr>
        <w:t xml:space="preserve">Поставщик: (адрес электронной почты).</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Вынесенное третейским судом решение будет окончательным и обязательным для Сторон.</w:t>
      </w:r>
      <w:r>
        <w:rPr>
          <w:bCs/>
          <w:i/>
          <w:highlight w:val="white"/>
        </w:rPr>
      </w:r>
      <w:r>
        <w:rPr>
          <w:bCs/>
          <w:i/>
          <w:highlight w:val="white"/>
        </w:rPr>
      </w:r>
    </w:p>
    <w:p>
      <w:pPr>
        <w:ind w:firstLine="0"/>
        <w:keepNext w:val="0"/>
        <w:spacing w:line="240" w:lineRule="auto"/>
        <w:rPr>
          <w:bCs/>
          <w:i/>
          <w:highlight w:val="white"/>
        </w:rPr>
        <w:pBdr>
          <w:left w:val="single" w:color="000000" w:sz="4" w:space="4"/>
        </w:pBdr>
        <w:outlineLvl w:val="0"/>
      </w:pPr>
      <w:r>
        <w:rPr>
          <w:bCs/>
          <w:i/>
          <w:highlight w:val="white"/>
        </w:rPr>
        <w:t xml:space="preserve">Заявление о выдаче исполнительного листа на принудительно</w:t>
      </w:r>
      <w:r>
        <w:rPr>
          <w:bCs/>
          <w:i/>
          <w:highlight w:val="white"/>
        </w:rPr>
        <w:t xml:space="preserve">е исполнение решения третейского суда по выбору взыскателя может быть подано в компетентный суд по адресу должника или его имущества, в компетентный суд, на территории которого принято решение третейского суда, либо в компетентный суд по адресу взыскателя.</w:t>
      </w:r>
      <w:r>
        <w:rPr>
          <w:bCs/>
          <w:i/>
          <w:highlight w:val="white"/>
        </w:rPr>
      </w:r>
      <w:r>
        <w:rPr>
          <w:bCs/>
          <w:i/>
          <w:highlight w:val="white"/>
        </w:rPr>
      </w:r>
    </w:p>
    <w:p>
      <w:pPr>
        <w:ind w:firstLine="0"/>
        <w:keepNext w:val="0"/>
        <w:spacing w:line="240" w:lineRule="auto"/>
        <w:rPr>
          <w:bCs/>
          <w:i/>
          <w:highlight w:val="white"/>
        </w:rPr>
        <w:pBdr>
          <w:left w:val="single" w:color="000000" w:sz="4" w:space="3"/>
        </w:pBdr>
        <w:outlineLvl w:val="0"/>
      </w:pPr>
      <w:r>
        <w:rPr>
          <w:bCs/>
          <w:i/>
          <w:highlight w:val="white"/>
        </w:rPr>
        <w:t xml:space="preserve">6.7. </w:t>
      </w:r>
      <w:r>
        <w:rPr>
          <w:bCs/>
          <w:highlight w:val="white"/>
        </w:rPr>
        <w:t xml:space="preserve">За </w:t>
      </w:r>
      <w:r>
        <w:rPr>
          <w:bCs/>
          <w:highlight w:val="white"/>
        </w:rPr>
        <w:t xml:space="preserve">непредставление/нарушение сроков представления документов, п</w:t>
      </w:r>
      <w:r>
        <w:rPr>
          <w:bCs/>
          <w:highlight w:val="white"/>
        </w:rPr>
        <w:t xml:space="preserve">редусмотренных п. п. 4.7.1-4.7.3</w:t>
      </w:r>
      <w:r>
        <w:rPr>
          <w:bCs/>
          <w:highlight w:val="white"/>
        </w:rPr>
        <w:t xml:space="preserve"> Договора, </w:t>
      </w:r>
      <w:r>
        <w:rPr>
          <w:bCs/>
          <w:highlight w:val="white"/>
        </w:rPr>
        <w:t xml:space="preserve">Поставщик уплачивает Покупателю </w:t>
      </w:r>
      <w:r>
        <w:rPr>
          <w:bCs/>
          <w:highlight w:val="white"/>
        </w:rPr>
        <w:t xml:space="preserve">неустойку в размере 0,2% </w:t>
      </w:r>
      <w:r>
        <w:rPr>
          <w:bCs/>
          <w:highlight w:val="white"/>
        </w:rPr>
        <w:t xml:space="preserve">от стоимости продукции за каждый день просрочки выполнения Поставщиком своих обязательств до фактического исполнения данного обязательства</w:t>
      </w:r>
      <w:r>
        <w:rPr>
          <w:bCs/>
          <w:highlight w:val="white"/>
        </w:rPr>
        <w:t xml:space="preserve">.</w:t>
      </w:r>
      <w:r>
        <w:rPr>
          <w:bCs/>
          <w:i/>
          <w:highlight w:val="white"/>
        </w:rPr>
      </w:r>
      <w:r>
        <w:rPr>
          <w:bCs/>
          <w:i/>
          <w:highlight w:val="white"/>
        </w:rPr>
      </w:r>
    </w:p>
    <w:p>
      <w:pPr>
        <w:ind w:firstLine="0"/>
        <w:keepNext w:val="0"/>
        <w:spacing w:line="240" w:lineRule="auto"/>
        <w:rPr>
          <w:bCs/>
          <w:highlight w:val="white"/>
        </w:rPr>
        <w:outlineLvl w:val="0"/>
      </w:pPr>
      <w:r>
        <w:rPr>
          <w:bCs/>
          <w:highlight w:val="white"/>
        </w:rPr>
        <w:t xml:space="preserve">6.8.</w:t>
      </w:r>
      <w:r>
        <w:rPr>
          <w:bCs/>
          <w:i/>
          <w:highlight w:val="white"/>
        </w:rPr>
        <w:tab/>
      </w:r>
      <w:r>
        <w:rPr>
          <w:bCs/>
          <w:highlight w:val="white"/>
        </w:rPr>
        <w:t xml:space="preserve">Пос</w:t>
      </w:r>
      <w:r>
        <w:rPr>
          <w:bCs/>
          <w:highlight w:val="white"/>
        </w:rPr>
        <w:t xml:space="preserve">тавщик предоставляет Покупателю информацию об отнесении привлекаемых субпоставщиков / субподрядчиков к субъектам малого и среднего предпринимательства до заключения договора (дополнительного соглашения о привлечении/замене субпоставщиков / субподрядчиков).</w:t>
      </w:r>
      <w:r>
        <w:rPr>
          <w:bCs/>
          <w:highlight w:val="white"/>
        </w:rPr>
      </w:r>
      <w:r>
        <w:rPr>
          <w:bCs/>
          <w:highlight w:val="white"/>
        </w:rPr>
      </w:r>
    </w:p>
    <w:p>
      <w:pPr>
        <w:ind w:firstLine="0"/>
        <w:keepNext w:val="0"/>
        <w:spacing w:line="240" w:lineRule="auto"/>
        <w:rPr>
          <w:bCs/>
          <w:highlight w:val="white"/>
        </w:rPr>
        <w:outlineLvl w:val="0"/>
      </w:pPr>
      <w:r>
        <w:rPr>
          <w:bCs/>
          <w:highlight w:val="white"/>
        </w:rPr>
        <w:t xml:space="preserve">В случае непредставления Поставщиком информации об отнесении привлекаемых субпоставщиков / субподрядчиков к субъектам малого и среднего предпринимательства, Поставщик уплачивает Покупателю штраф в размере 0,1% от стоимости Договора.</w:t>
      </w:r>
      <w:r>
        <w:rPr>
          <w:bCs/>
          <w:highlight w:val="white"/>
        </w:rPr>
      </w:r>
      <w:r>
        <w:rPr>
          <w:bCs/>
          <w:highlight w:val="white"/>
        </w:rPr>
      </w:r>
    </w:p>
    <w:p>
      <w:pPr>
        <w:ind w:firstLine="0"/>
        <w:keepNext w:val="0"/>
        <w:spacing w:line="240" w:lineRule="auto"/>
        <w:rPr>
          <w:highlight w:val="white"/>
        </w:rPr>
        <w:outlineLvl w:val="0"/>
      </w:pPr>
      <w:r>
        <w:rPr>
          <w:bCs/>
          <w:highlight w:val="white"/>
        </w:rPr>
        <w:t xml:space="preserve">В случае неисполнения Поставщиком обязательств по привлечению к исполнению договора субпоставщиков / субподрядчиков из числа субъектов малого и среднего предпринимательства, Поставщик уплачивает Покупателю штраф в размере 0,1% от стоимости договора.</w:t>
      </w:r>
      <w:r>
        <w:rPr>
          <w:rStyle w:val="1510"/>
          <w:highlight w:val="white"/>
        </w:rPr>
        <w:t xml:space="preserve"> </w:t>
      </w:r>
      <w:r>
        <w:rPr>
          <w:rStyle w:val="1510"/>
          <w:highlight w:val="white"/>
        </w:rPr>
        <w:footnoteReference w:id="5"/>
      </w:r>
      <w:r>
        <w:rPr>
          <w:highlight w:val="white"/>
        </w:rPr>
      </w:r>
      <w:r>
        <w:rPr>
          <w:highlight w:val="white"/>
        </w:rPr>
      </w:r>
    </w:p>
    <w:p>
      <w:pPr>
        <w:pStyle w:val="1346"/>
        <w:contextualSpacing/>
        <w:ind w:left="0" w:right="0" w:firstLine="0"/>
        <w:jc w:val="both"/>
        <w:keepNext w:val="0"/>
        <w:spacing w:line="240" w:lineRule="auto"/>
        <w:rPr>
          <w:bCs/>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bCs/>
          <w:highlight w:val="white"/>
        </w:rPr>
        <w:t xml:space="preserve">6.9. </w:t>
      </w:r>
      <w:r>
        <w:rPr>
          <w:rFonts w:ascii="Times New Roman" w:hAnsi="Times New Roman" w:eastAsia="Times New Roman" w:cs="Times New Roman"/>
          <w:sz w:val="24"/>
          <w:szCs w:val="24"/>
          <w:highlight w:val="white"/>
        </w:rPr>
        <w:t xml:space="preserve">Поставщик несет ответственность за налоговые риски, которые могут возникнуть у Покупателя при нарушении Поставщиком условий ст.54.1 НК РФ, в том числе в случае привлечения им субпоставщиков/субподрядчиков для исполнения обязательств по договору</w:t>
      </w:r>
      <w:r>
        <w:rPr>
          <w:highlight w:val="white"/>
        </w:rPr>
        <w:t xml:space="preserve">.</w:t>
      </w:r>
      <w:r>
        <w:rPr>
          <w:bCs/>
          <w:highlight w:val="white"/>
        </w:rPr>
      </w:r>
      <w:r>
        <w:rPr>
          <w:bCs/>
          <w:highlight w:val="white"/>
        </w:rPr>
      </w:r>
    </w:p>
    <w:p>
      <w:pPr>
        <w:pStyle w:val="1346"/>
        <w:contextualSpacing/>
        <w:ind w:left="0" w:right="0" w:firstLine="0"/>
        <w:jc w:val="both"/>
        <w:keepNext w:val="0"/>
        <w:spacing w:line="240" w:lineRule="auto"/>
        <w:rPr>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bCs/>
          <w:highlight w:val="white"/>
        </w:rPr>
        <w:t xml:space="preserve">Поставщик обязан возместить Покупателю суммы предъявленных налоговым органом претензий по результатам проведения мероприятий налогового контроля (в том числе вне рамок выездных и камеральных налоговых проверок) в соответствии с требованиями </w:t>
      </w:r>
      <w:r>
        <w:rPr>
          <w:bCs/>
          <w:highlight w:val="white"/>
        </w:rPr>
        <w:t xml:space="preserve">ст.</w:t>
      </w:r>
      <w:r>
        <w:rPr>
          <w:bCs/>
          <w:highlight w:val="white"/>
        </w:rPr>
        <w:t xml:space="preserve"> 54.1 НК РФ, возникших из-за установления налоговым органом признаков необоснованной налоговой выгоды, в частности, в случаях, если для целей налогообложения учтены операции (платежи) по договору не в соответствии с их действительным эко</w:t>
      </w:r>
      <w:r>
        <w:rPr>
          <w:bCs/>
          <w:highlight w:val="white"/>
        </w:rPr>
        <w:t xml:space="preserve">номическим смыслом или учтены операции, не обусловленные разумными экономическими или иными причинами (целями делового характера), не установлено исполнение обязательств по договору надлежащим лицом, иных нарушений, вытекающих из положений ст. 54.1 НК РФ. </w:t>
      </w:r>
      <w:r>
        <w:rPr>
          <w:highlight w:val="white"/>
        </w:rPr>
      </w:r>
      <w:r>
        <w:rPr>
          <w:highlight w:val="white"/>
        </w:rPr>
      </w:r>
    </w:p>
    <w:p>
      <w:pPr>
        <w:contextualSpacing/>
        <w:ind w:left="0" w:right="0" w:firstLine="0"/>
        <w:jc w:val="both"/>
        <w:keepNext w:val="0"/>
        <w:spacing w:line="240" w:lineRule="auto"/>
        <w:rPr>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bCs/>
          <w:highlight w:val="white"/>
        </w:rPr>
      </w:r>
      <w:r>
        <w:rPr>
          <w:bCs/>
          <w:highlight w:val="white"/>
        </w:rPr>
        <w:t xml:space="preserve">Основанием для возмещения Покупателю указанных сумм являются акт по результатам камеральной или выездной проверки, требование налогового органа (оформленное письмом) об устранении выявленных нарушений налогового законодательства.</w:t>
      </w:r>
      <w:r>
        <w:rPr>
          <w:highlight w:val="white"/>
        </w:rPr>
      </w:r>
      <w:r>
        <w:rPr>
          <w:highlight w:val="white"/>
        </w:rPr>
      </w:r>
    </w:p>
    <w:p>
      <w:pPr>
        <w:ind w:firstLine="0"/>
        <w:keepNext w:val="0"/>
        <w:spacing w:line="240" w:lineRule="auto"/>
        <w:rPr>
          <w:highlight w:val="white"/>
        </w:rPr>
        <w:outlineLvl w:val="0"/>
      </w:pPr>
      <w:r>
        <w:rPr>
          <w:bCs/>
          <w:highlight w:val="white"/>
        </w:rPr>
        <w:t xml:space="preserve">При наличии у Покупателя не исполненных обязательств по оплате перед Поставщиком на дату получения претензии </w:t>
      </w:r>
      <w:r>
        <w:rPr>
          <w:bCs/>
          <w:highlight w:val="white"/>
        </w:rPr>
        <w:t xml:space="preserve">налогового органа, Покупатель имеет право не проводить оплату Поставщику в сумме соответствующей сумме предъявленных претензий до момента их возмещения Покупателю или урегулирования разногласий</w:t>
      </w:r>
      <w:r>
        <w:rPr>
          <w:rStyle w:val="1510"/>
          <w:highlight w:val="white"/>
        </w:rPr>
        <w:footnoteReference w:id="6"/>
      </w:r>
      <w:r>
        <w:rPr>
          <w:highlight w:val="white"/>
        </w:rPr>
      </w:r>
      <w:r>
        <w:rPr>
          <w:highlight w:val="white"/>
        </w:rPr>
      </w:r>
    </w:p>
    <w:p>
      <w:pPr>
        <w:ind w:firstLine="0"/>
        <w:keepNext w:val="0"/>
        <w:spacing w:line="240" w:lineRule="auto"/>
        <w:rPr>
          <w:bCs/>
          <w:i/>
          <w:highlight w:val="white"/>
        </w:rPr>
        <w:pBdr>
          <w:left w:val="single" w:color="000000" w:sz="4" w:space="4"/>
        </w:pBdr>
        <w:outlineLvl w:val="0"/>
      </w:pPr>
      <w:r>
        <w:rPr>
          <w:bCs/>
          <w:i/>
          <w:highlight w:val="white"/>
        </w:rPr>
      </w:r>
      <w:r>
        <w:rPr>
          <w:bCs/>
          <w:i/>
          <w:highlight w:val="white"/>
        </w:rPr>
      </w:r>
      <w:r>
        <w:rPr>
          <w:bCs/>
          <w:i/>
          <w:highlight w:val="white"/>
        </w:rPr>
      </w:r>
    </w:p>
    <w:p>
      <w:pPr>
        <w:ind w:right="40" w:firstLine="0"/>
        <w:jc w:val="center"/>
        <w:keepNext w:val="0"/>
        <w:spacing w:line="240" w:lineRule="auto"/>
        <w:rPr>
          <w:b/>
          <w:bCs/>
          <w:caps/>
          <w:highlight w:val="white"/>
        </w:rPr>
      </w:pPr>
      <w:r>
        <w:rPr>
          <w:b/>
          <w:bCs/>
          <w:highlight w:val="white"/>
        </w:rPr>
        <w:t xml:space="preserve">7. Обеспечение исполнения обязательств</w:t>
      </w:r>
      <w:r>
        <w:rPr>
          <w:rStyle w:val="1510"/>
          <w:b/>
          <w:bCs/>
          <w:caps/>
          <w:highlight w:val="white"/>
        </w:rPr>
        <w:footnoteReference w:id="7"/>
      </w:r>
      <w:r>
        <w:rPr>
          <w:b/>
          <w:bCs/>
          <w:caps/>
          <w:highlight w:val="white"/>
        </w:rPr>
      </w:r>
      <w:r>
        <w:rPr>
          <w:b/>
          <w:bCs/>
          <w:caps/>
          <w:highlight w:val="white"/>
        </w:rPr>
      </w:r>
    </w:p>
    <w:p>
      <w:pPr>
        <w:ind w:firstLine="0"/>
        <w:keepNext w:val="0"/>
        <w:spacing w:line="240" w:lineRule="auto"/>
        <w:rPr>
          <w:highlight w:val="white"/>
        </w:rPr>
        <w:outlineLvl w:val="0"/>
      </w:pPr>
      <w:r>
        <w:rPr>
          <w:highlight w:val="white"/>
        </w:rPr>
      </w:r>
      <w:bookmarkStart w:id="0" w:name="_Ref414630194"/>
      <w:r>
        <w:rPr>
          <w:highlight w:val="white"/>
        </w:rPr>
        <w:t xml:space="preserve">7.1. Поставщик должен предоставить обеспечение исполнения обязательств по Договору</w:t>
      </w:r>
      <w:r>
        <w:rPr>
          <w:rStyle w:val="1510"/>
          <w:bCs/>
          <w:caps/>
          <w:highlight w:val="white"/>
        </w:rPr>
        <w:footnoteReference w:id="8"/>
      </w:r>
      <w:r>
        <w:rPr>
          <w:highlight w:val="white"/>
        </w:rPr>
        <w:t xml:space="preserve"> в соответствии с Приложением № 6 и Приложением № 8 к настоящему Договору</w:t>
      </w:r>
      <w:r>
        <w:rPr>
          <w:highlight w:val="white"/>
        </w:rPr>
        <w:t xml:space="preserve">. Все расходы, связанные с предоставлением такого обеспечения, несет Поставщик.</w:t>
      </w:r>
      <w:bookmarkEnd w:id="0"/>
      <w:r>
        <w:rPr>
          <w:highlight w:val="white"/>
        </w:rPr>
      </w:r>
      <w:r>
        <w:rPr>
          <w:highlight w:val="white"/>
        </w:rPr>
      </w:r>
    </w:p>
    <w:p>
      <w:pPr>
        <w:pStyle w:val="1368"/>
        <w:ind w:firstLine="0"/>
        <w:spacing w:before="0" w:after="0" w:line="240" w:lineRule="auto"/>
        <w:rPr>
          <w:highlight w:val="white"/>
        </w:rPr>
      </w:pPr>
      <w:r>
        <w:rPr>
          <w:highlight w:val="white"/>
        </w:rPr>
      </w:r>
      <w:r>
        <w:rPr>
          <w:highlight w:val="white"/>
        </w:rPr>
      </w:r>
      <w:r>
        <w:rPr>
          <w:highlight w:val="white"/>
        </w:rPr>
      </w:r>
    </w:p>
    <w:p>
      <w:pPr>
        <w:pStyle w:val="1368"/>
        <w:ind w:firstLine="0"/>
        <w:jc w:val="center"/>
        <w:spacing w:before="0" w:after="0" w:line="240" w:lineRule="auto"/>
        <w:rPr>
          <w:b/>
          <w:bCs/>
          <w:highlight w:val="white"/>
        </w:rPr>
      </w:pPr>
      <w:r>
        <w:rPr>
          <w:b/>
          <w:bCs/>
          <w:highlight w:val="white"/>
        </w:rPr>
        <w:t xml:space="preserve">8. Обстоятельства непреодолимой силы</w:t>
      </w:r>
      <w:r>
        <w:rPr>
          <w:b/>
          <w:bCs/>
          <w:highlight w:val="white"/>
        </w:rPr>
      </w:r>
      <w:r>
        <w:rPr>
          <w:b/>
          <w:bCs/>
          <w:highlight w:val="white"/>
        </w:rPr>
      </w:r>
    </w:p>
    <w:p>
      <w:pPr>
        <w:pStyle w:val="1368"/>
        <w:ind w:firstLine="0"/>
        <w:spacing w:before="0" w:after="0" w:line="240" w:lineRule="auto"/>
        <w:rPr>
          <w:highlight w:val="white"/>
        </w:rPr>
      </w:pPr>
      <w:r>
        <w:rPr>
          <w:highlight w:val="white"/>
        </w:rPr>
        <w:t xml:space="preserve">8.1. Стороны освобождаются от ответственности, если неисполнение, либо ненадлежащее исполнение принятых на себя обязательств вызвано действиями обстоятельств непреодолимой силы (п. 3 ст. 401 ГК РФ).</w:t>
      </w:r>
      <w:r>
        <w:rPr>
          <w:highlight w:val="white"/>
        </w:rPr>
      </w:r>
      <w:r>
        <w:rPr>
          <w:highlight w:val="white"/>
        </w:rPr>
      </w:r>
    </w:p>
    <w:p>
      <w:pPr>
        <w:pStyle w:val="1368"/>
        <w:ind w:firstLine="0"/>
        <w:spacing w:before="0" w:after="0" w:line="240" w:lineRule="auto"/>
        <w:tabs>
          <w:tab w:val="num" w:pos="426" w:leader="none"/>
        </w:tabs>
        <w:rPr>
          <w:highlight w:val="white"/>
        </w:rPr>
      </w:pPr>
      <w:r>
        <w:rPr>
          <w:highlight w:val="white"/>
        </w:rPr>
        <w:t xml:space="preserve">Сторона, ссылающаяся на обстоятельства непреодолимой силы, обязана в течение 5 (пяти) дней с момента возникновения таких обстоятельств, проинформировать другую Сторону Д</w:t>
      </w:r>
      <w:r>
        <w:rPr>
          <w:highlight w:val="white"/>
        </w:rPr>
        <w:t xml:space="preserve">оговора о наступлении подобных обстоятельств в письменной форме с предоставлением оформленного в установленном порядке документа, подтверждающего возникновение обстоятельств непреодолимой силы, от Торгово-промышленной палаты Российской Федерации или иного </w:t>
      </w:r>
      <w:r>
        <w:rPr>
          <w:highlight w:val="white"/>
        </w:rPr>
        <w:t xml:space="preserve">компетентного органа. Извещение должно содержать данные о наступлении и о характере (виде) обстоятельств непреодолимой силы, а также, по возможности, оценку их влияния на исполнение Стороной своих обязательств по Договору и на срок исполнения обязательств.</w:t>
      </w:r>
      <w:r>
        <w:rPr>
          <w:highlight w:val="white"/>
        </w:rPr>
      </w:r>
      <w:r>
        <w:rPr>
          <w:highlight w:val="white"/>
        </w:rPr>
      </w:r>
    </w:p>
    <w:p>
      <w:pPr>
        <w:pStyle w:val="1368"/>
        <w:ind w:firstLine="0"/>
        <w:spacing w:before="0" w:after="0" w:line="240" w:lineRule="auto"/>
        <w:tabs>
          <w:tab w:val="num" w:pos="426" w:leader="none"/>
        </w:tabs>
        <w:rPr>
          <w:highlight w:val="white"/>
        </w:rPr>
      </w:pPr>
      <w:r>
        <w:rPr>
          <w:highlight w:val="white"/>
        </w:rPr>
        <w:t xml:space="preserve">При прекращении действия таких об</w:t>
      </w:r>
      <w:r>
        <w:rPr>
          <w:highlight w:val="white"/>
        </w:rPr>
        <w:t xml:space="preserve">стоятельств Сторона должна без промедления известить об этом другую Сторону в письменной форме. В этом случае в уведомлении необходимо указать срок, в который она предполагает исполнить обязательства по Договору либо обосновать невозможность их исполнения.</w:t>
      </w:r>
      <w:r>
        <w:rPr>
          <w:highlight w:val="white"/>
        </w:rPr>
      </w:r>
      <w:r>
        <w:rPr>
          <w:highlight w:val="white"/>
        </w:rPr>
      </w:r>
    </w:p>
    <w:p>
      <w:pPr>
        <w:pStyle w:val="1368"/>
        <w:ind w:firstLine="0"/>
        <w:spacing w:before="0" w:after="0" w:line="240" w:lineRule="auto"/>
        <w:rPr>
          <w:highlight w:val="white"/>
        </w:rPr>
      </w:pPr>
      <w:r>
        <w:rPr>
          <w:highlight w:val="white"/>
        </w:rPr>
        <w:t xml:space="preserve">8.2. В случаях, предусмотренных в пункте 8.1.  настоящего Договора, срок исполнения Сторонами обязательств по Договору отодвигается соразмерно вре</w:t>
      </w:r>
      <w:r>
        <w:rPr>
          <w:highlight w:val="white"/>
        </w:rPr>
        <w:t xml:space="preserve">мени действия обстоятельств непреодолимой силы и времени, необходимого для ликвидации их последствий. Если обстоятельства непреодолимой силы будут действовать более 2 (двух) месяцев, любая из Сторон вправе в одностороннем порядке отказаться от дальнейшего </w:t>
      </w:r>
      <w:r>
        <w:rPr>
          <w:highlight w:val="white"/>
        </w:rPr>
        <w:t xml:space="preserve">исполнения Договора без возникновения обязательств по возмещению убытков, связанных с прекращением Договора.</w:t>
      </w:r>
      <w:r>
        <w:rPr>
          <w:highlight w:val="white"/>
        </w:rPr>
      </w:r>
      <w:r>
        <w:rPr>
          <w:highlight w:val="white"/>
        </w:rPr>
      </w:r>
    </w:p>
    <w:p>
      <w:pPr>
        <w:pStyle w:val="1368"/>
        <w:ind w:firstLine="0"/>
        <w:spacing w:before="0" w:after="0" w:line="240" w:lineRule="auto"/>
        <w:rPr>
          <w:highlight w:val="white"/>
        </w:rPr>
      </w:pPr>
      <w:r>
        <w:rPr>
          <w:highlight w:val="white"/>
        </w:rPr>
        <w:t xml:space="preserve">8.3. Сторона лишается права ссылаться на обстоятельства непреодолимой силы в случае невыполнения такой Стороной обязанности уведомления другой Стороны об обстоятельствах непреодолимой силы в установленный Договором срок.</w:t>
      </w:r>
      <w:r>
        <w:rPr>
          <w:highlight w:val="white"/>
        </w:rPr>
      </w:r>
      <w:r>
        <w:rPr>
          <w:highlight w:val="white"/>
        </w:rPr>
      </w:r>
    </w:p>
    <w:p>
      <w:pPr>
        <w:pStyle w:val="1368"/>
        <w:ind w:firstLine="0"/>
        <w:spacing w:before="0" w:after="0" w:line="240" w:lineRule="auto"/>
        <w:tabs>
          <w:tab w:val="num" w:pos="426" w:leader="none"/>
        </w:tabs>
        <w:rPr>
          <w:highlight w:val="white"/>
        </w:rPr>
      </w:pPr>
      <w:r>
        <w:rPr>
          <w:highlight w:val="white"/>
        </w:rPr>
        <w:t xml:space="preserve">Стороны не освобождаются от ответственности за невыполнение или ненадлежащее выполнение обязательств, срок исполнения которых наступил до возникновения обстоятельств непреодолимой силы.</w:t>
      </w:r>
      <w:r>
        <w:rPr>
          <w:highlight w:val="white"/>
        </w:rPr>
      </w:r>
      <w:r>
        <w:rPr>
          <w:highlight w:val="white"/>
        </w:rPr>
      </w:r>
    </w:p>
    <w:p>
      <w:pPr>
        <w:ind w:right="40" w:firstLine="0"/>
        <w:keepNext w:val="0"/>
        <w:spacing w:line="240" w:lineRule="auto"/>
        <w:rPr>
          <w:b/>
          <w:highlight w:val="white"/>
        </w:rPr>
      </w:pPr>
      <w:r>
        <w:rPr>
          <w:b/>
          <w:highlight w:val="white"/>
        </w:rPr>
      </w:r>
      <w:r>
        <w:rPr>
          <w:b/>
          <w:highlight w:val="white"/>
        </w:rPr>
      </w:r>
      <w:r>
        <w:rPr>
          <w:b/>
          <w:highlight w:val="white"/>
        </w:rPr>
      </w:r>
    </w:p>
    <w:p>
      <w:pPr>
        <w:pStyle w:val="1368"/>
        <w:ind w:firstLine="0"/>
        <w:jc w:val="center"/>
        <w:spacing w:before="0" w:after="0" w:line="240" w:lineRule="auto"/>
        <w:rPr>
          <w:b/>
          <w:bCs/>
          <w:highlight w:val="white"/>
        </w:rPr>
      </w:pPr>
      <w:r>
        <w:rPr>
          <w:b/>
          <w:bCs/>
          <w:highlight w:val="white"/>
        </w:rPr>
        <w:t xml:space="preserve">9. Антикоррупционная оговорка</w:t>
      </w:r>
      <w:r>
        <w:rPr>
          <w:b/>
          <w:bCs/>
          <w:highlight w:val="white"/>
        </w:rPr>
      </w:r>
      <w:r>
        <w:rPr>
          <w:b/>
          <w:bCs/>
          <w:highlight w:val="white"/>
        </w:rPr>
      </w:r>
    </w:p>
    <w:p>
      <w:pPr>
        <w:pStyle w:val="1368"/>
        <w:ind w:firstLine="0"/>
        <w:spacing w:before="0" w:after="0" w:line="240" w:lineRule="auto"/>
        <w:rPr>
          <w:highlight w:val="white"/>
        </w:rPr>
      </w:pPr>
      <w:r>
        <w:rPr>
          <w:highlight w:val="white"/>
        </w:rPr>
        <w:t xml:space="preserve">9.1. Поставщику известно о том, что ПАО «Россети Сибирь» реализует требования статьи 13.3 Ф</w:t>
      </w:r>
      <w:r>
        <w:rPr>
          <w:highlight w:val="white"/>
        </w:rPr>
        <w:t xml:space="preserve">едерального закона от 25.12.2008 № 273-ФЗ «О противодействии коррупции», принимает меры по предупреждению коррупции, присоединилось к Антикоррупционной хартии российского бизнеса (свидетельство от 08.04.2015 № 6/2015), включено в Реестр надежных партнеров,</w:t>
      </w:r>
      <w:r>
        <w:rPr>
          <w:highlight w:val="white"/>
        </w:rPr>
        <w:t xml:space="preserve"> ведет Антикоррупционную политику и развивает не допускающую коррупционных проявлений культуру, поддерживает деловые отношения с контрагентами, которые гарантируют добросовестность своих партнеров и поддерживают антикоррупционные стандарты ведения бизнеса.</w:t>
      </w:r>
      <w:r>
        <w:rPr>
          <w:highlight w:val="white"/>
        </w:rPr>
      </w:r>
      <w:r>
        <w:rPr>
          <w:highlight w:val="white"/>
        </w:rPr>
      </w:r>
    </w:p>
    <w:p>
      <w:pPr>
        <w:pStyle w:val="1368"/>
        <w:ind w:firstLine="0"/>
        <w:spacing w:before="0" w:after="0" w:line="240" w:lineRule="auto"/>
        <w:rPr>
          <w:highlight w:val="white"/>
        </w:rPr>
      </w:pPr>
      <w:r>
        <w:rPr>
          <w:highlight w:val="white"/>
        </w:rPr>
        <w:t xml:space="preserve">9.2. Поставщик настоящим подтверждает, что он ознакомился с Антикоррупционной хартией российского бизнеса и Антикоррупционной политикой, представленных в разделе «Антикоррупционная политика» на официальном сайте ПАО «Россети Сибирь» по адресу: </w:t>
      </w:r>
      <w:r>
        <w:rPr>
          <w:rStyle w:val="1507"/>
          <w:color w:val="000000"/>
          <w:spacing w:val="-4"/>
          <w:highlight w:val="white"/>
        </w:rPr>
        <w:t xml:space="preserve">https://www.rosseti-sib.ru/purchases/antikorruptsionnaya-politika</w:t>
      </w:r>
      <w:r>
        <w:rPr>
          <w:highlight w:val="white"/>
        </w:rPr>
        <w:t xml:space="preserve">/, удостоверяет, что он полностью принимает положения Антикоррупционной политики, и обязуется обеспечивать соб</w:t>
      </w:r>
      <w:r>
        <w:rPr>
          <w:highlight w:val="white"/>
        </w:rPr>
        <w:t xml:space="preserve">людения требований Антикоррупционной политики, как со своей стороны, так и со стороны аффилированных с ним физических и юридических лиц, действующих по настоящему Договору, включая без ограничений собственников, должностных лиц, работников или посредников.</w:t>
      </w:r>
      <w:r>
        <w:rPr>
          <w:highlight w:val="white"/>
        </w:rPr>
      </w:r>
      <w:r>
        <w:rPr>
          <w:highlight w:val="white"/>
        </w:rPr>
      </w:r>
    </w:p>
    <w:p>
      <w:pPr>
        <w:pStyle w:val="1368"/>
        <w:ind w:firstLine="0"/>
        <w:spacing w:before="0" w:after="0" w:line="240" w:lineRule="auto"/>
        <w:rPr>
          <w:highlight w:val="white"/>
        </w:rPr>
      </w:pPr>
      <w:r>
        <w:rPr>
          <w:highlight w:val="white"/>
        </w:rPr>
        <w:t xml:space="preserve">9.3. При исполнении своих обязательств по настоящему Договору Стороны, их аффилированные лица, работники или посредники не выплачивают, не предлага</w:t>
      </w:r>
      <w:r>
        <w:rPr>
          <w:highlight w:val="white"/>
        </w:rPr>
        <w:t xml:space="preserve">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r>
        <w:rPr>
          <w:highlight w:val="white"/>
        </w:rPr>
      </w:r>
      <w:r>
        <w:rPr>
          <w:highlight w:val="white"/>
        </w:rPr>
      </w:r>
    </w:p>
    <w:p>
      <w:pPr>
        <w:pStyle w:val="1542"/>
        <w:ind w:left="0" w:firstLine="0"/>
        <w:keepNext w:val="0"/>
        <w:spacing w:before="0" w:after="0" w:line="240" w:lineRule="auto"/>
        <w:rPr>
          <w:highlight w:val="white"/>
        </w:rPr>
      </w:pPr>
      <w:r>
        <w:rPr>
          <w:highlight w:val="white"/>
        </w:rPr>
        <w:t xml:space="preserve">Стороны отказываются от стимулирования каким-либо образом работников друг друга, в том числе путем предоставления денежных сумм, подарков, безвозмездного выполнения </w:t>
      </w:r>
      <w:r>
        <w:rPr>
          <w:highlight w:val="white"/>
        </w:rPr>
        <w:t xml:space="preserve">в их адрес работ (услуг) и другими, не поименованными здесь способами, ставящими работника в определенную зависимость и направленным на обеспечение выполнения этим работником каких-либо действий в пользу стимулирующей его стороны (Поставщика и Покупателя).</w:t>
      </w:r>
      <w:r>
        <w:rPr>
          <w:highlight w:val="white"/>
        </w:rPr>
      </w:r>
      <w:r>
        <w:rPr>
          <w:highlight w:val="white"/>
        </w:rPr>
      </w:r>
    </w:p>
    <w:p>
      <w:pPr>
        <w:pStyle w:val="1368"/>
        <w:ind w:firstLine="0"/>
        <w:spacing w:before="0" w:after="0" w:line="240" w:lineRule="auto"/>
        <w:rPr>
          <w:highlight w:val="white"/>
        </w:rPr>
      </w:pPr>
      <w:r>
        <w:rPr>
          <w:highlight w:val="white"/>
        </w:rPr>
        <w:t xml:space="preserve">9.4. В с</w:t>
      </w:r>
      <w:r>
        <w:rPr>
          <w:highlight w:val="white"/>
        </w:rPr>
        <w:t xml:space="preserve">лучае возникновения у одной из Сторон подозрений, что произошло или может произойти нарушение каких-либо положений пунктов 9.1. – 9.3. настоящего Договора, указанная Сторона обязуется уведомить другую Сторону в письменной форме. После письменного уведомлен</w:t>
      </w:r>
      <w:r>
        <w:rPr>
          <w:highlight w:val="white"/>
        </w:rPr>
        <w:t xml:space="preserve">ия Сторона имеет право приостановить исполнение настоящего Договора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r>
        <w:rPr>
          <w:highlight w:val="white"/>
        </w:rPr>
      </w:r>
      <w:r>
        <w:rPr>
          <w:highlight w:val="white"/>
        </w:rPr>
      </w:r>
    </w:p>
    <w:p>
      <w:pPr>
        <w:pStyle w:val="1542"/>
        <w:ind w:left="0" w:firstLine="0"/>
        <w:keepNext w:val="0"/>
        <w:spacing w:before="0" w:after="0" w:line="240" w:lineRule="auto"/>
        <w:rPr>
          <w:highlight w:val="white"/>
        </w:rPr>
      </w:pPr>
      <w:r>
        <w:rPr>
          <w:highlight w:val="white"/>
        </w:rPr>
        <w:t xml:space="preserve">В письменном уведомлении Сторона обязана сослаться на факты и/или пре</w:t>
      </w:r>
      <w:r>
        <w:rPr>
          <w:highlight w:val="white"/>
        </w:rPr>
        <w:t xml:space="preserve">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9.1., 9.2. настоящего Договора любой из Сторон, аффилированными лицами, работниками или посредниками.</w:t>
      </w:r>
      <w:r>
        <w:rPr>
          <w:highlight w:val="white"/>
        </w:rPr>
      </w:r>
      <w:r>
        <w:rPr>
          <w:highlight w:val="white"/>
        </w:rPr>
      </w:r>
    </w:p>
    <w:p>
      <w:pPr>
        <w:pStyle w:val="1368"/>
        <w:ind w:firstLine="0"/>
        <w:spacing w:before="0" w:after="0" w:line="240" w:lineRule="auto"/>
        <w:rPr>
          <w:highlight w:val="white"/>
        </w:rPr>
      </w:pPr>
      <w:r>
        <w:rPr>
          <w:highlight w:val="white"/>
        </w:rPr>
        <w:t xml:space="preserve">9.5. В случае нарушения одной из Сторон обязательств по соблюдению требований Антикоррупционной политики, предусмотренных пунктами 9.1., 9.2. настоящего Договора, и обязательств воздерживаться от запрещенных в пункте</w:t>
      </w:r>
      <w:r>
        <w:rPr>
          <w:highlight w:val="white"/>
        </w:rPr>
        <w:t xml:space="preserve"> 9.3. настоящего Договора действий и/или неполучения другой стороной в установленный срок подтверждения, что нарушения не произошло или не произойдет, Поставщик или Покупатель имеет право расторгнуть настоящий Договор в одностороннем порядке, полностью или</w:t>
      </w:r>
      <w:r>
        <w:rPr>
          <w:highlight w:val="white"/>
        </w:rPr>
        <w:t xml:space="preserve">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r>
        <w:rPr>
          <w:highlight w:val="white"/>
        </w:rPr>
      </w:r>
      <w:r>
        <w:rPr>
          <w:highlight w:val="white"/>
        </w:rPr>
      </w:r>
    </w:p>
    <w:p>
      <w:pPr>
        <w:ind w:firstLine="0"/>
        <w:keepNext w:val="0"/>
        <w:spacing w:line="240" w:lineRule="auto"/>
        <w:rPr>
          <w:i/>
          <w:spacing w:val="-4"/>
          <w:highlight w:val="white"/>
        </w:rPr>
        <w:pBdr>
          <w:left w:val="single" w:color="000000" w:sz="4" w:space="4"/>
        </w:pBdr>
      </w:pPr>
      <w:r>
        <w:rPr>
          <w:i/>
          <w:spacing w:val="-4"/>
          <w:highlight w:val="white"/>
        </w:rPr>
        <w:t xml:space="preserve">Для договоров, заключаемых между ДЗО ПАО «Россети», раздел излагается в следующей редакции:</w:t>
      </w:r>
      <w:r>
        <w:rPr>
          <w:i/>
          <w:spacing w:val="-4"/>
          <w:highlight w:val="white"/>
        </w:rPr>
      </w:r>
      <w:r>
        <w:rPr>
          <w:i/>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9.1. Сторонам известно о том, что они реализуют требования статьи 13</w:t>
      </w:r>
      <w:r>
        <w:rPr>
          <w:spacing w:val="-4"/>
          <w:highlight w:val="white"/>
        </w:rPr>
        <w:t xml:space="preserve">.3 Федерального закона от 25.12.2008 № 273-ФЗ «О противодействии коррупции», принимают меры по предупреждению коррупции, присоединились к Антикоррупционной хартии российского бизнеса (свидетельство от 23.09.2014 № 496), включены в Реестр надежных партнеров</w:t>
      </w:r>
      <w:r>
        <w:rPr>
          <w:spacing w:val="-4"/>
          <w:highlight w:val="white"/>
        </w:rPr>
        <w:t xml:space="preserve">, ведут Антикоррупционную политику и развивают недопускающую коррупционных проявлений культуру, поддерживают деловые отношения с контрагентами, которые гарантируют добросовестность своих партнеров и поддерживают антикоррупционные стандарты ведения бизнеса.</w:t>
      </w:r>
      <w:r>
        <w:rPr>
          <w:spacing w:val="-4"/>
          <w:highlight w:val="white"/>
        </w:rPr>
      </w:r>
      <w:r>
        <w:rPr>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9.2. Стороны настоящим подтверждают, что они о</w:t>
      </w:r>
      <w:r>
        <w:rPr>
          <w:spacing w:val="-4"/>
          <w:highlight w:val="white"/>
        </w:rPr>
        <w:t xml:space="preserve">знакомились с Антикоррупционной хартией российского бизнеса и Антикоррупционной политикой ПАО «Россети» и ДЗО ПАО «Россети» (представленных в разделе «Антикоррупционная политика» на официальном сайте (указывается наименование ДЗО ПАО «Россети») по адресу: </w:t>
      </w:r>
      <w:r>
        <w:rPr>
          <w:rStyle w:val="1507"/>
          <w:color w:val="000000"/>
          <w:spacing w:val="-4"/>
          <w:highlight w:val="white"/>
        </w:rPr>
        <w:t xml:space="preserve">https://www.rosseti-sib.ru/purchases/antikorruptsionnaya-politika/</w:t>
      </w:r>
      <w:r>
        <w:rPr>
          <w:highlight w:val="white"/>
        </w:rPr>
        <w:t xml:space="preserve">; </w:t>
      </w:r>
      <w:hyperlink r:id="rId9" w:tooltip="http://www.rosseti.ru/about/anticorruptionpolicy/policy/index.php" w:history="1">
        <w:r>
          <w:rPr>
            <w:rStyle w:val="1507"/>
            <w:color w:val="000000"/>
            <w:spacing w:val="-4"/>
            <w:highlight w:val="white"/>
          </w:rPr>
          <w:t xml:space="preserve">http://www.</w:t>
        </w:r>
      </w:hyperlink>
      <w:r>
        <w:rPr>
          <w:rStyle w:val="1507"/>
          <w:color w:val="000000"/>
          <w:spacing w:val="-4"/>
          <w:highlight w:val="white"/>
        </w:rPr>
        <w:t xml:space="preserve">_____</w:t>
      </w:r>
      <w:r>
        <w:rPr>
          <w:spacing w:val="-4"/>
          <w:highlight w:val="white"/>
        </w:rPr>
        <w:t xml:space="preserve">,  полностью принимают положения Антикоррупционной политики ПАО «Россети» и ДЗО «ПАО </w:t>
      </w:r>
      <w:r>
        <w:rPr>
          <w:spacing w:val="-4"/>
          <w:highlight w:val="white"/>
        </w:rPr>
        <w:t xml:space="preserve">«Россети» и обязуются обеспечивать соблюдение ее требований как со своей стороны, так и со стороны аффилированных с ними физических и юридических лиц, действующих по настоящему Договору, включая собственников, должностных лиц, работников и/или посредников.</w:t>
      </w:r>
      <w:r>
        <w:rPr>
          <w:spacing w:val="-4"/>
          <w:highlight w:val="white"/>
        </w:rPr>
      </w:r>
      <w:r>
        <w:rPr>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9.3. При исполнении своих обязательств по настоящему Договору Стороны, их аффилированные лица, работники или посредники не выплачивают, не предлаг</w:t>
      </w:r>
      <w:r>
        <w:rPr>
          <w:spacing w:val="-4"/>
          <w:highlight w:val="white"/>
        </w:rPr>
        <w:t xml:space="preserve">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r>
        <w:rPr>
          <w:i/>
          <w:spacing w:val="-4"/>
          <w:highlight w:val="white"/>
        </w:rPr>
        <w:t xml:space="preserve">.</w:t>
      </w:r>
      <w:r>
        <w:rPr>
          <w:spacing w:val="-4"/>
          <w:highlight w:val="white"/>
        </w:rPr>
      </w:r>
      <w:r>
        <w:rPr>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Стороны отказываются от стим</w:t>
      </w:r>
      <w:r>
        <w:rPr>
          <w:spacing w:val="-4"/>
          <w:highlight w:val="white"/>
        </w:rPr>
        <w:t xml:space="preserve">улирования каким-либо образом работников друг друга, в том числе путем предоставления денежных сумм, подарков, безвозмездного выполнения в их адрес работ (услуг) и другими, не поименованными здесь способами, ставящими работника в определенную зависимость и</w:t>
      </w:r>
      <w:r>
        <w:rPr>
          <w:spacing w:val="-4"/>
          <w:highlight w:val="white"/>
          <w:lang w:val="en-US"/>
        </w:rPr>
        <w:t xml:space="preserve"> </w:t>
      </w:r>
      <w:r>
        <w:rPr>
          <w:spacing w:val="-4"/>
          <w:highlight w:val="white"/>
        </w:rPr>
        <w:t xml:space="preserve">направленными на обеспечение выполнения этим работником каких-либо действий в пользу стимулирующей его стороны (Покупателя или Поставщика).</w:t>
      </w:r>
      <w:r>
        <w:rPr>
          <w:spacing w:val="-4"/>
          <w:highlight w:val="white"/>
        </w:rPr>
      </w:r>
      <w:r>
        <w:rPr>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9.4. В случае возникновения у одной из Сторон подозрений, что произошло или может произойти нарушение каких-либо положений пунктов 9.1 –9.3 Антикоррупцио</w:t>
      </w:r>
      <w:r>
        <w:rPr>
          <w:spacing w:val="-4"/>
          <w:highlight w:val="white"/>
        </w:rPr>
        <w:t xml:space="preserve">нной оговорки, указанная Сторона обязуется уведомить другую Сторону в письменной форме. После письменного уведомления Сторона имеет право приостановить исполнение настоящего Договора до получения подтверждения, что нарушения не произошло или не произойдет.</w:t>
      </w:r>
      <w:r>
        <w:rPr>
          <w:b/>
          <w:bCs/>
          <w:spacing w:val="-4"/>
          <w:highlight w:val="white"/>
        </w:rPr>
        <w:t xml:space="preserve"> </w:t>
      </w:r>
      <w:r>
        <w:rPr>
          <w:bCs/>
          <w:spacing w:val="-4"/>
          <w:highlight w:val="white"/>
        </w:rPr>
        <w:t xml:space="preserve">Это подтверждение должно быть направлено в течение 10 (десяти) рабочих дней с даты направления письменного уведомления.</w:t>
      </w:r>
      <w:r>
        <w:rPr>
          <w:spacing w:val="-4"/>
          <w:highlight w:val="white"/>
        </w:rPr>
      </w:r>
      <w:r>
        <w:rPr>
          <w:spacing w:val="-4"/>
          <w:highlight w:val="white"/>
        </w:rPr>
      </w:r>
    </w:p>
    <w:p>
      <w:pPr>
        <w:ind w:firstLine="0"/>
        <w:keepNext w:val="0"/>
        <w:spacing w:line="240" w:lineRule="auto"/>
        <w:rPr>
          <w:spacing w:val="-4"/>
          <w:highlight w:val="white"/>
        </w:rPr>
        <w:pBdr>
          <w:left w:val="single" w:color="000000" w:sz="4" w:space="4"/>
        </w:pBdr>
      </w:pPr>
      <w:r>
        <w:rPr>
          <w:spacing w:val="-4"/>
          <w:highlight w:val="white"/>
        </w:rPr>
        <w:t xml:space="preserve">В письменном уведомлении Сторона обязана сослаться на факты и/или предоста</w:t>
      </w:r>
      <w:r>
        <w:rPr>
          <w:spacing w:val="-4"/>
          <w:highlight w:val="white"/>
        </w:rPr>
        <w:t xml:space="preserve">вить материалы, достоверно подтверждающие или дающие основание предполагать, что произошло или может произойти нарушение каких-либо положений пунктов 9.1, 9.2 Антикоррупционной оговорки любой из Сторон, аффилированными лицами, работниками или посредниками.</w:t>
      </w:r>
      <w:r>
        <w:rPr>
          <w:spacing w:val="-4"/>
          <w:highlight w:val="white"/>
        </w:rPr>
      </w:r>
      <w:r>
        <w:rPr>
          <w:spacing w:val="-4"/>
          <w:highlight w:val="white"/>
        </w:rPr>
      </w:r>
    </w:p>
    <w:p>
      <w:pPr>
        <w:ind w:firstLine="0"/>
        <w:keepNext w:val="0"/>
        <w:spacing w:line="240" w:lineRule="auto"/>
        <w:shd w:val="clear" w:color="auto" w:fill="ffffff"/>
        <w:rPr>
          <w:spacing w:val="-4"/>
          <w:highlight w:val="white"/>
        </w:rPr>
        <w:pBdr>
          <w:left w:val="single" w:color="000000" w:sz="4" w:space="4"/>
        </w:pBdr>
      </w:pPr>
      <w:r>
        <w:rPr>
          <w:spacing w:val="-4"/>
          <w:highlight w:val="white"/>
        </w:rPr>
        <w:t xml:space="preserve">9.5. В случае нарушения одной из Сторон обязательств по соблюдению требований Антикоррупционной политики, предусмотренных пунктами 9.1, 9.2 Антикоррупционной оговорки, и обязательств воздерживаться от запрещенных в пункте 9.3 Антикоррупционной </w:t>
      </w:r>
      <w:r>
        <w:rPr>
          <w:spacing w:val="-4"/>
          <w:highlight w:val="white"/>
        </w:rPr>
        <w:t xml:space="preserve">оговорки действий и/или неполучения другой стороной в установленный срок подтверждения, что нарушения не произошло или не произойдет, Поставщика или Покупатель имеет право расторгнуть настоящий Договор в одностороннем порядке полностью ил</w:t>
      </w:r>
      <w:r>
        <w:rPr>
          <w:spacing w:val="-4"/>
          <w:highlight w:val="white"/>
        </w:rPr>
        <w:t xml:space="preserve">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r>
        <w:rPr>
          <w:spacing w:val="-4"/>
          <w:highlight w:val="white"/>
        </w:rPr>
      </w:r>
      <w:r>
        <w:rPr>
          <w:spacing w:val="-4"/>
          <w:highlight w:val="white"/>
        </w:rPr>
      </w:r>
    </w:p>
    <w:p>
      <w:pPr>
        <w:pStyle w:val="1368"/>
        <w:ind w:firstLine="0"/>
        <w:spacing w:before="0" w:after="0" w:line="240" w:lineRule="auto"/>
        <w:tabs>
          <w:tab w:val="left" w:pos="993" w:leader="none"/>
        </w:tabs>
        <w:rPr>
          <w:i/>
          <w:highlight w:val="white"/>
        </w:rPr>
      </w:pPr>
      <w:r>
        <w:rPr>
          <w:i/>
          <w:highlight w:val="white"/>
        </w:rPr>
      </w:r>
      <w:r>
        <w:rPr>
          <w:i/>
          <w:highlight w:val="white"/>
        </w:rPr>
      </w:r>
      <w:r>
        <w:rPr>
          <w:i/>
          <w:highlight w:val="white"/>
        </w:rPr>
      </w:r>
    </w:p>
    <w:p>
      <w:pPr>
        <w:pStyle w:val="1368"/>
        <w:ind w:firstLine="0"/>
        <w:jc w:val="center"/>
        <w:spacing w:before="0" w:after="0" w:line="240" w:lineRule="auto"/>
        <w:rPr>
          <w:b/>
          <w:bCs/>
          <w:highlight w:val="white"/>
        </w:rPr>
      </w:pPr>
      <w:r>
        <w:rPr>
          <w:b/>
          <w:bCs/>
          <w:highlight w:val="white"/>
        </w:rPr>
        <w:t xml:space="preserve">10. Конфиденциальность</w:t>
      </w:r>
      <w:r>
        <w:rPr>
          <w:b/>
          <w:bCs/>
          <w:highlight w:val="white"/>
        </w:rPr>
      </w:r>
      <w:r>
        <w:rPr>
          <w:b/>
          <w:bCs/>
          <w:highlight w:val="white"/>
        </w:rPr>
      </w:r>
    </w:p>
    <w:p>
      <w:pPr>
        <w:pStyle w:val="1368"/>
        <w:ind w:firstLine="0"/>
        <w:spacing w:before="0" w:after="0" w:line="240" w:lineRule="auto"/>
        <w:rPr>
          <w:highlight w:val="white"/>
        </w:rPr>
      </w:pPr>
      <w:r>
        <w:rPr>
          <w:highlight w:val="white"/>
        </w:rPr>
        <w:t xml:space="preserve">10.1. Стороны не вправе раскрывать третьим лицам представляемую друг другу юридическую, финансовую и иную информацию, связанную с заключением и исполнением настояще</w:t>
      </w:r>
      <w:r>
        <w:rPr>
          <w:highlight w:val="white"/>
        </w:rPr>
        <w:t xml:space="preserve">го Договора, в случае, если Сторона, получившая такую информацию, заранее поставлена в известность, что для представившей такую информацию Стороны она является служебной или коммерческой тайной, либо по иным причинам эта информация не должна раскрываться. </w:t>
      </w:r>
      <w:r>
        <w:rPr>
          <w:highlight w:val="white"/>
        </w:rPr>
      </w:r>
      <w:r>
        <w:rPr>
          <w:highlight w:val="white"/>
        </w:rPr>
      </w:r>
    </w:p>
    <w:p>
      <w:pPr>
        <w:pStyle w:val="1368"/>
        <w:ind w:firstLine="0"/>
        <w:spacing w:before="0" w:after="0" w:line="240" w:lineRule="auto"/>
        <w:rPr>
          <w:highlight w:val="white"/>
        </w:rPr>
      </w:pPr>
      <w:r>
        <w:rPr>
          <w:highlight w:val="white"/>
        </w:rPr>
        <w:t xml:space="preserve">10.2. Требования п. 10.1. Договора не распространяются на случаи раскрытия конфиденциальной информации по запросу уполномоченных органов в случаях, предусмотренных законодательством Российской Федерации.</w:t>
      </w:r>
      <w:r>
        <w:rPr>
          <w:highlight w:val="white"/>
        </w:rPr>
      </w:r>
      <w:r>
        <w:rPr>
          <w:highlight w:val="white"/>
        </w:rPr>
      </w:r>
    </w:p>
    <w:p>
      <w:pPr>
        <w:pStyle w:val="1368"/>
        <w:ind w:firstLine="0"/>
        <w:spacing w:before="0" w:after="0" w:line="240" w:lineRule="auto"/>
        <w:rPr>
          <w:highlight w:val="white"/>
        </w:rPr>
      </w:pPr>
      <w:r>
        <w:rPr>
          <w:highlight w:val="white"/>
        </w:rPr>
        <w:t xml:space="preserve">10.3. Предусмотренные настоящим разделом договора обязательства Сторон в отношении конфиденциальной информации действуют в течение 5 (пяти) лет после прекращения действия Договора.</w:t>
      </w:r>
      <w:r>
        <w:rPr>
          <w:highlight w:val="white"/>
        </w:rPr>
      </w:r>
      <w:r>
        <w:rPr>
          <w:highlight w:val="white"/>
        </w:rPr>
      </w:r>
    </w:p>
    <w:p>
      <w:pPr>
        <w:pStyle w:val="1368"/>
        <w:ind w:firstLine="0"/>
        <w:spacing w:before="0" w:after="0" w:line="240" w:lineRule="auto"/>
        <w:rPr>
          <w:highlight w:val="white"/>
        </w:rPr>
      </w:pPr>
      <w:r>
        <w:rPr>
          <w:highlight w:val="white"/>
        </w:rPr>
        <w:t xml:space="preserve">10.4. Любой ущерб, причиненный Стороне несоблюдением требований раздела 10 настоящего Договора, подлежит полному возмещению виновной Стороной.</w:t>
      </w:r>
      <w:r>
        <w:rPr>
          <w:highlight w:val="white"/>
        </w:rPr>
      </w:r>
      <w:r>
        <w:rPr>
          <w:highlight w:val="white"/>
        </w:rPr>
      </w:r>
    </w:p>
    <w:p>
      <w:pPr>
        <w:pStyle w:val="1368"/>
        <w:ind w:firstLine="0"/>
        <w:spacing w:before="0" w:after="0" w:line="240" w:lineRule="auto"/>
        <w:rPr>
          <w:highlight w:val="white"/>
        </w:rPr>
      </w:pPr>
      <w:r>
        <w:rPr>
          <w:highlight w:val="white"/>
        </w:rPr>
        <w:t xml:space="preserve">10.5. Передача и использование Сторонами по настоящему Договору информации, составляющей коммерческую тайну, осуществляется на основании соглашения о конфиденциальности, заключаемого Сторонами по типовой форме, утвержденной в ПАО «Россети Сибирь».</w:t>
      </w:r>
      <w:r>
        <w:rPr>
          <w:highlight w:val="white"/>
        </w:rPr>
      </w:r>
      <w:r>
        <w:rPr>
          <w:highlight w:val="white"/>
        </w:rPr>
      </w:r>
    </w:p>
    <w:p>
      <w:pPr>
        <w:pStyle w:val="1368"/>
        <w:ind w:firstLine="0"/>
        <w:spacing w:before="0" w:after="0" w:line="240" w:lineRule="auto"/>
        <w:rPr>
          <w:highlight w:val="white"/>
        </w:rPr>
      </w:pPr>
      <w:r>
        <w:rPr>
          <w:highlight w:val="white"/>
        </w:rPr>
      </w:r>
      <w:r>
        <w:rPr>
          <w:highlight w:val="white"/>
        </w:rPr>
      </w:r>
      <w:r>
        <w:rPr>
          <w:highlight w:val="white"/>
        </w:rPr>
      </w:r>
    </w:p>
    <w:p>
      <w:pPr>
        <w:pStyle w:val="1368"/>
        <w:ind w:firstLine="0"/>
        <w:jc w:val="center"/>
        <w:spacing w:before="0" w:after="0" w:line="240" w:lineRule="auto"/>
        <w:rPr>
          <w:b/>
          <w:highlight w:val="white"/>
        </w:rPr>
      </w:pPr>
      <w:r>
        <w:rPr>
          <w:b/>
          <w:highlight w:val="white"/>
        </w:rPr>
        <w:t xml:space="preserve">11. Уступка права требования</w:t>
      </w:r>
      <w:r>
        <w:rPr>
          <w:rStyle w:val="1510"/>
          <w:b/>
          <w:highlight w:val="white"/>
        </w:rPr>
        <w:footnoteReference w:id="9"/>
      </w:r>
      <w:r>
        <w:rPr>
          <w:b/>
          <w:highlight w:val="white"/>
        </w:rPr>
      </w:r>
      <w:r>
        <w:rPr>
          <w:b/>
          <w:highlight w:val="white"/>
        </w:rPr>
      </w:r>
    </w:p>
    <w:p>
      <w:pPr>
        <w:pStyle w:val="1368"/>
        <w:ind w:firstLine="0"/>
        <w:spacing w:before="0" w:after="0" w:line="240" w:lineRule="auto"/>
        <w:rPr>
          <w:highlight w:val="white"/>
        </w:rPr>
      </w:pPr>
      <w:r>
        <w:rPr>
          <w:highlight w:val="white"/>
        </w:rPr>
        <w:t xml:space="preserve">11.1. После выполнения обязательств по договору Поставщик вправе переуступить право требования оплаты по выполненным договорным обязательствам в пользу иного</w:t>
      </w:r>
      <w:r>
        <w:rPr>
          <w:highlight w:val="white"/>
        </w:rPr>
        <w:t xml:space="preserve"> лица (финансового агента). При этом Поставщик обеспечивает представление в адрес Покупателя (уполномоченного должностного лица) оригинала письменного уведомления об уступке денежного требования в течение 2 (двух) рабочих дней со дня осуществления уступки.</w:t>
      </w:r>
      <w:r>
        <w:rPr>
          <w:highlight w:val="white"/>
        </w:rPr>
      </w:r>
      <w:r>
        <w:rPr>
          <w:highlight w:val="white"/>
        </w:rPr>
      </w:r>
    </w:p>
    <w:p>
      <w:pPr>
        <w:pStyle w:val="1368"/>
        <w:ind w:firstLine="0"/>
        <w:spacing w:before="0" w:after="0" w:line="240" w:lineRule="auto"/>
        <w:rPr>
          <w:highlight w:val="white"/>
        </w:rPr>
      </w:pPr>
      <w:r>
        <w:rPr>
          <w:highlight w:val="white"/>
        </w:rPr>
        <w:t xml:space="preserve">11.2.</w:t>
      </w:r>
      <w:r>
        <w:rPr>
          <w:highlight w:val="white"/>
        </w:rPr>
        <w:t xml:space="preserve"> Соглашение между Финансовым агентом (Фактором) и Поставщиком по переуступке права денежного требования по договору с Обществом (Покупателем) должно содержать обязательство исполнения Поставщиком регрессных требований Фактора (факторинг с правом регресса).</w:t>
      </w:r>
      <w:r>
        <w:rPr>
          <w:highlight w:val="white"/>
        </w:rPr>
      </w:r>
      <w:r>
        <w:rPr>
          <w:highlight w:val="white"/>
        </w:rPr>
      </w:r>
    </w:p>
    <w:p>
      <w:pPr>
        <w:pStyle w:val="1368"/>
        <w:ind w:firstLine="0"/>
        <w:spacing w:before="0" w:after="0" w:line="240" w:lineRule="auto"/>
        <w:rPr>
          <w:highlight w:val="white"/>
        </w:rPr>
      </w:pPr>
      <w:r>
        <w:rPr>
          <w:highlight w:val="white"/>
        </w:rPr>
        <w:t xml:space="preserve">11.3. В случае переусту</w:t>
      </w:r>
      <w:r>
        <w:rPr>
          <w:highlight w:val="white"/>
        </w:rPr>
        <w:t xml:space="preserve">пки Поставщиком права денежного требования по договору с Обществом (Покупателем) с нарушением условий, указанных в пункте 11.1 и/или 11.2, Поставщик уплачивает Обществу (Покупателю) штраф за каждое нарушение в размере 1% от стоимости заключенного договора.</w:t>
      </w:r>
      <w:r>
        <w:rPr>
          <w:highlight w:val="white"/>
        </w:rPr>
      </w:r>
      <w:r>
        <w:rPr>
          <w:highlight w:val="white"/>
        </w:rPr>
      </w:r>
    </w:p>
    <w:p>
      <w:pPr>
        <w:pStyle w:val="1368"/>
        <w:ind w:firstLine="0"/>
        <w:spacing w:before="0" w:after="0" w:line="240" w:lineRule="auto"/>
        <w:rPr>
          <w:highlight w:val="white"/>
        </w:rPr>
      </w:pPr>
      <w:r>
        <w:rPr>
          <w:highlight w:val="white"/>
        </w:rPr>
        <w:t xml:space="preserve">11.4. Покупатель в течение 1 (одного) рабочего дня с даты получения в соответствии с п. 11.1 оригинала </w:t>
      </w:r>
      <w:r>
        <w:rPr>
          <w:highlight w:val="white"/>
        </w:rPr>
        <w:t xml:space="preserve">уведомления об уступке обеспечивает направление сканированной копии уведомления и договора, права по которому подлежат переуступке (включая все дополнительные соглашения и приложения к нему), в Департамент финансов ПАО «Россети» на адрес электронной почты </w:t>
      </w:r>
      <w:hyperlink r:id="rId10" w:tooltip="mailto:cfd@rosseti.ru" w:history="1">
        <w:r>
          <w:rPr>
            <w:rStyle w:val="1507"/>
            <w:color w:val="000000"/>
            <w:highlight w:val="white"/>
          </w:rPr>
          <w:t xml:space="preserve">cfd@rosseti.ru</w:t>
        </w:r>
      </w:hyperlink>
      <w:r>
        <w:rPr>
          <w:highlight w:val="white"/>
        </w:rPr>
        <w:t xml:space="preserve">.</w:t>
      </w:r>
      <w:r>
        <w:rPr>
          <w:highlight w:val="white"/>
        </w:rPr>
      </w:r>
      <w:r>
        <w:rPr>
          <w:highlight w:val="white"/>
        </w:rPr>
      </w:r>
    </w:p>
    <w:p>
      <w:pPr>
        <w:pStyle w:val="1368"/>
        <w:ind w:firstLine="0"/>
        <w:spacing w:before="0" w:after="0" w:line="240" w:lineRule="auto"/>
        <w:rPr>
          <w:highlight w:val="white"/>
        </w:rPr>
      </w:pPr>
      <w:r>
        <w:rPr>
          <w:highlight w:val="white"/>
        </w:rPr>
      </w:r>
      <w:r>
        <w:rPr>
          <w:highlight w:val="white"/>
        </w:rPr>
      </w:r>
      <w:r>
        <w:rPr>
          <w:highlight w:val="white"/>
        </w:rPr>
      </w:r>
    </w:p>
    <w:p>
      <w:pPr>
        <w:pStyle w:val="1368"/>
        <w:ind w:firstLine="0"/>
        <w:jc w:val="center"/>
        <w:spacing w:before="0" w:after="0" w:line="240" w:lineRule="auto"/>
        <w:rPr>
          <w:b/>
          <w:bCs/>
          <w:highlight w:val="white"/>
        </w:rPr>
      </w:pPr>
      <w:r>
        <w:rPr>
          <w:b/>
          <w:bCs/>
          <w:highlight w:val="white"/>
        </w:rPr>
        <w:t xml:space="preserve">12. Толкование договора</w:t>
      </w:r>
      <w:r>
        <w:rPr>
          <w:b/>
          <w:bCs/>
          <w:highlight w:val="white"/>
        </w:rPr>
      </w:r>
      <w:r>
        <w:rPr>
          <w:b/>
          <w:bCs/>
          <w:highlight w:val="white"/>
        </w:rPr>
      </w:r>
    </w:p>
    <w:p>
      <w:pPr>
        <w:pStyle w:val="1368"/>
        <w:ind w:firstLine="0"/>
        <w:spacing w:before="0" w:after="0" w:line="240" w:lineRule="auto"/>
        <w:rPr>
          <w:highlight w:val="white"/>
        </w:rPr>
      </w:pPr>
      <w:r>
        <w:rPr>
          <w:highlight w:val="white"/>
        </w:rPr>
        <w:t xml:space="preserve">12.1. Все документы, корреспонденция и переписка, а также вся прочая документация, которая должна быть подготовлена и представлена по настоящему Договору, ведутся на русском языке, и настоящий Договор толкуется в соответствии с нормами этого языка.</w:t>
      </w:r>
      <w:r>
        <w:rPr>
          <w:highlight w:val="white"/>
        </w:rPr>
      </w:r>
      <w:r>
        <w:rPr>
          <w:highlight w:val="white"/>
        </w:rPr>
      </w:r>
    </w:p>
    <w:p>
      <w:pPr>
        <w:pStyle w:val="1368"/>
        <w:ind w:firstLine="0"/>
        <w:spacing w:before="0" w:after="0" w:line="240" w:lineRule="auto"/>
        <w:rPr>
          <w:highlight w:val="white"/>
        </w:rPr>
      </w:pPr>
      <w:r>
        <w:rPr>
          <w:highlight w:val="white"/>
        </w:rPr>
        <w:t xml:space="preserve">12.2. Настоящий Договор в соответствии со ст. 431 ГК РФ подлежит толкованию с учетом буквального значения содержащихся в нем слов и выражений.</w:t>
      </w:r>
      <w:r>
        <w:rPr>
          <w:highlight w:val="white"/>
        </w:rPr>
      </w:r>
      <w:r>
        <w:rPr>
          <w:highlight w:val="white"/>
        </w:rPr>
      </w:r>
    </w:p>
    <w:p>
      <w:pPr>
        <w:pStyle w:val="1368"/>
        <w:ind w:firstLine="0"/>
        <w:spacing w:before="0" w:after="0" w:line="240" w:lineRule="auto"/>
        <w:rPr>
          <w:highlight w:val="white"/>
        </w:rPr>
      </w:pPr>
      <w:r>
        <w:rPr>
          <w:highlight w:val="white"/>
        </w:rPr>
      </w:r>
      <w:r>
        <w:rPr>
          <w:highlight w:val="white"/>
        </w:rPr>
      </w:r>
      <w:r>
        <w:rPr>
          <w:highlight w:val="white"/>
        </w:rPr>
      </w:r>
    </w:p>
    <w:p>
      <w:pPr>
        <w:pStyle w:val="1368"/>
        <w:ind w:firstLine="0"/>
        <w:jc w:val="center"/>
        <w:spacing w:before="0" w:after="0" w:line="240" w:lineRule="auto"/>
        <w:rPr>
          <w:b/>
          <w:bCs/>
          <w:highlight w:val="white"/>
        </w:rPr>
      </w:pPr>
      <w:r>
        <w:rPr>
          <w:b/>
          <w:bCs/>
          <w:highlight w:val="white"/>
        </w:rPr>
        <w:t xml:space="preserve">13. Особые условия</w:t>
      </w:r>
      <w:r>
        <w:rPr>
          <w:b/>
          <w:bCs/>
          <w:highlight w:val="white"/>
        </w:rPr>
      </w:r>
      <w:r>
        <w:rPr>
          <w:b/>
          <w:bCs/>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13.1. Поставщик обязуется предоставлять Покупателю:</w:t>
      </w:r>
      <w:r>
        <w:rPr>
          <w:highlight w:val="white"/>
        </w:rPr>
      </w:r>
      <w:r>
        <w:rPr>
          <w:highlight w:val="white"/>
        </w:rPr>
      </w:r>
    </w:p>
    <w:p>
      <w:pPr>
        <w:ind w:right="40" w:firstLine="0"/>
        <w:keepNext w:val="0"/>
        <w:spacing w:line="240" w:lineRule="auto"/>
        <w:rPr>
          <w:highlight w:val="white"/>
        </w:rPr>
      </w:pPr>
      <w:r>
        <w:rPr>
          <w:highlight w:val="white"/>
        </w:rPr>
        <w:t xml:space="preserve">- информацию о полной цепочке собственников, включая конечных бенефициаров, а также о составе исполнительных органов Поставщика, с предоставлением копий подтверждающих данную информацию докуме</w:t>
      </w:r>
      <w:r>
        <w:rPr>
          <w:highlight w:val="white"/>
        </w:rPr>
        <w:t xml:space="preserve">нтов (учредительные документы, протоколы органов управления, выписки из ЕГРЮЛ, реестра акционеров, паспорта граждан и т.п.) по форме, указанной в Приложении № 3 к настоящему Договору, а также в формате Excel и PDF на адрес электронной почты OMTO_single@ke.</w:t>
      </w:r>
      <w:r>
        <w:rPr>
          <w:highlight w:val="white"/>
          <w:lang w:val="en-US"/>
        </w:rPr>
        <w:t xml:space="preserve">rosseti</w:t>
      </w:r>
      <w:r>
        <w:rPr>
          <w:highlight w:val="white"/>
        </w:rPr>
        <w:t xml:space="preserve">-</w:t>
      </w:r>
      <w:r>
        <w:rPr>
          <w:highlight w:val="white"/>
          <w:lang w:val="en-US"/>
        </w:rPr>
        <w:t xml:space="preserve">sib</w:t>
      </w:r>
      <w:r>
        <w:rPr>
          <w:highlight w:val="white"/>
        </w:rPr>
        <w:t xml:space="preserve">.ru;</w:t>
      </w:r>
      <w:r>
        <w:rPr>
          <w:highlight w:val="white"/>
        </w:rPr>
      </w:r>
      <w:r>
        <w:rPr>
          <w:highlight w:val="white"/>
        </w:rPr>
      </w:r>
    </w:p>
    <w:p>
      <w:pPr>
        <w:ind w:right="40" w:firstLine="0"/>
        <w:keepNext w:val="0"/>
        <w:spacing w:line="240" w:lineRule="auto"/>
        <w:rPr>
          <w:highlight w:val="white"/>
        </w:rPr>
      </w:pPr>
      <w:r>
        <w:rPr>
          <w:highlight w:val="white"/>
        </w:rPr>
        <w:t xml:space="preserve">- информацию о привлечении Поставщиком к исполнению своих обязательств по договорам третьих лиц до заключения договора с указанными лицами, включая предоставление сведений в отношении всей цепочки собственников третьих лиц, привлекаемых Поставщиком для</w:t>
      </w:r>
      <w:r>
        <w:rPr>
          <w:highlight w:val="white"/>
        </w:rPr>
        <w:t xml:space="preserve"> исполнения своих обязательств по договору, в том числе конечных бенефициаров (вместе с копиями подтверждающих документов), по форме, указанной в Приложении № 3 к настоящему Договору, а также в формате Excel и PDF на адрес электронной почты OMTO_single@ke.</w:t>
      </w:r>
      <w:r>
        <w:rPr>
          <w:highlight w:val="white"/>
          <w:lang w:val="en-US"/>
        </w:rPr>
        <w:t xml:space="preserve">rosseti</w:t>
      </w:r>
      <w:r>
        <w:rPr>
          <w:highlight w:val="white"/>
        </w:rPr>
        <w:t xml:space="preserve">-</w:t>
      </w:r>
      <w:r>
        <w:rPr>
          <w:highlight w:val="white"/>
          <w:lang w:val="en-US"/>
        </w:rPr>
        <w:t xml:space="preserve">sib</w:t>
      </w:r>
      <w:r>
        <w:rPr>
          <w:highlight w:val="white"/>
        </w:rPr>
        <w:t xml:space="preserve">.ru.</w:t>
      </w:r>
      <w:r>
        <w:rPr>
          <w:highlight w:val="white"/>
        </w:rPr>
      </w:r>
      <w:r>
        <w:rPr>
          <w:highlight w:val="white"/>
        </w:rPr>
      </w:r>
    </w:p>
    <w:p>
      <w:pPr>
        <w:ind w:right="40" w:firstLine="0"/>
        <w:keepNext w:val="0"/>
        <w:spacing w:line="240" w:lineRule="auto"/>
        <w:rPr>
          <w:highlight w:val="white"/>
        </w:rPr>
      </w:pPr>
      <w:r>
        <w:rPr>
          <w:highlight w:val="white"/>
        </w:rPr>
        <w:t xml:space="preserve">Поставщик обязуется предоставлять Покупателю информацию об изменении состава (по сравнению с существовавшим на дату заключения </w:t>
      </w:r>
      <w:r>
        <w:rPr>
          <w:highlight w:val="white"/>
        </w:rPr>
        <w:t xml:space="preserve">настоящего Договора) собственников Поставщика, третьих лиц, привлеченных Поставщиком к исполнению своих обязательств по договору (состава участников; в отношении участников, являющихся юридическими лицами, - состава их участников и т.д.), включая бенефициа</w:t>
      </w:r>
      <w:r>
        <w:rPr>
          <w:highlight w:val="white"/>
        </w:rPr>
        <w:t xml:space="preserve">ров (в том числе конечных), а также состава исполнительных органов Поставщика, третьих лиц, привлеченных Поставщиком к исполнению своих обязательств по договору. Информация (вместе с копиями подтверждающих документов) представляется Покупателю по форме, ук</w:t>
      </w:r>
      <w:r>
        <w:rPr>
          <w:highlight w:val="white"/>
        </w:rPr>
        <w:t xml:space="preserve">азанной в Приложении 3 к настоящему Договору, не позднее 3 календарных дней с даты наступления соответствующего события (юридического факта) способом, позволяющим подтвердить дату получения и в формате Excel и PDF на адрес электронной почты OMTO_single@ke.</w:t>
      </w:r>
      <w:r>
        <w:rPr>
          <w:highlight w:val="white"/>
          <w:lang w:val="en-US"/>
        </w:rPr>
        <w:t xml:space="preserve">rosseti</w:t>
      </w:r>
      <w:r>
        <w:rPr>
          <w:highlight w:val="white"/>
        </w:rPr>
        <w:t xml:space="preserve">-</w:t>
      </w:r>
      <w:r>
        <w:rPr>
          <w:highlight w:val="white"/>
          <w:lang w:val="en-US"/>
        </w:rPr>
        <w:t xml:space="preserve">sib</w:t>
      </w:r>
      <w:r>
        <w:rPr>
          <w:highlight w:val="white"/>
        </w:rPr>
        <w:t xml:space="preserve">.ru. </w:t>
      </w:r>
      <w:r>
        <w:rPr>
          <w:highlight w:val="white"/>
        </w:rPr>
      </w:r>
      <w:r>
        <w:rPr>
          <w:highlight w:val="white"/>
        </w:rPr>
      </w:r>
    </w:p>
    <w:p>
      <w:pPr>
        <w:ind w:right="40" w:firstLine="0"/>
        <w:keepNext w:val="0"/>
        <w:spacing w:line="240" w:lineRule="auto"/>
        <w:rPr>
          <w:highlight w:val="white"/>
        </w:rPr>
      </w:pPr>
      <w:r>
        <w:rPr>
          <w:highlight w:val="white"/>
        </w:rPr>
        <w:t xml:space="preserve">В случае если информация о полной цепочке собственников Поставщика, третьего лица, привлеченного Поставщиком к исполнению своих обязательств по договору, содержит персональные данные, Поставщик обеспечивает пол</w:t>
      </w:r>
      <w:r>
        <w:rPr>
          <w:highlight w:val="white"/>
        </w:rPr>
        <w:t xml:space="preserve">учение и направление одновременно с указанной информацией оформленных в соответствии с требованиями Федерального закона «О персональных данных» письменных согласий на обработку персональных данных, по форме, указанной в Приложении №4 к настоящему Договору.</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Bdr>
          <w:left w:val="single" w:color="000000" w:sz="4" w:space="4"/>
        </w:pBdr>
      </w:pPr>
      <w:r>
        <w:rPr>
          <w:highlight w:val="white"/>
        </w:rPr>
        <w:t xml:space="preserve">13.2. </w:t>
      </w:r>
      <w:r>
        <w:rPr>
          <w:highlight w:val="white"/>
        </w:rPr>
        <w:t xml:space="preserve">В случае невыполнения или ненадлежащего выполнения Поставщиком обязательств, предусмотренных п. 13.1. настоящего Договора, Покупатель вправе в одностороннем внесудебном порядке без возмещения Поставщику убытков отказаться от исполнения настоящего Договора </w:t>
      </w:r>
      <w:r>
        <w:rPr>
          <w:spacing w:val="-4"/>
          <w:highlight w:val="white"/>
          <w:lang w:eastAsia="en-US"/>
        </w:rPr>
        <w:t xml:space="preserve">письменно уведомив об этом Поставщика</w:t>
      </w:r>
      <w:r>
        <w:rPr>
          <w:highlight w:val="white"/>
        </w:rPr>
        <w:t xml:space="preserve">. </w:t>
      </w:r>
      <w:r>
        <w:rPr>
          <w:spacing w:val="-4"/>
          <w:highlight w:val="white"/>
          <w:lang w:eastAsia="en-US"/>
        </w:rPr>
        <w:t xml:space="preserve">Договор считается расторгнутым по истечении 5 (пяти) календарных дней с момента получения Поставщиком указанного письменного уведомления Покупателя.</w:t>
      </w:r>
      <w:r>
        <w:rPr>
          <w:highlight w:val="white"/>
        </w:rPr>
      </w:r>
      <w:r>
        <w:rPr>
          <w:highlight w:val="white"/>
        </w:rPr>
      </w:r>
    </w:p>
    <w:p>
      <w:pPr>
        <w:pStyle w:val="1368"/>
        <w:ind w:left="142" w:firstLine="0"/>
        <w:spacing w:before="0" w:after="0" w:line="240" w:lineRule="auto"/>
        <w:tabs>
          <w:tab w:val="left" w:pos="900" w:leader="none"/>
          <w:tab w:val="left" w:pos="1080" w:leader="none"/>
          <w:tab w:val="left" w:pos="1440" w:leader="none"/>
        </w:tabs>
        <w:rPr>
          <w:highlight w:val="white"/>
        </w:rPr>
      </w:pPr>
      <w:r>
        <w:rPr>
          <w:highlight w:val="white"/>
        </w:rPr>
        <w:t xml:space="preserve">13.3. Поставщик гарантирует, что:</w:t>
      </w:r>
      <w:r>
        <w:rPr>
          <w:highlight w:val="white"/>
        </w:rPr>
      </w:r>
      <w:r>
        <w:rPr>
          <w:highlight w:val="white"/>
        </w:rPr>
      </w:r>
    </w:p>
    <w:p>
      <w:pPr>
        <w:ind w:right="40" w:firstLine="0"/>
        <w:keepNext w:val="0"/>
        <w:spacing w:line="240" w:lineRule="auto"/>
        <w:rPr>
          <w:highlight w:val="white"/>
        </w:rPr>
      </w:pPr>
      <w:r>
        <w:rPr>
          <w:highlight w:val="white"/>
        </w:rPr>
        <w:t xml:space="preserve">- зарегистрирован в ЕГРЮЛ надлежащим образом;</w:t>
      </w:r>
      <w:r>
        <w:rPr>
          <w:highlight w:val="white"/>
        </w:rPr>
      </w:r>
      <w:r>
        <w:rPr>
          <w:highlight w:val="white"/>
        </w:rPr>
      </w:r>
    </w:p>
    <w:p>
      <w:pPr>
        <w:ind w:right="40" w:firstLine="0"/>
        <w:keepNext w:val="0"/>
        <w:spacing w:line="240" w:lineRule="auto"/>
        <w:rPr>
          <w:highlight w:val="white"/>
        </w:rPr>
      </w:pPr>
      <w:r>
        <w:rPr>
          <w:highlight w:val="white"/>
        </w:rPr>
        <w:t xml:space="preserve">- его исполнительный орган находится и осуществляет функции управления по месту регистрации юридического лица и в нем нет дисквалифицированных лиц;</w:t>
      </w:r>
      <w:r>
        <w:rPr>
          <w:highlight w:val="white"/>
        </w:rPr>
      </w:r>
      <w:r>
        <w:rPr>
          <w:highlight w:val="white"/>
        </w:rPr>
      </w:r>
    </w:p>
    <w:p>
      <w:pPr>
        <w:ind w:firstLine="0"/>
        <w:keepNext w:val="0"/>
        <w:spacing w:line="240" w:lineRule="auto"/>
        <w:widowControl w:val="off"/>
        <w:rPr>
          <w:highlight w:val="white"/>
        </w:rPr>
      </w:pPr>
      <w:r>
        <w:rPr>
          <w:highlight w:val="white"/>
        </w:rPr>
        <w:t xml:space="preserve">- обязательства по сделкам (операциям) по настоящему Договору будут исполняться лицом, являющимся стороной настоящего договора и (или) лицом, которому обязательство по исполнению сделки (операции) передано по договору или закону;</w:t>
      </w:r>
      <w:r>
        <w:rPr>
          <w:highlight w:val="white"/>
        </w:rPr>
      </w:r>
      <w:r>
        <w:rPr>
          <w:highlight w:val="white"/>
        </w:rPr>
      </w:r>
    </w:p>
    <w:p>
      <w:pPr>
        <w:ind w:right="40" w:firstLine="0"/>
        <w:keepNext w:val="0"/>
        <w:spacing w:line="240" w:lineRule="auto"/>
        <w:rPr>
          <w:highlight w:val="white"/>
        </w:rPr>
      </w:pPr>
      <w:r>
        <w:rPr>
          <w:highlight w:val="white"/>
        </w:rPr>
        <w:t xml:space="preserve">- располагает полномочиями, денежными, материальными и трудовыми ресурсами, необходимыми для исполнения обязательств по договору. (Услуги по перевозке ТМЦ, если транспорт не является собственностью контрагента, либо не нах</w:t>
      </w:r>
      <w:r>
        <w:rPr>
          <w:highlight w:val="white"/>
        </w:rPr>
        <w:t xml:space="preserve">одится у него в аренде.) В случае привлечения к исполнению настоящего договора третьих лиц Поставщик предоставляет Покупателю документы, подтверждающие наличие договорных отношений с указанными лицами и фактическое исполнение обязательств по данной сделке;</w:t>
      </w:r>
      <w:r>
        <w:rPr>
          <w:highlight w:val="white"/>
        </w:rPr>
      </w:r>
      <w:r>
        <w:rPr>
          <w:highlight w:val="white"/>
        </w:rPr>
      </w:r>
    </w:p>
    <w:p>
      <w:pPr>
        <w:ind w:right="40" w:firstLine="0"/>
        <w:keepNext w:val="0"/>
        <w:spacing w:line="240" w:lineRule="auto"/>
        <w:rPr>
          <w:highlight w:val="white"/>
        </w:rPr>
      </w:pPr>
      <w:r>
        <w:rPr>
          <w:highlight w:val="white"/>
        </w:rPr>
        <w:t xml:space="preserve">- располагает лицензиями, необходимыми для осуществления деятельности и исполнения обязательств по Договору, если осуществляемая по Договору деятельность является лицензируемой;</w:t>
      </w:r>
      <w:r>
        <w:rPr>
          <w:highlight w:val="white"/>
        </w:rPr>
      </w:r>
      <w:r>
        <w:rPr>
          <w:highlight w:val="white"/>
        </w:rPr>
      </w:r>
    </w:p>
    <w:p>
      <w:pPr>
        <w:ind w:right="40" w:firstLine="0"/>
        <w:keepNext w:val="0"/>
        <w:spacing w:line="240" w:lineRule="auto"/>
        <w:rPr>
          <w:highlight w:val="white"/>
        </w:rPr>
      </w:pPr>
      <w:r>
        <w:rPr>
          <w:highlight w:val="white"/>
        </w:rPr>
        <w:t xml:space="preserve">- является членом саморегулируемой организации, если осуществляемая по Договору деятельность требует членства в саморегулируемой организации;</w:t>
      </w:r>
      <w:r>
        <w:rPr>
          <w:highlight w:val="white"/>
        </w:rPr>
      </w:r>
      <w:r>
        <w:rPr>
          <w:highlight w:val="white"/>
        </w:rPr>
      </w:r>
    </w:p>
    <w:p>
      <w:pPr>
        <w:ind w:right="40" w:firstLine="0"/>
        <w:keepNext w:val="0"/>
        <w:spacing w:line="240" w:lineRule="auto"/>
        <w:rPr>
          <w:highlight w:val="white"/>
        </w:rPr>
      </w:pPr>
      <w:r>
        <w:rPr>
          <w:highlight w:val="white"/>
        </w:rPr>
        <w:t xml:space="preserve">- ведет бухгалтерский учет и составляет бухгалтерскую отчетность в соответствии с законодательством Российской Федерации и нормативными правовыми актами по бухгалтерскому учету, представляет годовую бухгалтерскую отчетность в налоговый орган; </w:t>
      </w:r>
      <w:r>
        <w:rPr>
          <w:highlight w:val="white"/>
        </w:rPr>
      </w:r>
      <w:r>
        <w:rPr>
          <w:highlight w:val="white"/>
        </w:rPr>
      </w:r>
    </w:p>
    <w:p>
      <w:pPr>
        <w:ind w:right="40" w:firstLine="0"/>
        <w:keepNext w:val="0"/>
        <w:spacing w:line="240" w:lineRule="auto"/>
        <w:rPr>
          <w:highlight w:val="white"/>
        </w:rPr>
      </w:pPr>
      <w:r>
        <w:rPr>
          <w:highlight w:val="white"/>
        </w:rPr>
        <w:t xml:space="preserve">- ведет налоговый учет и составляет на</w:t>
      </w:r>
      <w:r>
        <w:rPr>
          <w:highlight w:val="white"/>
        </w:rPr>
        <w:t xml:space="preserve">логовую отчетность в соответствии с законодательством Российской Федерации, субъектов Российской Федерации и нормативными правовыми актами органов местного самоуправления, своевременно и в полном объеме представляет налоговую отчетность в налоговые органы;</w:t>
      </w:r>
      <w:r>
        <w:rPr>
          <w:highlight w:val="white"/>
        </w:rPr>
      </w:r>
      <w:r>
        <w:rPr>
          <w:highlight w:val="white"/>
        </w:rPr>
      </w:r>
    </w:p>
    <w:p>
      <w:pPr>
        <w:ind w:right="40" w:firstLine="0"/>
        <w:keepNext w:val="0"/>
        <w:spacing w:line="240" w:lineRule="auto"/>
        <w:rPr>
          <w:highlight w:val="white"/>
        </w:rPr>
      </w:pPr>
      <w:r>
        <w:rPr>
          <w:highlight w:val="white"/>
        </w:rPr>
        <w:t xml:space="preserve">- не допускает искажения сведений о фактах хозяйственной жизни (совокупности таких фактов) и объектах налогообложения в первичных документах, бухгалтерском и налоговом учете, в</w:t>
      </w:r>
      <w:r>
        <w:rPr>
          <w:highlight w:val="white"/>
        </w:rPr>
        <w:t xml:space="preserve"> бухгалтерской и налоговой отчетности, а также не отражает в бухгалтерском и налоговом учете, в бухгалтерской и налоговой отчетности факты хозяйственной жизни выборочно, игнорируя те из них, которые непосредственно не связаны с получением налоговой выгоды;</w:t>
      </w:r>
      <w:r>
        <w:rPr>
          <w:highlight w:val="white"/>
        </w:rPr>
      </w:r>
      <w:r>
        <w:rPr>
          <w:highlight w:val="white"/>
        </w:rPr>
      </w:r>
    </w:p>
    <w:p>
      <w:pPr>
        <w:ind w:right="40" w:firstLine="0"/>
        <w:keepNext w:val="0"/>
        <w:spacing w:line="240" w:lineRule="auto"/>
        <w:rPr>
          <w:highlight w:val="white"/>
        </w:rPr>
      </w:pPr>
      <w:r>
        <w:rPr>
          <w:highlight w:val="white"/>
        </w:rPr>
        <w:t xml:space="preserve">- </w:t>
      </w:r>
      <w:r>
        <w:rPr>
          <w:highlight w:val="white"/>
        </w:rPr>
        <w:t xml:space="preserve">не допускает, и не является организатором, сбыта заведомо подложных счетов-фактур и(или) представления в налоговые органы подложных налоговых деклараций (расчетов);</w:t>
      </w:r>
      <w:r>
        <w:rPr>
          <w:highlight w:val="white"/>
        </w:rPr>
      </w:r>
      <w:r>
        <w:rPr>
          <w:highlight w:val="white"/>
        </w:rPr>
      </w:r>
    </w:p>
    <w:p>
      <w:pPr>
        <w:ind w:right="40" w:firstLine="0"/>
        <w:keepNext w:val="0"/>
        <w:spacing w:line="240" w:lineRule="auto"/>
        <w:rPr>
          <w:highlight w:val="white"/>
        </w:rPr>
      </w:pPr>
      <w:r>
        <w:rPr>
          <w:highlight w:val="white"/>
        </w:rPr>
        <w:t xml:space="preserve">- своевременно и в полном объеме уплачивает налоги, сборы и страховые взносы;</w:t>
      </w:r>
      <w:r>
        <w:rPr>
          <w:highlight w:val="white"/>
        </w:rPr>
      </w:r>
      <w:r>
        <w:rPr>
          <w:highlight w:val="white"/>
        </w:rPr>
      </w:r>
    </w:p>
    <w:p>
      <w:pPr>
        <w:ind w:right="40" w:firstLine="0"/>
        <w:keepNext w:val="0"/>
        <w:spacing w:line="240" w:lineRule="auto"/>
        <w:rPr>
          <w:highlight w:val="white"/>
        </w:rPr>
      </w:pPr>
      <w:r>
        <w:rPr>
          <w:highlight w:val="white"/>
        </w:rPr>
        <w:t xml:space="preserve">- отражает в налоговой отчетности по НДС все суммы НДС, предъявленные Покупателю;</w:t>
      </w:r>
      <w:r>
        <w:rPr>
          <w:highlight w:val="white"/>
        </w:rPr>
      </w:r>
      <w:r>
        <w:rPr>
          <w:highlight w:val="white"/>
        </w:rPr>
      </w:r>
    </w:p>
    <w:p>
      <w:pPr>
        <w:ind w:right="40" w:firstLine="0"/>
        <w:keepNext w:val="0"/>
        <w:spacing w:line="240" w:lineRule="auto"/>
        <w:rPr>
          <w:highlight w:val="white"/>
        </w:rPr>
      </w:pPr>
      <w:r>
        <w:rPr>
          <w:highlight w:val="white"/>
        </w:rPr>
        <w:t xml:space="preserve">- лица, подписывающие от его имени первичные документы и счета-фактуры, имеют на это все необходимые полномочия и доверенности.</w:t>
      </w:r>
      <w:r>
        <w:rPr>
          <w:highlight w:val="white"/>
        </w:rPr>
      </w:r>
      <w:r>
        <w:rPr>
          <w:highlight w:val="white"/>
        </w:rPr>
      </w:r>
    </w:p>
    <w:p>
      <w:pPr>
        <w:pStyle w:val="1346"/>
        <w:contextualSpacing w:val="0"/>
        <w:ind w:left="0" w:right="0" w:firstLine="0"/>
        <w:jc w:val="both"/>
        <w:spacing w:line="240" w:lineRule="auto"/>
        <w:widowControl w:val="off"/>
        <w:tabs>
          <w:tab w:val="num" w:pos="1241" w:leader="none"/>
        </w:tabs>
        <w:rPr>
          <w:highlight w:val="white"/>
        </w:rPr>
        <w:pBdr>
          <w:top w:val="none" w:color="000000" w:sz="4" w:space="0"/>
          <w:left w:val="none" w:color="000000" w:sz="8" w:space="0"/>
          <w:bottom w:val="none" w:color="000000" w:sz="4" w:space="0"/>
          <w:right w:val="none" w:color="000000" w:sz="4" w:space="0"/>
          <w:between w:val="none" w:color="000000" w:sz="4" w:space="0"/>
        </w:pBdr>
        <w:suppressLineNumbers w:val="0"/>
      </w:pPr>
      <w:r>
        <w:rPr>
          <w:highlight w:val="white"/>
        </w:rPr>
        <w:t xml:space="preserve">13.3.1. </w:t>
      </w:r>
      <w:r>
        <w:rPr>
          <w:highlight w:val="white"/>
        </w:rPr>
        <w:t xml:space="preserve">В качестве подтверждения заверений и гарантий, указанных в п. 13</w:t>
      </w:r>
      <w:r>
        <w:rPr>
          <w:highlight w:val="white"/>
        </w:rPr>
        <w:t xml:space="preserve">.3</w:t>
      </w:r>
      <w:r>
        <w:rPr>
          <w:highlight w:val="white"/>
        </w:rPr>
        <w:t xml:space="preserve">. Договора, Поставщик обязан на момент поставки</w:t>
      </w:r>
      <w:r>
        <w:rPr>
          <w:highlight w:val="white"/>
        </w:rPr>
        <w:t xml:space="preserve"> </w:t>
      </w:r>
      <w:r>
        <w:rPr>
          <w:highlight w:val="white"/>
        </w:rPr>
        <w:t xml:space="preserve">предоставить Покупателю </w:t>
      </w:r>
      <w:r>
        <w:rPr>
          <w:highlight w:val="white"/>
        </w:rPr>
        <w:t xml:space="preserve">Выписку из сервиса оценки юридических лиц (предусмотрена Методикой проведения оценки юридического лица на базе </w:t>
      </w:r>
      <w:r>
        <w:rPr>
          <w:highlight w:val="white"/>
        </w:rPr>
        <w:t xml:space="preserve">интерактивного сервиса "Личный кабинет налогоплательщика юридического лица" АИС "Налог-3").</w:t>
      </w:r>
      <w:r>
        <w:rPr>
          <w:highlight w:val="white"/>
        </w:rPr>
      </w:r>
      <w:r>
        <w:rPr>
          <w:highlight w:val="white"/>
        </w:rPr>
      </w:r>
    </w:p>
    <w:p>
      <w:pPr>
        <w:pStyle w:val="1346"/>
        <w:contextualSpacing w:val="0"/>
        <w:ind w:left="0" w:right="0" w:firstLine="0"/>
        <w:jc w:val="both"/>
        <w:spacing w:line="240" w:lineRule="auto"/>
        <w:widowControl w:val="off"/>
        <w:tabs>
          <w:tab w:val="num" w:pos="1241" w:leader="none"/>
        </w:tabs>
        <w:rPr>
          <w:highlight w:val="white"/>
        </w:rPr>
        <w:pBdr>
          <w:top w:val="none" w:color="000000" w:sz="4" w:space="0"/>
          <w:left w:val="none" w:color="000000" w:sz="8" w:space="0"/>
          <w:bottom w:val="none" w:color="000000" w:sz="4" w:space="0"/>
          <w:right w:val="none" w:color="000000" w:sz="4" w:space="0"/>
          <w:between w:val="none" w:color="000000" w:sz="4" w:space="0"/>
        </w:pBdr>
        <w:suppressLineNumbers w:val="0"/>
      </w:pPr>
      <w:r>
        <w:rPr>
          <w:highlight w:val="white"/>
        </w:rPr>
        <w:t xml:space="preserve">При привлечении к исполнению договора субпоставщиков/субподрядчиков, указанный выше документ, дополнительно представляется в отношении каждого привлеченного субпоставщика/субподрядчика, участвовавшего в исполнении Договора.</w:t>
      </w:r>
      <w:r>
        <w:rPr>
          <w:highlight w:val="white"/>
        </w:rPr>
      </w:r>
      <w:r>
        <w:rPr>
          <w:highlight w:val="white"/>
        </w:rPr>
      </w:r>
    </w:p>
    <w:p>
      <w:pPr>
        <w:ind w:right="40" w:firstLine="0"/>
        <w:keepNext w:val="0"/>
        <w:spacing w:line="240" w:lineRule="auto"/>
        <w:rPr>
          <w:highlight w:val="white"/>
        </w:rPr>
      </w:pPr>
      <w:r>
        <w:rPr>
          <w:highlight w:val="white"/>
        </w:rPr>
        <w:t xml:space="preserve">При выявлении объективных признак</w:t>
      </w:r>
      <w:r>
        <w:rPr>
          <w:highlight w:val="white"/>
        </w:rPr>
        <w:t xml:space="preserve">ов отсутствия или недостаточности у Поставщика  (субпоставщиков/субподрядчиков при их привлечении) материально-технических и трудовых ресурсов необходимых для исполнения обязательств по договору, наличия иных факторов влекущих риски предъявления претензий </w:t>
      </w:r>
      <w:r>
        <w:rPr>
          <w:highlight w:val="white"/>
        </w:rPr>
        <w:t xml:space="preserve">Покупателю в соответствии со ст. 54.1 НК РФ,</w:t>
      </w:r>
      <w:r>
        <w:rPr>
          <w:highlight w:val="white"/>
          <w:lang w:val="en-US"/>
        </w:rPr>
        <w:t xml:space="preserve"> </w:t>
      </w:r>
      <w:r>
        <w:rPr>
          <w:highlight w:val="white"/>
        </w:rPr>
        <w:t xml:space="preserve">либо ст.173.3 НК РФ,</w:t>
      </w:r>
      <w:r>
        <w:rPr>
          <w:highlight w:val="white"/>
        </w:rPr>
        <w:t xml:space="preserve"> Покупатель имеет право </w:t>
      </w:r>
      <w:r>
        <w:rPr>
          <w:highlight w:val="white"/>
        </w:rPr>
        <w:t xml:space="preserve">не осуществлять приемку продукции</w:t>
      </w:r>
      <w:r>
        <w:rPr>
          <w:highlight w:val="white"/>
        </w:rPr>
        <w:t xml:space="preserve"> </w:t>
      </w:r>
      <w:r>
        <w:rPr>
          <w:highlight w:val="white"/>
        </w:rPr>
        <w:t xml:space="preserve">до момента урегулирования выявленных недостатков</w:t>
      </w:r>
      <w:r>
        <w:rPr>
          <w:highlight w:val="white"/>
        </w:rPr>
        <w:t xml:space="preserve">.</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13.4. Если Поставщик нарушит гарантии (любую одну, несколько или все вместе), указанные в п. 13.3. настоящего Договора, и это повлечет:</w:t>
      </w:r>
      <w:r>
        <w:rPr>
          <w:highlight w:val="white"/>
        </w:rPr>
      </w:r>
      <w:r>
        <w:rPr>
          <w:highlight w:val="white"/>
        </w:rPr>
      </w:r>
    </w:p>
    <w:p>
      <w:pPr>
        <w:ind w:firstLine="0"/>
        <w:keepNext w:val="0"/>
        <w:spacing w:line="240" w:lineRule="auto"/>
        <w:widowControl w:val="off"/>
        <w:tabs>
          <w:tab w:val="num" w:pos="426" w:leader="none"/>
          <w:tab w:val="left" w:pos="1276" w:leader="none"/>
        </w:tabs>
        <w:rPr>
          <w:highlight w:val="white"/>
        </w:rPr>
      </w:pPr>
      <w:r>
        <w:rPr>
          <w:highlight w:val="white"/>
        </w:rPr>
        <w:t xml:space="preserve">- предъявление налоговыми органами требований к </w:t>
      </w:r>
      <w:r>
        <w:rPr>
          <w:spacing w:val="-2"/>
          <w:highlight w:val="white"/>
        </w:rPr>
        <w:t xml:space="preserve">Покупателю</w:t>
      </w:r>
      <w:r>
        <w:rPr>
          <w:highlight w:val="white"/>
        </w:rPr>
        <w:t xml:space="preserve"> об уплате налогов, сборов, страховых взносов, штрафов, пеней, отказ в возможности признать расходы для целей налогообложения прибыли или включить НДС в состав налоговых вычетов и(или)</w:t>
      </w:r>
      <w:r>
        <w:rPr>
          <w:highlight w:val="white"/>
        </w:rPr>
      </w:r>
      <w:r>
        <w:rPr>
          <w:highlight w:val="white"/>
        </w:rPr>
      </w:r>
    </w:p>
    <w:p>
      <w:pPr>
        <w:ind w:firstLine="0"/>
        <w:keepNext w:val="0"/>
        <w:spacing w:line="240" w:lineRule="auto"/>
        <w:widowControl w:val="off"/>
        <w:tabs>
          <w:tab w:val="num" w:pos="426" w:leader="none"/>
        </w:tabs>
        <w:rPr>
          <w:highlight w:val="white"/>
        </w:rPr>
      </w:pPr>
      <w:r>
        <w:rPr>
          <w:highlight w:val="white"/>
        </w:rPr>
        <w:t xml:space="preserve">- предъявление третьими лицами, купившими у </w:t>
      </w:r>
      <w:r>
        <w:rPr>
          <w:spacing w:val="-2"/>
          <w:highlight w:val="white"/>
        </w:rPr>
        <w:t xml:space="preserve">Покупателя</w:t>
      </w:r>
      <w:r>
        <w:rPr>
          <w:highlight w:val="white"/>
        </w:rPr>
        <w:t xml:space="preserve"> Продукцию (работы, услуги), имущественные права, являющиеся предметом настоящего Договора, требований к </w:t>
      </w:r>
      <w:r>
        <w:rPr>
          <w:spacing w:val="-2"/>
          <w:highlight w:val="white"/>
        </w:rPr>
        <w:t xml:space="preserve">Покупателю</w:t>
      </w:r>
      <w:r>
        <w:rPr>
          <w:highlight w:val="white"/>
        </w:rPr>
        <w:t xml:space="preserve"> о воз</w:t>
      </w:r>
      <w:r>
        <w:rPr>
          <w:highlight w:val="white"/>
        </w:rPr>
        <w:t xml:space="preserve">мещении убытков в виде начисленных по решению налогового органа налогов, сборов, страховых взносов, пеней, штрафов, а также возникших из-за отказа в возможности признать расходы для целей налогообложения прибыли или включить НДС в состав налоговых вычетов,</w:t>
      </w:r>
      <w:r>
        <w:rPr>
          <w:highlight w:val="white"/>
        </w:rPr>
      </w:r>
      <w:r>
        <w:rPr>
          <w:highlight w:val="white"/>
        </w:rPr>
      </w:r>
    </w:p>
    <w:p>
      <w:pPr>
        <w:ind w:firstLine="0"/>
        <w:keepNext w:val="0"/>
        <w:spacing w:line="240" w:lineRule="auto"/>
        <w:widowControl w:val="off"/>
        <w:tabs>
          <w:tab w:val="num" w:pos="426" w:leader="none"/>
        </w:tabs>
        <w:rPr>
          <w:highlight w:val="white"/>
        </w:rPr>
      </w:pPr>
      <w:r>
        <w:rPr>
          <w:highlight w:val="white"/>
        </w:rPr>
        <w:t xml:space="preserve">то </w:t>
      </w:r>
      <w:r>
        <w:rPr>
          <w:spacing w:val="-2"/>
          <w:highlight w:val="white"/>
        </w:rPr>
        <w:t xml:space="preserve">Поставщик</w:t>
      </w:r>
      <w:r>
        <w:rPr>
          <w:highlight w:val="white"/>
        </w:rPr>
        <w:t xml:space="preserve"> обязуется возместить </w:t>
      </w:r>
      <w:r>
        <w:rPr>
          <w:spacing w:val="-2"/>
          <w:highlight w:val="white"/>
        </w:rPr>
        <w:t xml:space="preserve">Покупателю</w:t>
      </w:r>
      <w:r>
        <w:rPr>
          <w:highlight w:val="white"/>
        </w:rPr>
        <w:t xml:space="preserve"> убытки, который последний понес вследствие таких нарушений. </w:t>
      </w:r>
      <w:r>
        <w:rPr>
          <w:highlight w:val="white"/>
        </w:rPr>
      </w:r>
      <w:r>
        <w:rPr>
          <w:highlight w:val="white"/>
        </w:rPr>
      </w:r>
    </w:p>
    <w:p>
      <w:pPr>
        <w:pStyle w:val="1368"/>
        <w:ind w:firstLine="0"/>
        <w:spacing w:before="0" w:after="0" w:line="240" w:lineRule="auto"/>
        <w:rPr>
          <w:highlight w:val="white"/>
        </w:rPr>
      </w:pPr>
      <w:r>
        <w:rPr>
          <w:spacing w:val="-2"/>
          <w:highlight w:val="white"/>
        </w:rPr>
        <w:t xml:space="preserve">13.5. Поставщик</w:t>
      </w:r>
      <w:r>
        <w:rPr>
          <w:highlight w:val="white"/>
        </w:rPr>
        <w:t xml:space="preserve"> в соответствии со ст. 406.1 Гражданского кодекса Российской Федерации возмещает </w:t>
      </w:r>
      <w:r>
        <w:rPr>
          <w:spacing w:val="-2"/>
          <w:highlight w:val="white"/>
        </w:rPr>
        <w:t xml:space="preserve">Покупателю </w:t>
      </w:r>
      <w:r>
        <w:rPr>
          <w:highlight w:val="white"/>
        </w:rPr>
        <w:t xml:space="preserve">все убытки последнего, возникшие в случаях, указанн</w:t>
      </w:r>
      <w:r>
        <w:rPr>
          <w:highlight w:val="white"/>
        </w:rPr>
        <w:t xml:space="preserve">ых в п. 13.4. настоящего Договора. При этом факт оспаривания или неоспаривания налоговых доначислений в налоговом органе, в том числе вышестоящем, или в суде, а также факт оспаривания или неоспаривания в суде претензий третьих лиц не влияет на обязанность </w:t>
      </w:r>
      <w:r>
        <w:rPr>
          <w:spacing w:val="-2"/>
          <w:highlight w:val="white"/>
        </w:rPr>
        <w:t xml:space="preserve">Поставщика</w:t>
      </w:r>
      <w:r>
        <w:rPr>
          <w:highlight w:val="white"/>
        </w:rPr>
        <w:t xml:space="preserve"> возместить имущественные потери.</w:t>
      </w:r>
      <w:r>
        <w:rPr>
          <w:highlight w:val="white"/>
        </w:rPr>
      </w:r>
      <w:r>
        <w:rPr>
          <w:highlight w:val="white"/>
        </w:rPr>
      </w:r>
    </w:p>
    <w:p>
      <w:pPr>
        <w:ind w:firstLine="0"/>
        <w:keepNext w:val="0"/>
        <w:spacing w:line="240" w:lineRule="auto"/>
        <w:tabs>
          <w:tab w:val="left" w:pos="1134" w:leader="none"/>
        </w:tabs>
        <w:rPr>
          <w:b/>
          <w:bCs/>
          <w:highlight w:val="white"/>
        </w:rPr>
      </w:pPr>
      <w:r>
        <w:rPr>
          <w:b/>
          <w:bCs/>
          <w:highlight w:val="white"/>
        </w:rPr>
      </w:r>
      <w:r>
        <w:rPr>
          <w:b/>
          <w:bCs/>
          <w:highlight w:val="white"/>
        </w:rPr>
      </w:r>
      <w:r>
        <w:rPr>
          <w:b/>
          <w:bCs/>
          <w:highlight w:val="white"/>
        </w:rPr>
      </w:r>
    </w:p>
    <w:p>
      <w:pPr>
        <w:pStyle w:val="1368"/>
        <w:ind w:firstLine="0"/>
        <w:jc w:val="center"/>
        <w:spacing w:before="0" w:after="0" w:line="240" w:lineRule="auto"/>
        <w:tabs>
          <w:tab w:val="left" w:pos="900" w:leader="none"/>
          <w:tab w:val="left" w:pos="1080" w:leader="none"/>
          <w:tab w:val="left" w:pos="1440" w:leader="none"/>
        </w:tabs>
        <w:rPr>
          <w:b/>
          <w:highlight w:val="white"/>
        </w:rPr>
      </w:pPr>
      <w:r>
        <w:rPr>
          <w:b/>
          <w:highlight w:val="white"/>
        </w:rPr>
        <w:t xml:space="preserve">14. Заключительные положения</w:t>
      </w:r>
      <w:r>
        <w:rPr>
          <w:b/>
          <w:highlight w:val="white"/>
        </w:rPr>
      </w:r>
      <w:r>
        <w:rPr>
          <w:b/>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14.1. Ответственный представитель за согласование всех вопросов по настоящему Договору:</w:t>
      </w:r>
      <w:r>
        <w:rPr>
          <w:highlight w:val="white"/>
        </w:rPr>
      </w:r>
      <w:r>
        <w:rPr>
          <w:highlight w:val="white"/>
        </w:rPr>
      </w:r>
    </w:p>
    <w:p>
      <w:pPr>
        <w:ind w:right="40" w:firstLine="0"/>
        <w:keepNext w:val="0"/>
        <w:spacing w:line="240" w:lineRule="auto"/>
        <w:rPr>
          <w:highlight w:val="white"/>
        </w:rPr>
      </w:pPr>
      <w:r>
        <w:rPr>
          <w:highlight w:val="white"/>
        </w:rPr>
        <w:t xml:space="preserve">от Поставщика - ___________________________________ тел. _________________, </w:t>
      </w:r>
      <w:r>
        <w:rPr>
          <w:highlight w:val="white"/>
        </w:rPr>
      </w:r>
      <w:r>
        <w:rPr>
          <w:highlight w:val="white"/>
        </w:rPr>
      </w:r>
    </w:p>
    <w:p>
      <w:pPr>
        <w:ind w:right="40" w:firstLine="0"/>
        <w:keepNext w:val="0"/>
        <w:spacing w:line="240" w:lineRule="auto"/>
        <w:rPr>
          <w:highlight w:val="white"/>
        </w:rPr>
      </w:pPr>
      <w:r>
        <w:rPr>
          <w:highlight w:val="white"/>
          <w:lang w:val="en-US"/>
        </w:rPr>
        <w:t xml:space="preserve">e</w:t>
      </w:r>
      <w:r>
        <w:rPr>
          <w:highlight w:val="white"/>
        </w:rPr>
        <w:t xml:space="preserve">-</w:t>
      </w:r>
      <w:r>
        <w:rPr>
          <w:highlight w:val="white"/>
          <w:lang w:val="en-US"/>
        </w:rPr>
        <w:t xml:space="preserve">mail</w:t>
      </w:r>
      <w:r>
        <w:rPr>
          <w:highlight w:val="white"/>
        </w:rPr>
        <w:t xml:space="preserve"> _____________;</w:t>
      </w:r>
      <w:r>
        <w:rPr>
          <w:highlight w:val="white"/>
        </w:rPr>
      </w:r>
      <w:r>
        <w:rPr>
          <w:highlight w:val="white"/>
        </w:rPr>
      </w:r>
    </w:p>
    <w:p>
      <w:pPr>
        <w:ind w:right="40" w:firstLine="0"/>
        <w:keepNext w:val="0"/>
        <w:spacing w:line="240" w:lineRule="auto"/>
        <w:rPr>
          <w:highlight w:val="white"/>
        </w:rPr>
      </w:pPr>
      <w:r>
        <w:rPr>
          <w:highlight w:val="white"/>
        </w:rPr>
        <w:t xml:space="preserve">от Покупателя - ____________________________________ тел. _________________, </w:t>
      </w:r>
      <w:r>
        <w:rPr>
          <w:highlight w:val="white"/>
        </w:rPr>
      </w:r>
      <w:r>
        <w:rPr>
          <w:highlight w:val="white"/>
        </w:rPr>
      </w:r>
    </w:p>
    <w:p>
      <w:pPr>
        <w:ind w:right="40" w:firstLine="0"/>
        <w:keepNext w:val="0"/>
        <w:spacing w:line="240" w:lineRule="auto"/>
        <w:rPr>
          <w:highlight w:val="white"/>
        </w:rPr>
      </w:pPr>
      <w:r>
        <w:rPr>
          <w:highlight w:val="white"/>
          <w:lang w:val="en-US"/>
        </w:rPr>
        <w:t xml:space="preserve">e</w:t>
      </w:r>
      <w:r>
        <w:rPr>
          <w:highlight w:val="white"/>
        </w:rPr>
        <w:t xml:space="preserve">-</w:t>
      </w:r>
      <w:r>
        <w:rPr>
          <w:highlight w:val="white"/>
          <w:lang w:val="en-US"/>
        </w:rPr>
        <w:t xml:space="preserve">mail</w:t>
      </w:r>
      <w:r>
        <w:rPr>
          <w:highlight w:val="white"/>
        </w:rPr>
        <w:t xml:space="preserve"> </w:t>
      </w:r>
      <w:r>
        <w:rPr>
          <w:highlight w:val="white"/>
          <w:lang w:val="en-US"/>
        </w:rPr>
        <w:t xml:space="preserve">OMTO</w:t>
      </w:r>
      <w:r>
        <w:rPr>
          <w:highlight w:val="white"/>
        </w:rPr>
        <w:t xml:space="preserve">_</w:t>
      </w:r>
      <w:r>
        <w:rPr>
          <w:highlight w:val="white"/>
          <w:lang w:val="en-US"/>
        </w:rPr>
        <w:t xml:space="preserve">single</w:t>
      </w:r>
      <w:r>
        <w:rPr>
          <w:highlight w:val="white"/>
        </w:rPr>
        <w:t xml:space="preserve">@</w:t>
      </w:r>
      <w:r>
        <w:rPr>
          <w:highlight w:val="white"/>
          <w:lang w:val="en-US"/>
        </w:rPr>
        <w:t xml:space="preserve">ke</w:t>
      </w:r>
      <w:r>
        <w:rPr>
          <w:highlight w:val="white"/>
        </w:rPr>
        <w:t xml:space="preserve">.</w:t>
      </w:r>
      <w:r>
        <w:rPr>
          <w:highlight w:val="white"/>
          <w:lang w:val="en-US"/>
        </w:rPr>
        <w:t xml:space="preserve">rosseti</w:t>
      </w:r>
      <w:r>
        <w:rPr>
          <w:highlight w:val="white"/>
        </w:rPr>
        <w:t xml:space="preserve">-</w:t>
      </w:r>
      <w:r>
        <w:rPr>
          <w:highlight w:val="white"/>
          <w:lang w:val="en-US"/>
        </w:rPr>
        <w:t xml:space="preserve">sib</w:t>
      </w:r>
      <w:r>
        <w:rPr>
          <w:highlight w:val="white"/>
        </w:rPr>
        <w:t xml:space="preserve">.</w:t>
      </w:r>
      <w:r>
        <w:rPr>
          <w:highlight w:val="white"/>
          <w:lang w:val="en-US"/>
        </w:rPr>
        <w:t xml:space="preserve">ru</w:t>
      </w:r>
      <w:r>
        <w:rPr>
          <w:highlight w:val="white"/>
        </w:rPr>
        <w:t xml:space="preserve">.</w:t>
      </w:r>
      <w:r>
        <w:rPr>
          <w:highlight w:val="white"/>
        </w:rPr>
      </w:r>
      <w:r>
        <w:rPr>
          <w:highlight w:val="white"/>
        </w:rPr>
      </w:r>
    </w:p>
    <w:p>
      <w:pPr>
        <w:ind w:firstLine="0"/>
        <w:keepNext w:val="0"/>
        <w:spacing w:line="240" w:lineRule="auto"/>
        <w:tabs>
          <w:tab w:val="left" w:pos="900" w:leader="none"/>
          <w:tab w:val="left" w:pos="1080" w:leader="none"/>
          <w:tab w:val="left" w:pos="1440" w:leader="none"/>
        </w:tabs>
        <w:rPr>
          <w:highlight w:val="white"/>
        </w:rPr>
      </w:pPr>
      <w:r>
        <w:rPr>
          <w:highlight w:val="white"/>
        </w:rPr>
        <w:t xml:space="preserve">14.2. В случае невыполне</w:t>
      </w:r>
      <w:r>
        <w:rPr>
          <w:highlight w:val="white"/>
        </w:rPr>
        <w:t xml:space="preserve">ния Поставщиком условий настоящего Договора, он может быть расторгнут Покупателем (полностью или частично) в одностороннем порядке путём направления письменного уведомления. Договор считается расторгнутым с момента получения такого уведомления Поставщиком.</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14.3. Настоящий Договор вступает в силу с момента его подписания Сторонами и действует до полного исполнения сторонами обязательств.</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bCs/>
          <w:highlight w:val="white"/>
        </w:rPr>
        <w:t xml:space="preserve">14.4. Настоящий Договор со всеми его дополнительными соглашени</w:t>
      </w:r>
      <w:r>
        <w:rPr>
          <w:bCs/>
          <w:highlight w:val="white"/>
        </w:rPr>
        <w:t xml:space="preserve">ями и приложениями представляет собой единое соглашение между Сторонами в отношении предмета Договора и заменяет собой всю переписку, переговоры и соглашения (как письменные, так и устные) сторон по этому предмету, имевшие место до дня подписания Договора.</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14.5. Любые изменения, дополнения и приложения к настоящему Договору действительны при условии, если они совершены в письменной форме и подписаны уполномоченными представителями обеих Сторон.</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14.6. Стороны обязаны письменно уведомлять друг друга об изменении реквизитов, места нахождения, почтового адреса, номеров телефонов в течение 3 (трех) рабочих дней с даты таких изменений.</w:t>
      </w:r>
      <w:r>
        <w:rPr>
          <w:highlight w:val="white"/>
        </w:rPr>
      </w:r>
      <w:r>
        <w:rPr>
          <w:highlight w:val="white"/>
        </w:rPr>
      </w:r>
    </w:p>
    <w:p>
      <w:pPr>
        <w:pStyle w:val="1368"/>
        <w:ind w:firstLine="0"/>
        <w:spacing w:before="0" w:after="0" w:line="240" w:lineRule="auto"/>
        <w:widowControl w:val="off"/>
        <w:tabs>
          <w:tab w:val="left" w:pos="900" w:leader="none"/>
          <w:tab w:val="left" w:pos="1080" w:leader="none"/>
          <w:tab w:val="left" w:pos="1440" w:leader="none"/>
        </w:tabs>
        <w:rPr>
          <w:highlight w:val="white"/>
        </w:rPr>
      </w:pPr>
      <w:r>
        <w:rPr>
          <w:highlight w:val="white"/>
        </w:rPr>
        <w:t xml:space="preserve">14.7. При заключении, исполнении и расторжении настоящего Договора Стороны могут использовать документооборот с применением электронной подписи в соответствии с законодательством Российской Федерации</w:t>
      </w:r>
      <w:r>
        <w:rPr>
          <w:rStyle w:val="1902"/>
          <w:highlight w:val="white"/>
        </w:rPr>
        <w:footnoteReference w:id="10"/>
      </w:r>
      <w:r>
        <w:rPr>
          <w:highlight w:val="white"/>
        </w:rPr>
        <w:t xml:space="preserve">.</w:t>
      </w:r>
      <w:r>
        <w:rPr>
          <w:highlight w:val="white"/>
        </w:rPr>
      </w:r>
      <w:r>
        <w:rPr>
          <w:highlight w:val="white"/>
        </w:rPr>
      </w:r>
    </w:p>
    <w:p>
      <w:pPr>
        <w:pStyle w:val="1368"/>
        <w:ind w:firstLine="0"/>
        <w:spacing w:before="0" w:after="0" w:line="240" w:lineRule="auto"/>
        <w:widowControl w:val="off"/>
        <w:rPr>
          <w:highlight w:val="white"/>
        </w:rPr>
      </w:pPr>
      <w:r>
        <w:rPr>
          <w:spacing w:val="-4"/>
          <w:highlight w:val="white"/>
        </w:rPr>
        <w:t xml:space="preserve">14.8. Любое уведомление по настоящему Договору осуществляется в письменной форме, может быть направлено в виде заказного письма с уведомлением, телекса, телеграммы,</w:t>
      </w:r>
      <w:r>
        <w:rPr>
          <w:highlight w:val="white"/>
        </w:rPr>
        <w:t xml:space="preserve"> факсимильного сообщения, и иными способами, в том числе электронными документами (письма по электронной почте), передаваемыми по каналам связи, позволяющими достоверно установить, что документ исходит от Стороны по договору и получен Стороной по договору.</w:t>
      </w:r>
      <w:r>
        <w:rPr>
          <w:highlight w:val="white"/>
        </w:rPr>
      </w:r>
      <w:r>
        <w:rPr>
          <w:highlight w:val="white"/>
        </w:rPr>
      </w:r>
    </w:p>
    <w:p>
      <w:pPr>
        <w:ind w:firstLine="0"/>
        <w:keepNext w:val="0"/>
        <w:spacing w:line="240" w:lineRule="auto"/>
        <w:widowControl w:val="off"/>
        <w:rPr>
          <w:highlight w:val="white"/>
        </w:rPr>
      </w:pPr>
      <w:r>
        <w:rPr>
          <w:highlight w:val="white"/>
        </w:rPr>
        <w:t xml:space="preserve">14.9. Электронные доку</w:t>
      </w:r>
      <w:r>
        <w:rPr>
          <w:highlight w:val="white"/>
        </w:rPr>
        <w:t xml:space="preserve">менты, подписанные простой электронной подписью, признаются равнозначными документам на бумажных носителях, подписанным собственноручной подписью. При этом, под электронным документом стороны понимают сообщение в формате электронной почты, содержащее непос</w:t>
      </w:r>
      <w:r>
        <w:rPr>
          <w:highlight w:val="white"/>
        </w:rPr>
        <w:t xml:space="preserve">редственно в этом сообщении или в качестве приложения к нему электронный (созданный в результате сканирования или сохранения документа в формате PDF) образ оригинального документа, содержащего подпись уполномоченного представителя Стороны и печать Стороны.</w:t>
      </w:r>
      <w:r>
        <w:rPr>
          <w:highlight w:val="white"/>
        </w:rPr>
      </w:r>
      <w:r>
        <w:rPr>
          <w:highlight w:val="white"/>
        </w:rPr>
      </w:r>
    </w:p>
    <w:p>
      <w:pPr>
        <w:ind w:firstLine="0"/>
        <w:keepNext w:val="0"/>
        <w:spacing w:line="240" w:lineRule="auto"/>
        <w:widowControl w:val="off"/>
        <w:rPr>
          <w:highlight w:val="white"/>
        </w:rPr>
        <w:pBdr>
          <w:top w:val="none" w:color="000000" w:sz="4" w:space="0"/>
          <w:left w:val="none" w:color="000000" w:sz="4" w:space="0"/>
          <w:bottom w:val="none" w:color="000000" w:sz="4" w:space="0"/>
          <w:right w:val="none" w:color="000000" w:sz="4" w:space="0"/>
        </w:pBdr>
      </w:pPr>
      <w:r>
        <w:rPr>
          <w:highlight w:val="white"/>
        </w:rPr>
        <w:t xml:space="preserve">14.10. Электронный документ Покупателя считается подписанным простой электронной подписью, если он направлен (и в нем содержится информация о его направлении) с электронного адреса </w:t>
      </w:r>
      <w:hyperlink r:id="rId11" w:tooltip="mailto:OMTO_single@ke.rosseti-sib.ru" w:history="1">
        <w:r>
          <w:rPr>
            <w:highlight w:val="white"/>
          </w:rPr>
          <w:t xml:space="preserve">OMTO_single@ke.rosseti-sib.ru</w:t>
        </w:r>
      </w:hyperlink>
      <w:r>
        <w:rPr>
          <w:highlight w:val="white"/>
        </w:rPr>
        <w:t xml:space="preserve"> на адрес электронной почты Поставщика ______________________________. </w:t>
      </w:r>
      <w:r>
        <w:rPr>
          <w:highlight w:val="white"/>
        </w:rPr>
      </w:r>
      <w:r>
        <w:rPr>
          <w:highlight w:val="white"/>
        </w:rPr>
      </w:r>
    </w:p>
    <w:p>
      <w:pPr>
        <w:ind w:firstLine="0"/>
        <w:keepNext w:val="0"/>
        <w:spacing w:line="240" w:lineRule="auto"/>
        <w:widowControl w:val="off"/>
        <w:rPr>
          <w:highlight w:val="white"/>
        </w:rPr>
        <w:pBdr>
          <w:top w:val="none" w:color="000000" w:sz="4" w:space="0"/>
          <w:left w:val="none" w:color="000000" w:sz="4" w:space="0"/>
          <w:bottom w:val="none" w:color="000000" w:sz="4" w:space="0"/>
          <w:right w:val="none" w:color="000000" w:sz="4" w:space="0"/>
        </w:pBdr>
      </w:pPr>
      <w:r>
        <w:rPr>
          <w:highlight w:val="white"/>
        </w:rPr>
        <w:t xml:space="preserve">Электронный документ Поставщика считается подписанным простой электронной подписью, если он направлен (и в нем содержится информация о его направлении) с электронного адреса _______________________________ на адрес электронной почты Покупателя </w:t>
      </w:r>
      <w:hyperlink r:id="rId12" w:tooltip="mailto:OMTO_single@ke.rosseti-sib.ru." w:history="1">
        <w:r>
          <w:rPr>
            <w:highlight w:val="white"/>
          </w:rPr>
          <w:t xml:space="preserve">OMTO_single@ke.rosseti-sib.ru.</w:t>
        </w:r>
      </w:hyperlink>
      <w:r>
        <w:rPr>
          <w:highlight w:val="white"/>
        </w:rPr>
        <w:t xml:space="preserve"> </w:t>
      </w:r>
      <w:r>
        <w:rPr>
          <w:highlight w:val="white"/>
        </w:rPr>
      </w:r>
      <w:r>
        <w:rPr>
          <w:highlight w:val="white"/>
        </w:rPr>
      </w:r>
    </w:p>
    <w:p>
      <w:pPr>
        <w:ind w:firstLine="0"/>
        <w:keepNext w:val="0"/>
        <w:spacing w:line="240" w:lineRule="auto"/>
        <w:widowControl w:val="off"/>
        <w:rPr>
          <w:highlight w:val="white"/>
        </w:rPr>
      </w:pPr>
      <w:r>
        <w:rPr>
          <w:highlight w:val="white"/>
        </w:rPr>
        <w:t xml:space="preserve">Каждая Сторона обязуется обеспечить доступ лиц, уполномоченных на подписание электронных документов от ее имени и конфиденциальность электронного документооборота.</w:t>
      </w:r>
      <w:r>
        <w:rPr>
          <w:highlight w:val="white"/>
        </w:rPr>
      </w:r>
      <w:r>
        <w:rPr>
          <w:highlight w:val="white"/>
        </w:rPr>
      </w:r>
    </w:p>
    <w:p>
      <w:pPr>
        <w:pStyle w:val="1368"/>
        <w:ind w:firstLine="0"/>
        <w:spacing w:before="0" w:after="0" w:line="240" w:lineRule="auto"/>
        <w:widowControl w:val="off"/>
        <w:tabs>
          <w:tab w:val="left" w:pos="900" w:leader="none"/>
          <w:tab w:val="left" w:pos="1080" w:leader="none"/>
          <w:tab w:val="left" w:pos="1440" w:leader="none"/>
        </w:tabs>
        <w:rPr>
          <w:highlight w:val="white"/>
        </w:rPr>
      </w:pPr>
      <w:r>
        <w:rPr>
          <w:highlight w:val="white"/>
        </w:rPr>
        <w:t xml:space="preserve">14.11. Вопросы, не урегулированные настоящим Договором, регламентируются нормами законодательства Российской Федерации.</w:t>
      </w:r>
      <w:r>
        <w:rPr>
          <w:highlight w:val="white"/>
        </w:rPr>
      </w:r>
      <w:r>
        <w:rPr>
          <w:highlight w:val="white"/>
        </w:rPr>
      </w:r>
    </w:p>
    <w:p>
      <w:pPr>
        <w:pStyle w:val="1368"/>
        <w:ind w:firstLine="0"/>
        <w:spacing w:before="0" w:after="0" w:line="240" w:lineRule="auto"/>
        <w:widowControl w:val="off"/>
        <w:tabs>
          <w:tab w:val="left" w:pos="900" w:leader="none"/>
          <w:tab w:val="left" w:pos="1080" w:leader="none"/>
          <w:tab w:val="left" w:pos="1440" w:leader="none"/>
        </w:tabs>
        <w:rPr>
          <w:highlight w:val="white"/>
        </w:rPr>
      </w:pPr>
      <w:r>
        <w:rPr>
          <w:highlight w:val="white"/>
        </w:rPr>
        <w:t xml:space="preserve">14.12. Все указанные в настоящем Договоре приложения являются его неотъемлемой частью.</w:t>
      </w:r>
      <w:r>
        <w:rPr>
          <w:highlight w:val="white"/>
        </w:rPr>
      </w:r>
      <w:r>
        <w:rPr>
          <w:highlight w:val="white"/>
        </w:rPr>
      </w:r>
    </w:p>
    <w:p>
      <w:pPr>
        <w:pStyle w:val="1368"/>
        <w:ind w:firstLine="0"/>
        <w:spacing w:before="0" w:after="0" w:line="240" w:lineRule="auto"/>
        <w:widowControl w:val="off"/>
        <w:tabs>
          <w:tab w:val="left" w:pos="900" w:leader="none"/>
          <w:tab w:val="left" w:pos="1080" w:leader="none"/>
          <w:tab w:val="left" w:pos="1440" w:leader="none"/>
        </w:tabs>
        <w:rPr>
          <w:highlight w:val="white"/>
        </w:rPr>
      </w:pPr>
      <w:r>
        <w:rPr>
          <w:highlight w:val="white"/>
        </w:rPr>
        <w:t xml:space="preserve">14.13. Договор составлен на русском языке в 2 (двух) экземплярах, имеющих равную </w:t>
      </w:r>
      <w:r>
        <w:rPr>
          <w:highlight w:val="white"/>
        </w:rPr>
        <w:t xml:space="preserve">юридическую силу, по одному для каждой из Сторон.</w:t>
      </w:r>
      <w:r>
        <w:rPr>
          <w:highlight w:val="white"/>
        </w:rPr>
      </w:r>
      <w:r>
        <w:rPr>
          <w:highlight w:val="white"/>
        </w:rPr>
      </w:r>
    </w:p>
    <w:p>
      <w:pPr>
        <w:ind w:right="40" w:firstLine="0"/>
        <w:keepNext w:val="0"/>
        <w:spacing w:line="240" w:lineRule="auto"/>
        <w:widowControl w:val="off"/>
        <w:rPr>
          <w:b/>
          <w:i/>
          <w:highlight w:val="white"/>
        </w:rPr>
      </w:pPr>
      <w:r>
        <w:rPr>
          <w:b/>
          <w:i/>
          <w:highlight w:val="white"/>
        </w:rPr>
      </w:r>
      <w:r>
        <w:rPr>
          <w:b/>
          <w:i/>
          <w:highlight w:val="white"/>
        </w:rPr>
      </w:r>
      <w:r>
        <w:rPr>
          <w:b/>
          <w:i/>
          <w:highlight w:val="white"/>
        </w:rPr>
      </w:r>
    </w:p>
    <w:p>
      <w:pPr>
        <w:pStyle w:val="1368"/>
        <w:ind w:firstLine="0"/>
        <w:jc w:val="center"/>
        <w:spacing w:before="0" w:after="0" w:line="240" w:lineRule="auto"/>
        <w:tabs>
          <w:tab w:val="left" w:pos="900" w:leader="none"/>
          <w:tab w:val="left" w:pos="1080" w:leader="none"/>
          <w:tab w:val="left" w:pos="1440" w:leader="none"/>
        </w:tabs>
        <w:rPr>
          <w:b/>
          <w:highlight w:val="white"/>
        </w:rPr>
      </w:pPr>
      <w:r>
        <w:rPr>
          <w:b/>
          <w:highlight w:val="white"/>
        </w:rPr>
        <w:t xml:space="preserve">15. Приложения к договору</w:t>
      </w:r>
      <w:r>
        <w:rPr>
          <w:b/>
          <w:highlight w:val="white"/>
        </w:rPr>
      </w:r>
      <w:r>
        <w:rPr>
          <w:b/>
          <w:highlight w:val="white"/>
        </w:rPr>
      </w:r>
    </w:p>
    <w:p>
      <w:pPr>
        <w:pStyle w:val="1368"/>
        <w:ind w:firstLine="0"/>
        <w:spacing w:before="0" w:after="0" w:line="240" w:lineRule="auto"/>
        <w:rPr>
          <w:highlight w:val="white"/>
        </w:rPr>
      </w:pPr>
      <w:r>
        <w:rPr>
          <w:highlight w:val="white"/>
        </w:rPr>
        <w:t xml:space="preserve">Приложение № 1. Спецификация. </w:t>
      </w:r>
      <w:r>
        <w:rPr>
          <w:highlight w:val="white"/>
        </w:rPr>
      </w:r>
      <w:r>
        <w:rPr>
          <w:highlight w:val="white"/>
        </w:rPr>
      </w:r>
    </w:p>
    <w:p>
      <w:pPr>
        <w:pStyle w:val="1368"/>
        <w:ind w:firstLine="0"/>
        <w:spacing w:before="0" w:after="0" w:line="240" w:lineRule="auto"/>
        <w:rPr>
          <w:highlight w:val="white"/>
        </w:rPr>
      </w:pPr>
      <w:r>
        <w:rPr>
          <w:highlight w:val="white"/>
        </w:rPr>
        <w:t xml:space="preserve">Приложение № 2. Заявка (форма) на поставку продукции. </w:t>
      </w:r>
      <w:r>
        <w:rPr>
          <w:highlight w:val="white"/>
        </w:rPr>
      </w:r>
      <w:r>
        <w:rPr>
          <w:highlight w:val="white"/>
        </w:rPr>
      </w:r>
    </w:p>
    <w:p>
      <w:pPr>
        <w:pStyle w:val="1368"/>
        <w:ind w:firstLine="0"/>
        <w:spacing w:before="0" w:after="0" w:line="240" w:lineRule="auto"/>
        <w:rPr>
          <w:highlight w:val="white"/>
        </w:rPr>
      </w:pPr>
      <w:r>
        <w:rPr>
          <w:highlight w:val="white"/>
        </w:rPr>
        <w:t xml:space="preserve">Приложение № 3. Форма предоставления информация о собственниках контрагента (включая конечных бенефициаров). </w:t>
      </w:r>
      <w:r>
        <w:rPr>
          <w:highlight w:val="white"/>
        </w:rPr>
      </w:r>
      <w:r>
        <w:rPr>
          <w:highlight w:val="white"/>
        </w:rPr>
      </w:r>
    </w:p>
    <w:p>
      <w:pPr>
        <w:pStyle w:val="1368"/>
        <w:ind w:firstLine="0"/>
        <w:spacing w:before="0" w:after="0" w:line="240" w:lineRule="auto"/>
        <w:rPr>
          <w:highlight w:val="white"/>
        </w:rPr>
      </w:pPr>
      <w:r>
        <w:rPr>
          <w:highlight w:val="white"/>
        </w:rPr>
        <w:t xml:space="preserve">Приложение № 4. Форма документа - Согласие на обработку персональных данных.</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Приложение № 5. Характеристики и требования к поставляемой продукции. </w:t>
      </w:r>
      <w:r>
        <w:rPr>
          <w:highlight w:val="white"/>
        </w:rPr>
      </w:r>
      <w:r>
        <w:rPr>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highlight w:val="white"/>
        </w:rPr>
        <w:t xml:space="preserve">Приложение № 6. Условия предоставления обеспечения исполнения обязательств при аномально низкой цене</w:t>
      </w:r>
      <w:r>
        <w:rPr>
          <w:rStyle w:val="1510"/>
          <w:highlight w:val="white"/>
        </w:rPr>
        <w:t xml:space="preserve"> </w:t>
      </w:r>
      <w:r>
        <w:rPr>
          <w:rStyle w:val="1510"/>
          <w:highlight w:val="white"/>
        </w:rPr>
        <w:footnoteReference w:id="11"/>
      </w:r>
      <w:r>
        <w:rPr>
          <w:highlight w:val="white"/>
        </w:rPr>
        <w:t xml:space="preserve">.</w:t>
      </w:r>
      <w:r>
        <w:rPr>
          <w:highlight w:val="white"/>
        </w:rPr>
      </w:r>
      <w:r>
        <w:rPr>
          <w:highlight w:val="white"/>
        </w:rPr>
      </w:r>
    </w:p>
    <w:p>
      <w:pPr>
        <w:pStyle w:val="1903"/>
        <w:ind w:firstLine="0"/>
        <w:spacing w:before="0" w:beforeAutospacing="0" w:after="0" w:afterAutospacing="0" w:line="240" w:lineRule="auto"/>
        <w:tabs>
          <w:tab w:val="left" w:pos="900" w:leader="none"/>
          <w:tab w:val="left" w:pos="1080" w:leader="none"/>
          <w:tab w:val="left" w:pos="1440" w:leader="none"/>
        </w:tabs>
        <w:rPr>
          <w:highlight w:val="white"/>
        </w:rPr>
      </w:pPr>
      <w:r>
        <w:rPr>
          <w:highlight w:val="white"/>
        </w:rPr>
      </w:r>
      <w:r>
        <w:rPr>
          <w:highlight w:val="white"/>
        </w:rPr>
        <w:t xml:space="preserve">Приложение № </w:t>
      </w:r>
      <w:r>
        <w:rPr>
          <w:highlight w:val="white"/>
        </w:rPr>
        <w:t xml:space="preserve">7 </w:t>
      </w:r>
      <w:r>
        <w:rPr>
          <w:highlight w:val="white"/>
        </w:rPr>
        <w:t xml:space="preserve">Соглашение о применении электронного документооборота</w:t>
      </w:r>
      <w:r>
        <w:rPr>
          <w:rStyle w:val="1902"/>
          <w:highlight w:val="white"/>
        </w:rPr>
        <w:footnoteReference w:id="12"/>
      </w:r>
      <w:r>
        <w:rPr>
          <w:highlight w:val="white"/>
        </w:rPr>
        <w:t xml:space="preserve">.</w:t>
      </w:r>
      <w:r>
        <w:rPr>
          <w:highlight w:val="white"/>
        </w:rPr>
      </w:r>
      <w:r>
        <w:rPr>
          <w:highlight w:val="white"/>
        </w:rPr>
      </w:r>
    </w:p>
    <w:p>
      <w:pPr>
        <w:pStyle w:val="1903"/>
        <w:ind w:firstLine="0"/>
        <w:spacing w:before="0" w:beforeAutospacing="0" w:after="0" w:afterAutospacing="0" w:line="240" w:lineRule="auto"/>
        <w:tabs>
          <w:tab w:val="left" w:pos="900" w:leader="none"/>
          <w:tab w:val="left" w:pos="1080" w:leader="none"/>
          <w:tab w:val="left" w:pos="1440" w:leader="none"/>
        </w:tabs>
        <w:rPr>
          <w:highlight w:val="white"/>
        </w:rPr>
      </w:pPr>
      <w:r>
        <w:rPr>
          <w:highlight w:val="white"/>
        </w:rPr>
        <w:t xml:space="preserve">Приложение № 8 </w:t>
      </w:r>
      <w:r>
        <w:rPr>
          <w:rFonts w:ascii="Times New Roman" w:hAnsi="Times New Roman" w:eastAsia="Times New Roman" w:cs="Times New Roman"/>
          <w:color w:val="000000"/>
          <w:sz w:val="24"/>
          <w:highlight w:val="white"/>
        </w:rPr>
        <w:t xml:space="preserve">Обеспечение исполнения обязательств</w:t>
      </w:r>
      <w:r>
        <w:rPr>
          <w:rStyle w:val="1902"/>
          <w:highlight w:val="white"/>
        </w:rPr>
        <w:footnoteReference w:id="13"/>
      </w:r>
      <w:r>
        <w:rPr>
          <w:highlight w:val="white"/>
        </w:rPr>
        <w:t xml:space="preserve">.</w:t>
      </w:r>
      <w:r>
        <w:rPr>
          <w:highlight w:val="white"/>
        </w:rPr>
      </w:r>
      <w:r>
        <w:rPr>
          <w:highlight w:val="white"/>
        </w:rPr>
      </w:r>
    </w:p>
    <w:p>
      <w:pPr>
        <w:pStyle w:val="1903"/>
        <w:ind w:left="0" w:firstLine="0"/>
        <w:spacing w:before="0" w:after="0" w:line="240" w:lineRule="auto"/>
        <w:rPr>
          <w:bCs/>
          <w:highlight w:val="white"/>
        </w:rPr>
        <w:pBdr>
          <w:left w:val="single" w:color="000000" w:sz="4" w:space="3"/>
        </w:pBdr>
      </w:pPr>
      <w:r>
        <w:rPr>
          <w:bCs/>
          <w:highlight w:val="white"/>
        </w:rPr>
        <w:t xml:space="preserve">Приложение </w:t>
      </w:r>
      <w:r>
        <w:rPr>
          <w:bCs/>
          <w:highlight w:val="white"/>
        </w:rPr>
        <w:t xml:space="preserve">№ </w:t>
      </w:r>
      <w:r>
        <w:rPr>
          <w:bCs/>
          <w:highlight w:val="white"/>
        </w:rPr>
        <w:t xml:space="preserve">8.</w:t>
      </w:r>
      <w:r>
        <w:rPr>
          <w:bCs/>
          <w:highlight w:val="white"/>
        </w:rPr>
        <w:t xml:space="preserve">1 Форма независимой гарантии на </w:t>
      </w:r>
      <w:r>
        <w:rPr>
          <w:bCs/>
          <w:highlight w:val="white"/>
        </w:rPr>
        <w:t xml:space="preserve">исполнение обязательств.</w:t>
      </w:r>
      <w:r>
        <w:rPr>
          <w:bCs/>
          <w:highlight w:val="white"/>
        </w:rPr>
      </w:r>
      <w:r>
        <w:rPr>
          <w:bCs/>
          <w:highlight w:val="white"/>
        </w:rPr>
      </w:r>
    </w:p>
    <w:p>
      <w:pPr>
        <w:pStyle w:val="1903"/>
        <w:ind w:left="0" w:firstLine="0"/>
        <w:spacing w:before="0" w:after="0" w:line="240" w:lineRule="auto"/>
        <w:rPr>
          <w:bCs/>
          <w:highlight w:val="white"/>
        </w:rPr>
        <w:pBdr>
          <w:left w:val="single" w:color="000000" w:sz="4" w:space="3"/>
        </w:pBdr>
      </w:pPr>
      <w:r>
        <w:rPr>
          <w:bCs/>
          <w:highlight w:val="white"/>
        </w:rPr>
        <w:t xml:space="preserve">Приложение </w:t>
      </w:r>
      <w:r>
        <w:rPr>
          <w:bCs/>
          <w:highlight w:val="white"/>
        </w:rPr>
        <w:t xml:space="preserve">№ </w:t>
      </w:r>
      <w:r>
        <w:rPr>
          <w:bCs/>
          <w:highlight w:val="white"/>
        </w:rPr>
        <w:t xml:space="preserve">8.</w:t>
      </w:r>
      <w:r>
        <w:rPr>
          <w:bCs/>
          <w:highlight w:val="white"/>
        </w:rPr>
        <w:t xml:space="preserve">2 </w:t>
      </w:r>
      <w:r>
        <w:rPr>
          <w:bCs/>
          <w:highlight w:val="white"/>
        </w:rPr>
        <w:t xml:space="preserve">Форма и</w:t>
      </w:r>
      <w:r>
        <w:rPr>
          <w:bCs/>
          <w:highlight w:val="white"/>
        </w:rPr>
        <w:t xml:space="preserve">зменения к независимой гарантии</w:t>
      </w:r>
      <w:r>
        <w:rPr>
          <w:bCs/>
          <w:highlight w:val="white"/>
        </w:rPr>
        <w:t xml:space="preserve">.</w:t>
      </w:r>
      <w:r>
        <w:rPr>
          <w:bCs/>
          <w:highlight w:val="white"/>
        </w:rPr>
      </w:r>
      <w:r>
        <w:rPr>
          <w:bCs/>
          <w:highlight w:val="white"/>
        </w:rPr>
      </w:r>
    </w:p>
    <w:p>
      <w:pPr>
        <w:pStyle w:val="1903"/>
        <w:ind w:left="0" w:firstLine="0"/>
        <w:spacing w:before="0" w:after="0" w:line="240" w:lineRule="auto"/>
        <w:rPr>
          <w:highlight w:val="white"/>
        </w:rPr>
        <w:pBdr>
          <w:left w:val="single" w:color="000000" w:sz="4" w:space="3"/>
        </w:pBdr>
      </w:pPr>
      <w:r>
        <w:rPr>
          <w:bCs/>
          <w:highlight w:val="white"/>
        </w:rPr>
        <w:t xml:space="preserve">Приложение </w:t>
      </w:r>
      <w:r>
        <w:rPr>
          <w:bCs/>
          <w:highlight w:val="white"/>
        </w:rPr>
        <w:t xml:space="preserve">№ </w:t>
      </w:r>
      <w:r>
        <w:rPr>
          <w:bCs/>
          <w:highlight w:val="white"/>
        </w:rPr>
        <w:t xml:space="preserve">8.</w:t>
      </w:r>
      <w:r>
        <w:rPr>
          <w:bCs/>
          <w:highlight w:val="white"/>
        </w:rPr>
        <w:t xml:space="preserve">3 </w:t>
      </w:r>
      <w:r>
        <w:rPr>
          <w:bCs/>
          <w:highlight w:val="white"/>
        </w:rPr>
        <w:t xml:space="preserve">Фо</w:t>
      </w:r>
      <w:r>
        <w:rPr>
          <w:bCs/>
          <w:highlight w:val="white"/>
        </w:rPr>
        <w:t xml:space="preserve">рма единой независимой гарантии</w:t>
      </w:r>
      <w:r>
        <w:rPr>
          <w:bCs/>
          <w:highlight w:val="white"/>
        </w:rPr>
        <w:t xml:space="preserve">.</w:t>
      </w:r>
      <w:r>
        <w:rPr>
          <w:highlight w:val="white"/>
        </w:rPr>
      </w:r>
      <w:r>
        <w:rPr>
          <w:highlight w:val="white"/>
        </w:rPr>
      </w:r>
    </w:p>
    <w:p>
      <w:pPr>
        <w:pStyle w:val="1903"/>
        <w:ind w:left="0" w:firstLine="0"/>
        <w:spacing w:before="0" w:after="0" w:line="240" w:lineRule="auto"/>
        <w:rPr>
          <w:highlight w:val="white"/>
        </w:rPr>
        <w:pBdr>
          <w:left w:val="single" w:color="000000" w:sz="4" w:space="3"/>
        </w:pBdr>
      </w:pPr>
      <w:r>
        <w:rPr>
          <w:bCs/>
          <w:highlight w:val="white"/>
        </w:rPr>
      </w:r>
      <w:r>
        <w:rPr>
          <w:bCs/>
          <w:highlight w:val="white"/>
        </w:rPr>
        <w:t xml:space="preserve">Приложение </w:t>
      </w:r>
      <w:r>
        <w:rPr>
          <w:bCs/>
          <w:highlight w:val="white"/>
        </w:rPr>
        <w:t xml:space="preserve">№ </w:t>
      </w:r>
      <w:r>
        <w:rPr>
          <w:bCs/>
          <w:highlight w:val="white"/>
        </w:rPr>
        <w:t xml:space="preserve">8.</w:t>
      </w:r>
      <w:r>
        <w:rPr>
          <w:bCs/>
          <w:highlight w:val="white"/>
        </w:rPr>
        <w:t xml:space="preserve">4 </w:t>
      </w:r>
      <w:r>
        <w:rPr>
          <w:bCs/>
          <w:highlight w:val="white"/>
        </w:rPr>
        <w:t xml:space="preserve">Форма независимой гарантии обесп</w:t>
      </w:r>
      <w:r>
        <w:rPr>
          <w:bCs/>
          <w:highlight w:val="white"/>
        </w:rPr>
        <w:t xml:space="preserve">ечения гарантийных обязательств</w:t>
      </w:r>
      <w:r>
        <w:rPr>
          <w:bCs/>
          <w:highlight w:val="white"/>
        </w:rPr>
        <w:t xml:space="preserve">.</w:t>
      </w:r>
      <w:r>
        <w:rPr>
          <w:highlight w:val="white"/>
        </w:rPr>
      </w:r>
      <w:r>
        <w:rPr>
          <w:highlight w:val="white"/>
        </w:rPr>
      </w:r>
    </w:p>
    <w:p>
      <w:pPr>
        <w:pStyle w:val="1903"/>
        <w:ind w:left="0" w:firstLine="0"/>
        <w:spacing w:before="0" w:after="0" w:line="240" w:lineRule="auto"/>
        <w:rPr>
          <w:bCs/>
          <w:highlight w:val="white"/>
        </w:rPr>
        <w:pBdr>
          <w:left w:val="single" w:color="000000" w:sz="4" w:space="3"/>
        </w:pBdr>
      </w:pPr>
      <w:r>
        <w:rPr>
          <w:bCs/>
          <w:highlight w:val="white"/>
        </w:rPr>
        <w:t xml:space="preserve">Приложени</w:t>
      </w:r>
      <w:r>
        <w:rPr>
          <w:bCs/>
          <w:highlight w:val="white"/>
        </w:rPr>
        <w:t xml:space="preserve">е </w:t>
      </w:r>
      <w:r>
        <w:rPr>
          <w:bCs/>
          <w:highlight w:val="white"/>
        </w:rPr>
        <w:t xml:space="preserve">№ 8</w:t>
      </w:r>
      <w:r>
        <w:rPr>
          <w:bCs/>
          <w:highlight w:val="white"/>
        </w:rPr>
        <w:t xml:space="preserve">.</w:t>
      </w:r>
      <w:r>
        <w:rPr>
          <w:bCs/>
          <w:highlight w:val="white"/>
        </w:rPr>
        <w:t xml:space="preserve">5 Форма со</w:t>
      </w:r>
      <w:r>
        <w:rPr>
          <w:bCs/>
          <w:highlight w:val="white"/>
        </w:rPr>
        <w:t xml:space="preserve">глашения о гарантийном депозите</w:t>
      </w:r>
      <w:r>
        <w:rPr>
          <w:bCs/>
          <w:highlight w:val="white"/>
        </w:rPr>
        <w:t xml:space="preserve">.</w:t>
      </w:r>
      <w:r>
        <w:rPr>
          <w:bCs/>
          <w:highlight w:val="white"/>
        </w:rPr>
      </w:r>
      <w:r>
        <w:rPr>
          <w:bCs/>
          <w:highlight w:val="white"/>
        </w:rPr>
      </w:r>
    </w:p>
    <w:p>
      <w:pPr>
        <w:pStyle w:val="1903"/>
        <w:ind w:left="0" w:firstLine="0"/>
        <w:spacing w:before="0" w:after="0" w:line="240" w:lineRule="auto"/>
        <w:rPr>
          <w:bCs/>
          <w:highlight w:val="white"/>
        </w:rPr>
        <w:pBdr>
          <w:left w:val="single" w:color="000000" w:sz="4" w:space="3"/>
        </w:pBdr>
      </w:pPr>
      <w:r>
        <w:rPr>
          <w:bCs/>
          <w:highlight w:val="white"/>
        </w:rPr>
        <w:t xml:space="preserve">Приложение </w:t>
      </w:r>
      <w:r>
        <w:rPr>
          <w:bCs/>
          <w:highlight w:val="white"/>
        </w:rPr>
        <w:t xml:space="preserve">№ </w:t>
      </w:r>
      <w:r>
        <w:rPr>
          <w:bCs/>
          <w:highlight w:val="white"/>
        </w:rPr>
        <w:t xml:space="preserve">8.</w:t>
      </w:r>
      <w:r>
        <w:rPr>
          <w:bCs/>
          <w:highlight w:val="white"/>
        </w:rPr>
        <w:t xml:space="preserve">6 Форма </w:t>
      </w:r>
      <w:r>
        <w:rPr>
          <w:bCs/>
          <w:highlight w:val="white"/>
        </w:rPr>
        <w:t xml:space="preserve">независимой гарантии, предоставляемой в качестве обеспечения исполнения договора, заключаемого при осуществлении конкурентной закупки товаров, работ, услуг в электронной форме, участниками которой могут быть только субъекты малого</w:t>
      </w:r>
      <w:r>
        <w:rPr>
          <w:bCs/>
          <w:highlight w:val="white"/>
        </w:rPr>
        <w:t xml:space="preserve"> и среднего предпринимател</w:t>
      </w:r>
      <w:r>
        <w:rPr>
          <w:bCs/>
          <w:highlight w:val="white"/>
        </w:rPr>
        <w:t xml:space="preserve">ьства</w:t>
      </w:r>
      <w:r>
        <w:rPr>
          <w:bCs/>
          <w:highlight w:val="white"/>
        </w:rPr>
        <w:t xml:space="preserve">.</w:t>
      </w:r>
      <w:r>
        <w:rPr>
          <w:bCs/>
          <w:highlight w:val="white"/>
        </w:rPr>
      </w:r>
      <w:r>
        <w:rPr>
          <w:bCs/>
          <w:highlight w:val="white"/>
        </w:rPr>
      </w:r>
    </w:p>
    <w:p>
      <w:pPr>
        <w:pStyle w:val="1903"/>
        <w:ind w:left="0" w:firstLine="0"/>
        <w:spacing w:before="0" w:after="0" w:line="240" w:lineRule="auto"/>
        <w:rPr>
          <w:bCs/>
          <w:highlight w:val="white"/>
        </w:rPr>
        <w:pBdr>
          <w:left w:val="single" w:color="000000" w:sz="4" w:space="3"/>
        </w:pBdr>
      </w:pPr>
      <w:r>
        <w:rPr>
          <w:bCs/>
          <w:highlight w:val="white"/>
        </w:rPr>
        <w:t xml:space="preserve">Приложение </w:t>
      </w:r>
      <w:r>
        <w:rPr>
          <w:bCs/>
          <w:highlight w:val="white"/>
        </w:rPr>
        <w:t xml:space="preserve">№ </w:t>
      </w:r>
      <w:r>
        <w:rPr>
          <w:bCs/>
          <w:highlight w:val="white"/>
        </w:rPr>
        <w:t xml:space="preserve">8.</w:t>
      </w:r>
      <w:r>
        <w:rPr>
          <w:bCs/>
          <w:highlight w:val="white"/>
        </w:rPr>
        <w:t xml:space="preserve">7 Форма соглашения об обеспечительном платеже в качестве обеспечения испо</w:t>
      </w:r>
      <w:r>
        <w:rPr>
          <w:bCs/>
          <w:highlight w:val="white"/>
        </w:rPr>
        <w:t xml:space="preserve">лнения обязательств по договору</w:t>
      </w:r>
      <w:r>
        <w:rPr>
          <w:bCs/>
          <w:highlight w:val="white"/>
        </w:rPr>
        <w:t xml:space="preserve">.</w:t>
      </w:r>
      <w:r>
        <w:rPr>
          <w:bCs/>
          <w:highlight w:val="white"/>
        </w:rPr>
      </w:r>
      <w:r>
        <w:rPr>
          <w:bCs/>
          <w:highlight w:val="white"/>
        </w:rPr>
      </w:r>
    </w:p>
    <w:p>
      <w:pPr>
        <w:pStyle w:val="1368"/>
        <w:ind w:firstLine="0"/>
        <w:spacing w:before="0" w:after="0" w:line="240" w:lineRule="auto"/>
        <w:tabs>
          <w:tab w:val="left" w:pos="900" w:leader="none"/>
          <w:tab w:val="left" w:pos="1080" w:leader="none"/>
          <w:tab w:val="left" w:pos="1440" w:leader="none"/>
        </w:tabs>
        <w:rPr>
          <w:highlight w:val="white"/>
        </w:rPr>
      </w:pPr>
      <w:r>
        <w:rPr>
          <w:bCs/>
          <w:highlight w:val="white"/>
        </w:rPr>
        <w:t xml:space="preserve">Приложение </w:t>
      </w:r>
      <w:r>
        <w:rPr>
          <w:bCs/>
          <w:highlight w:val="white"/>
        </w:rPr>
        <w:t xml:space="preserve">№ </w:t>
      </w:r>
      <w:r>
        <w:rPr>
          <w:bCs/>
          <w:highlight w:val="white"/>
        </w:rPr>
        <w:t xml:space="preserve">8.8</w:t>
      </w:r>
      <w:r>
        <w:rPr>
          <w:bCs/>
          <w:highlight w:val="white"/>
        </w:rPr>
        <w:t xml:space="preserve"> Форма соглашения об обеспечительном платеже в качестве обеспечения исполнения обязательств в гарантийный период.</w:t>
      </w:r>
      <w:r>
        <w:rPr>
          <w:highlight w:val="white"/>
        </w:rPr>
      </w:r>
      <w:r>
        <w:rPr>
          <w:highlight w:val="white"/>
        </w:rPr>
      </w:r>
    </w:p>
    <w:p>
      <w:pPr>
        <w:pStyle w:val="1368"/>
        <w:ind w:firstLine="0"/>
        <w:spacing w:before="0" w:after="0" w:line="240" w:lineRule="auto"/>
        <w:rPr>
          <w:i/>
          <w:highlight w:val="white"/>
        </w:rPr>
      </w:pPr>
      <w:r>
        <w:rPr>
          <w:i/>
          <w:highlight w:val="white"/>
        </w:rPr>
      </w:r>
      <w:r>
        <w:rPr>
          <w:i/>
          <w:highlight w:val="white"/>
        </w:rPr>
      </w:r>
      <w:r>
        <w:rPr>
          <w:i/>
          <w:highlight w:val="white"/>
        </w:rPr>
      </w:r>
    </w:p>
    <w:p>
      <w:pPr>
        <w:pStyle w:val="1546"/>
        <w:ind w:left="0" w:firstLine="0"/>
        <w:jc w:val="center"/>
        <w:keepNext w:val="0"/>
        <w:spacing w:before="0" w:after="0" w:line="240" w:lineRule="auto"/>
        <w:rPr>
          <w:b/>
          <w:highlight w:val="white"/>
        </w:rPr>
      </w:pPr>
      <w:r>
        <w:rPr>
          <w:b/>
          <w:highlight w:val="white"/>
        </w:rPr>
        <w:t xml:space="preserve">16. Адреса и реквизиты сторон</w:t>
      </w:r>
      <w:r>
        <w:rPr>
          <w:b/>
          <w:highlight w:val="white"/>
        </w:rPr>
      </w:r>
      <w:r>
        <w:rPr>
          <w:b/>
          <w:highlight w:val="white"/>
        </w:rPr>
      </w:r>
    </w:p>
    <w:tbl>
      <w:tblPr>
        <w:tblW w:w="9960" w:type="dxa"/>
        <w:tblInd w:w="108" w:type="dxa"/>
        <w:tblLayout w:type="fixed"/>
        <w:tblLook w:val="04A0" w:firstRow="1" w:lastRow="0" w:firstColumn="1" w:lastColumn="0" w:noHBand="0" w:noVBand="1"/>
      </w:tblPr>
      <w:tblGrid>
        <w:gridCol w:w="4920"/>
        <w:gridCol w:w="5040"/>
      </w:tblGrid>
      <w:tr>
        <w:tblPrEx/>
        <w:trPr>
          <w:trHeight w:val="411"/>
        </w:trPr>
        <w:tc>
          <w:tcPr>
            <w:tcBorders>
              <w:top w:val="none" w:color="000000" w:sz="0" w:space="0"/>
              <w:left w:val="none" w:color="000000" w:sz="0" w:space="0"/>
              <w:bottom w:val="none" w:color="000000" w:sz="0" w:space="0"/>
              <w:right w:val="none" w:color="000000" w:sz="0" w:space="0"/>
            </w:tcBorders>
            <w:tcW w:w="4920" w:type="dxa"/>
            <w:textDirection w:val="lrTb"/>
            <w:noWrap w:val="false"/>
          </w:tcPr>
          <w:p>
            <w:pPr>
              <w:ind w:hanging="34"/>
              <w:jc w:val="left"/>
              <w:keepNext w:val="0"/>
              <w:spacing w:line="240" w:lineRule="auto"/>
              <w:shd w:val="clear" w:color="auto" w:fill="ffffff"/>
              <w:widowControl w:val="off"/>
              <w:rPr>
                <w:bCs/>
                <w:highlight w:val="white"/>
              </w:rPr>
            </w:pPr>
            <w:r>
              <w:rPr>
                <w:bCs/>
                <w:highlight w:val="white"/>
              </w:rPr>
              <w:t xml:space="preserve">Покупатель:</w:t>
            </w:r>
            <w:r>
              <w:rPr>
                <w:bCs/>
                <w:highlight w:val="white"/>
              </w:rPr>
            </w:r>
            <w:r>
              <w:rPr>
                <w:bCs/>
                <w:highlight w:val="white"/>
              </w:rPr>
            </w:r>
          </w:p>
          <w:p>
            <w:pPr>
              <w:pStyle w:val="1563"/>
              <w:widowControl w:val="off"/>
              <w:rPr>
                <w:sz w:val="24"/>
                <w:szCs w:val="24"/>
                <w:highlight w:val="white"/>
              </w:rPr>
            </w:pPr>
            <w:r>
              <w:rPr>
                <w:sz w:val="24"/>
                <w:szCs w:val="24"/>
                <w:highlight w:val="white"/>
              </w:rPr>
              <w:t xml:space="preserve">ПАО «Россети Сибирь»</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Место нахождения общества: 660021,</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г. Красноярск, ул. Бограда, д.144а</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ОГРН общества: 1052460054327</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ИНН/КПП общества: 2460069527/997650001</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ОКПО общества: 76749096</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ОКВЭД  общества: 40.10.2</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Филиал ПАО «Россети Сибирь» - «Кузбассэнерго - РЭС»</w:t>
            </w:r>
            <w:r>
              <w:rPr>
                <w:sz w:val="24"/>
                <w:szCs w:val="24"/>
                <w:highlight w:val="white"/>
              </w:rPr>
            </w:r>
            <w:r>
              <w:rPr>
                <w:sz w:val="24"/>
                <w:szCs w:val="24"/>
                <w:highlight w:val="white"/>
              </w:rPr>
            </w:r>
          </w:p>
          <w:p>
            <w:pPr>
              <w:pStyle w:val="1563"/>
              <w:widowControl w:val="off"/>
              <w:rPr>
                <w:spacing w:val="-14"/>
                <w:sz w:val="24"/>
                <w:szCs w:val="24"/>
                <w:highlight w:val="white"/>
              </w:rPr>
            </w:pPr>
            <w:r>
              <w:rPr>
                <w:spacing w:val="-14"/>
                <w:sz w:val="24"/>
                <w:szCs w:val="24"/>
                <w:highlight w:val="white"/>
              </w:rPr>
              <w:t xml:space="preserve">650099,  Российская Федерация,  Кемеровская область-Кузбасс, </w:t>
            </w:r>
            <w:r>
              <w:rPr>
                <w:spacing w:val="-14"/>
                <w:sz w:val="24"/>
                <w:szCs w:val="24"/>
                <w:highlight w:val="white"/>
              </w:rPr>
            </w:r>
            <w:r>
              <w:rPr>
                <w:spacing w:val="-14"/>
                <w:sz w:val="24"/>
                <w:szCs w:val="24"/>
                <w:highlight w:val="white"/>
              </w:rPr>
            </w:r>
          </w:p>
          <w:p>
            <w:pPr>
              <w:pStyle w:val="1563"/>
              <w:widowControl w:val="off"/>
              <w:rPr>
                <w:spacing w:val="-14"/>
                <w:sz w:val="24"/>
                <w:szCs w:val="24"/>
                <w:highlight w:val="white"/>
              </w:rPr>
            </w:pPr>
            <w:r>
              <w:rPr>
                <w:spacing w:val="-14"/>
                <w:sz w:val="24"/>
                <w:szCs w:val="24"/>
                <w:highlight w:val="white"/>
              </w:rPr>
              <w:t xml:space="preserve">г. Кемерово, ул. Н. Островского,  дом  11</w:t>
            </w:r>
            <w:r>
              <w:rPr>
                <w:spacing w:val="-14"/>
                <w:sz w:val="24"/>
                <w:szCs w:val="24"/>
                <w:highlight w:val="white"/>
              </w:rPr>
            </w:r>
            <w:r>
              <w:rPr>
                <w:spacing w:val="-14"/>
                <w:sz w:val="24"/>
                <w:szCs w:val="24"/>
                <w:highlight w:val="white"/>
              </w:rPr>
            </w:r>
          </w:p>
          <w:p>
            <w:pPr>
              <w:pStyle w:val="1563"/>
              <w:widowControl w:val="off"/>
              <w:rPr>
                <w:spacing w:val="-14"/>
                <w:sz w:val="24"/>
                <w:szCs w:val="24"/>
                <w:highlight w:val="white"/>
              </w:rPr>
            </w:pPr>
            <w:r>
              <w:rPr>
                <w:spacing w:val="-14"/>
                <w:sz w:val="24"/>
                <w:szCs w:val="24"/>
                <w:highlight w:val="white"/>
              </w:rPr>
              <w:t xml:space="preserve">ИНН/КПП филиала:  2460069527/</w:t>
            </w:r>
            <w:r>
              <w:rPr>
                <w:sz w:val="24"/>
                <w:szCs w:val="24"/>
                <w:highlight w:val="white"/>
              </w:rPr>
              <w:t xml:space="preserve">997650001</w:t>
            </w:r>
            <w:r>
              <w:rPr>
                <w:spacing w:val="-14"/>
                <w:sz w:val="24"/>
                <w:szCs w:val="24"/>
                <w:highlight w:val="white"/>
              </w:rPr>
            </w:r>
            <w:r>
              <w:rPr>
                <w:spacing w:val="-14"/>
                <w:sz w:val="24"/>
                <w:szCs w:val="24"/>
                <w:highlight w:val="white"/>
              </w:rPr>
            </w:r>
          </w:p>
          <w:p>
            <w:pPr>
              <w:pStyle w:val="1563"/>
              <w:widowControl w:val="off"/>
              <w:rPr>
                <w:spacing w:val="-14"/>
                <w:sz w:val="24"/>
                <w:szCs w:val="24"/>
                <w:highlight w:val="white"/>
              </w:rPr>
            </w:pPr>
            <w:r>
              <w:rPr>
                <w:spacing w:val="-14"/>
                <w:sz w:val="24"/>
                <w:szCs w:val="24"/>
                <w:highlight w:val="white"/>
              </w:rPr>
              <w:t xml:space="preserve">ОКПО филиала: 85226438</w:t>
            </w:r>
            <w:r>
              <w:rPr>
                <w:spacing w:val="-14"/>
                <w:sz w:val="24"/>
                <w:szCs w:val="24"/>
                <w:highlight w:val="white"/>
              </w:rPr>
            </w:r>
            <w:r>
              <w:rPr>
                <w:spacing w:val="-14"/>
                <w:sz w:val="24"/>
                <w:szCs w:val="24"/>
                <w:highlight w:val="white"/>
              </w:rPr>
            </w:r>
          </w:p>
          <w:p>
            <w:pPr>
              <w:pStyle w:val="1563"/>
              <w:widowControl w:val="off"/>
              <w:tabs>
                <w:tab w:val="right" w:pos="9921" w:leader="none"/>
              </w:tabs>
              <w:rPr>
                <w:sz w:val="24"/>
                <w:szCs w:val="24"/>
                <w:highlight w:val="white"/>
              </w:rPr>
            </w:pPr>
            <w:r>
              <w:rPr>
                <w:sz w:val="24"/>
                <w:szCs w:val="24"/>
                <w:highlight w:val="white"/>
              </w:rPr>
              <w:t xml:space="preserve">Тел. приемной:  (3842) 45-53-10 </w:t>
            </w:r>
            <w:r>
              <w:rPr>
                <w:sz w:val="24"/>
                <w:szCs w:val="24"/>
                <w:highlight w:val="white"/>
              </w:rPr>
            </w:r>
            <w:r>
              <w:rPr>
                <w:sz w:val="24"/>
                <w:szCs w:val="24"/>
                <w:highlight w:val="white"/>
              </w:rPr>
            </w:r>
          </w:p>
          <w:p>
            <w:pPr>
              <w:pStyle w:val="1563"/>
              <w:widowControl w:val="off"/>
              <w:tabs>
                <w:tab w:val="right" w:pos="9921" w:leader="none"/>
              </w:tabs>
              <w:rPr>
                <w:bCs/>
                <w:sz w:val="24"/>
                <w:szCs w:val="24"/>
                <w:highlight w:val="white"/>
              </w:rPr>
            </w:pPr>
            <w:r>
              <w:rPr>
                <w:sz w:val="24"/>
                <w:szCs w:val="24"/>
                <w:highlight w:val="white"/>
              </w:rPr>
              <w:t xml:space="preserve">Тел.ф. (3842) 45-30-69</w:t>
            </w:r>
            <w:r>
              <w:rPr>
                <w:bCs/>
                <w:sz w:val="24"/>
                <w:szCs w:val="24"/>
                <w:highlight w:val="white"/>
              </w:rPr>
            </w:r>
            <w:r>
              <w:rPr>
                <w:bCs/>
                <w:sz w:val="24"/>
                <w:szCs w:val="24"/>
                <w:highlight w:val="white"/>
              </w:rPr>
            </w:r>
          </w:p>
          <w:p>
            <w:pPr>
              <w:pStyle w:val="1563"/>
              <w:widowControl w:val="off"/>
              <w:rPr>
                <w:sz w:val="24"/>
                <w:szCs w:val="24"/>
                <w:highlight w:val="white"/>
              </w:rPr>
            </w:pPr>
            <w:r>
              <w:rPr>
                <w:sz w:val="24"/>
                <w:szCs w:val="24"/>
                <w:highlight w:val="white"/>
              </w:rPr>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Банковские реквизиты общества:</w:t>
            </w:r>
            <w:r>
              <w:rPr>
                <w:sz w:val="24"/>
                <w:szCs w:val="24"/>
                <w:highlight w:val="white"/>
              </w:rPr>
            </w:r>
            <w:r>
              <w:rPr>
                <w:sz w:val="24"/>
                <w:szCs w:val="24"/>
                <w:highlight w:val="white"/>
              </w:rPr>
            </w:r>
          </w:p>
          <w:p>
            <w:pPr>
              <w:pStyle w:val="1563"/>
              <w:widowControl w:val="off"/>
              <w:rPr>
                <w:sz w:val="24"/>
                <w:szCs w:val="24"/>
                <w:highlight w:val="white"/>
              </w:rPr>
            </w:pPr>
            <w:r>
              <w:rPr>
                <w:sz w:val="24"/>
                <w:szCs w:val="24"/>
                <w:highlight w:val="white"/>
              </w:rPr>
              <w:t xml:space="preserve">Получатель: ПАО «Россети Сибирь»</w:t>
            </w:r>
            <w:r>
              <w:rPr>
                <w:sz w:val="24"/>
                <w:szCs w:val="24"/>
                <w:highlight w:val="white"/>
              </w:rPr>
            </w:r>
            <w:r>
              <w:rPr>
                <w:sz w:val="24"/>
                <w:szCs w:val="24"/>
                <w:highlight w:val="white"/>
              </w:rPr>
            </w:r>
          </w:p>
          <w:p>
            <w:pPr>
              <w:ind w:firstLine="0"/>
              <w:jc w:val="left"/>
              <w:keepNext w:val="0"/>
              <w:spacing w:line="240" w:lineRule="auto"/>
              <w:widowControl w:val="off"/>
              <w:rPr>
                <w:highlight w:val="white"/>
              </w:rPr>
            </w:pPr>
            <w:r>
              <w:rPr>
                <w:highlight w:val="white"/>
              </w:rPr>
              <w:t xml:space="preserve">р/с 40702810800000091786</w:t>
            </w:r>
            <w:r>
              <w:rPr>
                <w:highlight w:val="white"/>
              </w:rPr>
            </w:r>
            <w:r>
              <w:rPr>
                <w:highlight w:val="white"/>
              </w:rPr>
            </w:r>
          </w:p>
          <w:p>
            <w:pPr>
              <w:ind w:firstLine="0"/>
              <w:jc w:val="left"/>
              <w:keepNext w:val="0"/>
              <w:spacing w:line="240" w:lineRule="auto"/>
              <w:widowControl w:val="off"/>
              <w:rPr>
                <w:highlight w:val="white"/>
              </w:rPr>
            </w:pPr>
            <w:r>
              <w:rPr>
                <w:highlight w:val="white"/>
              </w:rPr>
              <w:t xml:space="preserve">Банк: Банк ГПБ (АО), г. Москва  </w:t>
            </w:r>
            <w:r>
              <w:rPr>
                <w:highlight w:val="white"/>
              </w:rPr>
            </w:r>
            <w:r>
              <w:rPr>
                <w:highlight w:val="white"/>
              </w:rPr>
            </w:r>
          </w:p>
          <w:p>
            <w:pPr>
              <w:ind w:firstLine="0"/>
              <w:jc w:val="left"/>
              <w:keepNext w:val="0"/>
              <w:spacing w:line="240" w:lineRule="auto"/>
              <w:widowControl w:val="off"/>
              <w:rPr>
                <w:highlight w:val="white"/>
              </w:rPr>
            </w:pPr>
            <w:r>
              <w:rPr>
                <w:highlight w:val="white"/>
              </w:rPr>
              <w:t xml:space="preserve">БИК 044525823 </w:t>
            </w:r>
            <w:r>
              <w:rPr>
                <w:highlight w:val="white"/>
              </w:rPr>
            </w:r>
            <w:r>
              <w:rPr>
                <w:highlight w:val="white"/>
              </w:rPr>
            </w:r>
          </w:p>
          <w:p>
            <w:pPr>
              <w:ind w:firstLine="0"/>
              <w:jc w:val="left"/>
              <w:keepNext w:val="0"/>
              <w:spacing w:line="240" w:lineRule="auto"/>
              <w:shd w:val="clear" w:color="auto" w:fill="ffffff"/>
              <w:widowControl w:val="off"/>
              <w:rPr>
                <w:highlight w:val="white"/>
              </w:rPr>
            </w:pPr>
            <w:r>
              <w:rPr>
                <w:highlight w:val="white"/>
              </w:rPr>
              <w:t xml:space="preserve">К/с 30101810200000000823</w:t>
            </w:r>
            <w:r>
              <w:rPr>
                <w:highlight w:val="white"/>
              </w:rPr>
            </w:r>
            <w:r>
              <w:rPr>
                <w:highlight w:val="white"/>
              </w:rPr>
            </w:r>
          </w:p>
          <w:p>
            <w:pPr>
              <w:ind w:firstLine="0"/>
              <w:jc w:val="left"/>
              <w:keepNext w:val="0"/>
              <w:spacing w:line="240" w:lineRule="auto"/>
              <w:shd w:val="clear" w:color="auto" w:fill="ffffff"/>
              <w:widowControl w:val="off"/>
              <w:rPr>
                <w:highlight w:val="white"/>
              </w:rPr>
            </w:pPr>
            <w:r>
              <w:rPr>
                <w:highlight w:val="white"/>
              </w:rPr>
            </w:r>
            <w:r>
              <w:rPr>
                <w:highlight w:val="white"/>
              </w:rPr>
            </w:r>
            <w:r>
              <w:rPr>
                <w:highlight w:val="white"/>
              </w:rPr>
            </w:r>
          </w:p>
          <w:p>
            <w:pPr>
              <w:ind w:firstLine="32"/>
              <w:jc w:val="left"/>
              <w:keepNext w:val="0"/>
              <w:spacing w:line="240" w:lineRule="auto"/>
              <w:widowControl w:val="off"/>
              <w:rPr>
                <w:bCs/>
                <w:highlight w:val="white"/>
              </w:rPr>
            </w:pPr>
            <w:r>
              <w:rPr>
                <w:bCs/>
                <w:highlight w:val="white"/>
              </w:rPr>
              <w:t xml:space="preserve">Реквизиты для оформления счетов-фактур:</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В счетах фактурах указывать: </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ГРУЗОПОЛУЧАТЕЛЬ:</w:t>
            </w:r>
            <w:r>
              <w:rPr>
                <w:bCs/>
                <w:highlight w:val="white"/>
              </w:rPr>
            </w:r>
            <w:r>
              <w:rPr>
                <w:bCs/>
                <w:highlight w:val="white"/>
              </w:rPr>
            </w:r>
          </w:p>
          <w:p>
            <w:pPr>
              <w:ind w:firstLine="0"/>
              <w:jc w:val="left"/>
              <w:keepNext w:val="0"/>
              <w:spacing w:line="240" w:lineRule="auto"/>
              <w:widowControl w:val="off"/>
              <w:rPr>
                <w:highlight w:val="white"/>
              </w:rPr>
            </w:pPr>
            <w:r>
              <w:rPr>
                <w:bCs/>
                <w:highlight w:val="white"/>
              </w:rPr>
              <w:t xml:space="preserve">Филиал ПАО «Россети Сибирь» - «Кузбассэнерго-РЭС», 650099, РФ, Кемеровская область-Кузбасс, г. Кемерово, ул. Н.Островского, дом № 11</w:t>
            </w:r>
            <w:r>
              <w:rPr>
                <w:highlight w:val="white"/>
              </w:rPr>
            </w:r>
            <w:r>
              <w:rPr>
                <w:highlight w:val="white"/>
              </w:rPr>
            </w:r>
          </w:p>
          <w:p>
            <w:pPr>
              <w:ind w:firstLine="0"/>
              <w:jc w:val="left"/>
              <w:keepNext w:val="0"/>
              <w:spacing w:line="240" w:lineRule="auto"/>
              <w:widowControl w:val="off"/>
              <w:rPr>
                <w:bCs/>
                <w:highlight w:val="white"/>
              </w:rPr>
            </w:pPr>
            <w:r>
              <w:rPr>
                <w:bCs/>
                <w:highlight w:val="white"/>
              </w:rPr>
              <w:t xml:space="preserve">ПОКУПАТЕЛЬ:</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ПАО «Россети Сибирь», 660021, РФ, Красноярский край, г.Красноярск, </w:t>
            </w:r>
            <w:r>
              <w:rPr>
                <w:bCs/>
                <w:highlight w:val="white"/>
              </w:rPr>
              <w:t xml:space="preserve">ул.Бограда, дом № 144 А, ИНН 2460069527, КПП </w:t>
            </w:r>
            <w:r>
              <w:rPr>
                <w:highlight w:val="white"/>
              </w:rPr>
              <w:t xml:space="preserve">997650001</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В товарных накладных указывать:</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ГРУЗОПОЛУЧАТЕЛЬ:</w:t>
            </w:r>
            <w:r>
              <w:rPr>
                <w:bCs/>
                <w:highlight w:val="white"/>
              </w:rPr>
            </w:r>
            <w:r>
              <w:rPr>
                <w:bCs/>
                <w:highlight w:val="white"/>
              </w:rPr>
            </w:r>
          </w:p>
          <w:p>
            <w:pPr>
              <w:ind w:firstLine="0"/>
              <w:jc w:val="left"/>
              <w:keepNext w:val="0"/>
              <w:spacing w:line="240" w:lineRule="auto"/>
              <w:widowControl w:val="off"/>
              <w:rPr>
                <w:bCs/>
                <w:spacing w:val="-8"/>
                <w:highlight w:val="white"/>
              </w:rPr>
            </w:pPr>
            <w:r>
              <w:rPr>
                <w:bCs/>
                <w:highlight w:val="white"/>
              </w:rPr>
              <w:t xml:space="preserve">Филиал ПАО «Россети Сибирь» - «</w:t>
            </w:r>
            <w:r>
              <w:rPr>
                <w:bCs/>
                <w:spacing w:val="-8"/>
                <w:highlight w:val="white"/>
              </w:rPr>
              <w:t xml:space="preserve">Кузбассэнерго-РЭС», ИНН 2460069527, КПП </w:t>
            </w:r>
            <w:r>
              <w:rPr>
                <w:highlight w:val="white"/>
              </w:rPr>
              <w:t xml:space="preserve">997650001</w:t>
            </w:r>
            <w:r>
              <w:rPr>
                <w:bCs/>
                <w:spacing w:val="-8"/>
                <w:highlight w:val="white"/>
              </w:rPr>
              <w:t xml:space="preserve">, РФ, 650099, Кемеровская область-Кузбасс, г. Кемерово, ул. Н.Островского, </w:t>
            </w:r>
            <w:r>
              <w:rPr>
                <w:bCs/>
                <w:spacing w:val="-8"/>
                <w:highlight w:val="white"/>
              </w:rPr>
            </w:r>
            <w:r>
              <w:rPr>
                <w:bCs/>
                <w:spacing w:val="-8"/>
                <w:highlight w:val="white"/>
              </w:rPr>
            </w:r>
          </w:p>
          <w:p>
            <w:pPr>
              <w:ind w:firstLine="0"/>
              <w:jc w:val="left"/>
              <w:keepNext w:val="0"/>
              <w:spacing w:line="240" w:lineRule="auto"/>
              <w:widowControl w:val="off"/>
              <w:rPr>
                <w:bCs/>
                <w:spacing w:val="-8"/>
                <w:highlight w:val="white"/>
              </w:rPr>
            </w:pPr>
            <w:r>
              <w:rPr>
                <w:bCs/>
                <w:spacing w:val="-8"/>
                <w:highlight w:val="white"/>
              </w:rPr>
              <w:t xml:space="preserve">дом 11</w:t>
            </w:r>
            <w:r>
              <w:rPr>
                <w:bCs/>
                <w:spacing w:val="-8"/>
                <w:highlight w:val="white"/>
              </w:rPr>
            </w:r>
            <w:r>
              <w:rPr>
                <w:bCs/>
                <w:spacing w:val="-8"/>
                <w:highlight w:val="white"/>
              </w:rPr>
            </w:r>
          </w:p>
          <w:p>
            <w:pPr>
              <w:ind w:firstLine="0"/>
              <w:jc w:val="left"/>
              <w:keepNext w:val="0"/>
              <w:spacing w:line="240" w:lineRule="auto"/>
              <w:widowControl w:val="off"/>
              <w:rPr>
                <w:bCs/>
                <w:highlight w:val="white"/>
              </w:rPr>
            </w:pPr>
            <w:r>
              <w:rPr>
                <w:bCs/>
                <w:highlight w:val="white"/>
              </w:rPr>
              <w:t xml:space="preserve">ПЛАТЕЛЬЩИК:</w:t>
            </w:r>
            <w:r>
              <w:rPr>
                <w:bCs/>
                <w:highlight w:val="white"/>
              </w:rPr>
            </w:r>
            <w:r>
              <w:rPr>
                <w:bCs/>
                <w:highlight w:val="white"/>
              </w:rPr>
            </w:r>
          </w:p>
          <w:p>
            <w:pPr>
              <w:ind w:firstLine="0"/>
              <w:jc w:val="left"/>
              <w:keepNext w:val="0"/>
              <w:spacing w:line="240" w:lineRule="auto"/>
              <w:widowControl w:val="off"/>
              <w:rPr>
                <w:bCs/>
                <w:highlight w:val="white"/>
              </w:rPr>
            </w:pPr>
            <w:r>
              <w:rPr>
                <w:bCs/>
                <w:highlight w:val="white"/>
              </w:rPr>
              <w:t xml:space="preserve">ПАО «Россети Сибирь», ИНН/КПП 2460069527/</w:t>
            </w:r>
            <w:r>
              <w:rPr>
                <w:highlight w:val="white"/>
              </w:rPr>
              <w:t xml:space="preserve">997650001</w:t>
            </w:r>
            <w:r>
              <w:rPr>
                <w:bCs/>
                <w:highlight w:val="white"/>
              </w:rPr>
              <w:t xml:space="preserve">, 660021, РФ, Красноярский край, г. Красноярск, ул. Бограда, дом № 144 А</w:t>
            </w:r>
            <w:r>
              <w:rPr>
                <w:bCs/>
                <w:highlight w:val="white"/>
              </w:rPr>
            </w:r>
            <w:r>
              <w:rPr>
                <w:bCs/>
                <w:highlight w:val="white"/>
              </w:rPr>
            </w:r>
          </w:p>
          <w:p>
            <w:pPr>
              <w:ind w:firstLine="0"/>
              <w:jc w:val="left"/>
              <w:keepNext w:val="0"/>
              <w:spacing w:line="240" w:lineRule="auto"/>
              <w:widowControl w:val="off"/>
              <w:rPr>
                <w:highlight w:val="white"/>
              </w:rPr>
            </w:pPr>
            <w:r>
              <w:rPr>
                <w:highlight w:val="white"/>
              </w:rPr>
            </w:r>
            <w:r>
              <w:rPr>
                <w:highlight w:val="white"/>
              </w:rPr>
            </w:r>
            <w:r>
              <w:rPr>
                <w:highlight w:val="white"/>
              </w:rPr>
            </w:r>
          </w:p>
        </w:tc>
        <w:tc>
          <w:tcPr>
            <w:tcBorders>
              <w:top w:val="none" w:color="000000" w:sz="0" w:space="0"/>
              <w:left w:val="none" w:color="000000" w:sz="0" w:space="0"/>
              <w:bottom w:val="none" w:color="000000" w:sz="0" w:space="0"/>
              <w:right w:val="none" w:color="000000" w:sz="0" w:space="0"/>
            </w:tcBorders>
            <w:tcW w:w="5040" w:type="dxa"/>
            <w:textDirection w:val="lrTb"/>
            <w:noWrap w:val="false"/>
          </w:tcPr>
          <w:p>
            <w:pPr>
              <w:ind w:firstLine="0"/>
              <w:spacing w:line="240" w:lineRule="auto"/>
              <w:widowControl w:val="off"/>
              <w:rPr>
                <w:highlight w:val="white"/>
              </w:rPr>
            </w:pPr>
            <w:r>
              <w:rPr>
                <w:highlight w:val="white"/>
              </w:rPr>
              <w:t xml:space="preserve">                 Поставщик:</w:t>
            </w:r>
            <w:r>
              <w:rPr>
                <w:highlight w:val="white"/>
              </w:rPr>
            </w:r>
            <w:r>
              <w:rPr>
                <w:highlight w:val="white"/>
              </w:rPr>
            </w:r>
          </w:p>
          <w:p>
            <w:pPr>
              <w:ind w:firstLine="0"/>
              <w:keepNext w:val="0"/>
              <w:spacing w:line="240" w:lineRule="auto"/>
              <w:widowControl w:val="off"/>
              <w:rPr>
                <w:highlight w:val="white"/>
              </w:rPr>
            </w:pPr>
            <w:r>
              <w:rPr>
                <w:highlight w:val="white"/>
              </w:rPr>
            </w:r>
            <w:r>
              <w:rPr>
                <w:highlight w:val="white"/>
              </w:rPr>
            </w:r>
            <w:r>
              <w:rPr>
                <w:highlight w:val="white"/>
              </w:rPr>
            </w:r>
          </w:p>
        </w:tc>
      </w:tr>
      <w:tr>
        <w:tblPrEx/>
        <w:trPr>
          <w:trHeight w:val="411"/>
        </w:trPr>
        <w:tc>
          <w:tcPr>
            <w:tcBorders>
              <w:top w:val="none" w:color="000000" w:sz="0" w:space="0"/>
              <w:left w:val="none" w:color="000000" w:sz="0" w:space="0"/>
              <w:bottom w:val="none" w:color="000000" w:sz="0" w:space="0"/>
              <w:right w:val="none" w:color="000000" w:sz="0" w:space="0"/>
            </w:tcBorders>
            <w:tcW w:w="4920" w:type="dxa"/>
            <w:textDirection w:val="lrTb"/>
            <w:noWrap w:val="false"/>
          </w:tcPr>
          <w:p>
            <w:pPr>
              <w:ind w:hanging="34"/>
              <w:jc w:val="left"/>
              <w:keepNext w:val="0"/>
              <w:spacing w:line="240" w:lineRule="auto"/>
              <w:shd w:val="clear" w:color="auto" w:fill="ffffff"/>
              <w:widowControl w:val="off"/>
              <w:rPr>
                <w:bCs/>
                <w:highlight w:val="white"/>
              </w:rPr>
            </w:pPr>
            <w:r>
              <w:rPr>
                <w:bCs/>
                <w:highlight w:val="white"/>
              </w:rPr>
              <w:t xml:space="preserve">_______________________ ___________</w:t>
            </w:r>
            <w:r>
              <w:rPr>
                <w:bCs/>
                <w:highlight w:val="white"/>
              </w:rPr>
            </w:r>
            <w:r>
              <w:rPr>
                <w:bCs/>
                <w:highlight w:val="white"/>
              </w:rPr>
            </w:r>
          </w:p>
          <w:p>
            <w:pPr>
              <w:ind w:hanging="34"/>
              <w:jc w:val="left"/>
              <w:keepNext w:val="0"/>
              <w:spacing w:line="240" w:lineRule="auto"/>
              <w:shd w:val="clear" w:color="auto" w:fill="ffffff"/>
              <w:widowControl w:val="off"/>
              <w:rPr>
                <w:bCs/>
                <w:highlight w:val="white"/>
              </w:rPr>
            </w:pPr>
            <w:r>
              <w:rPr>
                <w:bCs/>
                <w:highlight w:val="white"/>
              </w:rPr>
              <w:t xml:space="preserve">                                  М.П.</w:t>
            </w:r>
            <w:r>
              <w:rPr>
                <w:bCs/>
                <w:highlight w:val="white"/>
              </w:rPr>
            </w:r>
            <w:r>
              <w:rPr>
                <w:bCs/>
                <w:highlight w:val="white"/>
              </w:rPr>
            </w:r>
          </w:p>
        </w:tc>
        <w:tc>
          <w:tcPr>
            <w:tcBorders>
              <w:top w:val="none" w:color="000000" w:sz="0" w:space="0"/>
              <w:left w:val="none" w:color="000000" w:sz="0" w:space="0"/>
              <w:bottom w:val="none" w:color="000000" w:sz="0" w:space="0"/>
              <w:right w:val="none" w:color="000000" w:sz="0" w:space="0"/>
            </w:tcBorders>
            <w:tcW w:w="5040" w:type="dxa"/>
            <w:textDirection w:val="lrTb"/>
            <w:noWrap w:val="false"/>
          </w:tcPr>
          <w:p>
            <w:pPr>
              <w:ind w:firstLine="0"/>
              <w:spacing w:line="240" w:lineRule="auto"/>
              <w:widowControl w:val="off"/>
              <w:rPr>
                <w:highlight w:val="white"/>
              </w:rPr>
            </w:pPr>
            <w:r>
              <w:rPr>
                <w:highlight w:val="white"/>
              </w:rPr>
              <w:t xml:space="preserve">__________________   ___________</w:t>
            </w:r>
            <w:r>
              <w:rPr>
                <w:highlight w:val="white"/>
              </w:rPr>
            </w:r>
            <w:r>
              <w:rPr>
                <w:highlight w:val="white"/>
              </w:rPr>
            </w:r>
          </w:p>
          <w:p>
            <w:pPr>
              <w:ind w:firstLine="0"/>
              <w:spacing w:line="240" w:lineRule="auto"/>
              <w:widowControl w:val="off"/>
              <w:rPr>
                <w:highlight w:val="white"/>
              </w:rPr>
            </w:pPr>
            <w:r>
              <w:rPr>
                <w:highlight w:val="white"/>
              </w:rPr>
              <w:t xml:space="preserve">                               М.П.</w:t>
            </w:r>
            <w:r>
              <w:rPr>
                <w:highlight w:val="white"/>
              </w:rPr>
            </w:r>
            <w:r>
              <w:rPr>
                <w:highlight w:val="white"/>
              </w:rPr>
            </w:r>
          </w:p>
        </w:tc>
      </w:tr>
      <w:tr>
        <w:tblPrEx/>
        <w:trPr>
          <w:trHeight w:val="411"/>
        </w:trPr>
        <w:tc>
          <w:tcPr>
            <w:tcBorders>
              <w:top w:val="none" w:color="000000" w:sz="0" w:space="0"/>
              <w:left w:val="none" w:color="000000" w:sz="0" w:space="0"/>
              <w:bottom w:val="none" w:color="000000" w:sz="0" w:space="0"/>
              <w:right w:val="none" w:color="000000" w:sz="0" w:space="0"/>
            </w:tcBorders>
            <w:tcW w:w="4920" w:type="dxa"/>
            <w:textDirection w:val="lrTb"/>
            <w:noWrap w:val="false"/>
          </w:tcPr>
          <w:p>
            <w:pPr>
              <w:ind w:hanging="34"/>
              <w:jc w:val="left"/>
              <w:keepNext w:val="0"/>
              <w:spacing w:line="240" w:lineRule="auto"/>
              <w:shd w:val="clear" w:color="auto" w:fill="ffffff"/>
              <w:widowControl w:val="off"/>
              <w:rPr>
                <w:bCs/>
                <w:highlight w:val="white"/>
              </w:rPr>
            </w:pPr>
            <w:r>
              <w:rPr>
                <w:bCs/>
                <w:highlight w:val="white"/>
              </w:rPr>
              <w:t xml:space="preserve">"______"___________20___г.</w:t>
            </w:r>
            <w:r>
              <w:rPr>
                <w:bCs/>
                <w:highlight w:val="white"/>
              </w:rPr>
            </w:r>
            <w:r>
              <w:rPr>
                <w:bCs/>
                <w:highlight w:val="white"/>
              </w:rPr>
            </w:r>
          </w:p>
        </w:tc>
        <w:tc>
          <w:tcPr>
            <w:tcBorders>
              <w:top w:val="none" w:color="000000" w:sz="0" w:space="0"/>
              <w:left w:val="none" w:color="000000" w:sz="0" w:space="0"/>
              <w:bottom w:val="none" w:color="000000" w:sz="0" w:space="0"/>
              <w:right w:val="none" w:color="000000" w:sz="0" w:space="0"/>
            </w:tcBorders>
            <w:tcW w:w="5040" w:type="dxa"/>
            <w:textDirection w:val="lrTb"/>
            <w:noWrap w:val="false"/>
          </w:tcPr>
          <w:p>
            <w:pPr>
              <w:ind w:firstLine="0"/>
              <w:spacing w:line="240" w:lineRule="auto"/>
              <w:widowControl w:val="off"/>
              <w:rPr>
                <w:highlight w:val="white"/>
              </w:rPr>
            </w:pPr>
            <w:r>
              <w:rPr>
                <w:highlight w:val="white"/>
              </w:rPr>
              <w:t xml:space="preserve">"_____"________________20___г.</w:t>
            </w:r>
            <w:r>
              <w:rPr>
                <w:highlight w:val="white"/>
              </w:rPr>
            </w:r>
            <w:r>
              <w:rPr>
                <w:highlight w:val="white"/>
              </w:rPr>
            </w:r>
          </w:p>
        </w:tc>
      </w:tr>
    </w:tbl>
    <w:p>
      <w:pPr>
        <w:ind w:right="40" w:firstLine="5954"/>
        <w:jc w:val="left"/>
        <w:keepNext w:val="0"/>
        <w:spacing w:line="240" w:lineRule="auto"/>
        <w:tabs>
          <w:tab w:val="left" w:pos="5954" w:leader="none"/>
        </w:tabs>
        <w:rPr>
          <w:highlight w:val="white"/>
        </w:rPr>
        <w:sectPr>
          <w:footnotePr/>
          <w:endnotePr/>
          <w:type w:val="nextPage"/>
          <w:pgSz w:w="11906" w:h="16838" w:orient="portrait"/>
          <w:pgMar w:top="1134" w:right="850" w:bottom="1134" w:left="1701" w:header="708" w:footer="708" w:gutter="0"/>
          <w:cols w:num="1" w:sep="0" w:space="708" w:equalWidth="1"/>
          <w:docGrid w:linePitch="360"/>
        </w:sectPr>
      </w:pPr>
      <w:r>
        <w:rPr>
          <w:highlight w:val="white"/>
        </w:rPr>
      </w:r>
      <w:r>
        <w:rPr>
          <w:highlight w:val="white"/>
        </w:rPr>
      </w:r>
      <w:r>
        <w:rPr>
          <w:highlight w:val="white"/>
        </w:rPr>
      </w:r>
    </w:p>
    <w:p>
      <w:pPr>
        <w:ind w:right="40" w:firstLine="5954"/>
        <w:jc w:val="right"/>
        <w:keepLines/>
        <w:spacing w:line="240" w:lineRule="auto"/>
        <w:tabs>
          <w:tab w:val="left" w:pos="5954" w:leader="none"/>
        </w:tabs>
        <w:rPr>
          <w:highlight w:val="white"/>
        </w:rPr>
      </w:pPr>
      <w:r>
        <w:rPr>
          <w:highlight w:val="white"/>
        </w:rPr>
        <w:t xml:space="preserve">Приложение № 1</w:t>
      </w:r>
      <w:r>
        <w:rPr>
          <w:highlight w:val="white"/>
        </w:rPr>
      </w:r>
      <w:r>
        <w:rPr>
          <w:highlight w:val="white"/>
        </w:rPr>
      </w:r>
    </w:p>
    <w:p>
      <w:pPr>
        <w:ind w:firstLine="5954"/>
        <w:jc w:val="right"/>
        <w:keepLines/>
        <w:spacing w:line="240" w:lineRule="auto"/>
        <w:widowControl w:val="off"/>
        <w:tabs>
          <w:tab w:val="left" w:pos="6300" w:leader="none"/>
        </w:tabs>
        <w:rPr>
          <w:highlight w:val="white"/>
        </w:rPr>
      </w:pPr>
      <w:r>
        <w:rPr>
          <w:highlight w:val="white"/>
        </w:rPr>
        <w:t xml:space="preserve">к договору поставки продукции</w:t>
      </w:r>
      <w:r>
        <w:rPr>
          <w:highlight w:val="white"/>
        </w:rPr>
      </w:r>
      <w:r>
        <w:rPr>
          <w:highlight w:val="white"/>
        </w:rPr>
      </w:r>
    </w:p>
    <w:p>
      <w:pPr>
        <w:ind w:right="40" w:firstLine="5954"/>
        <w:jc w:val="right"/>
        <w:keepLines/>
        <w:spacing w:line="240" w:lineRule="auto"/>
        <w:widowControl w:val="off"/>
        <w:tabs>
          <w:tab w:val="left" w:pos="6300" w:leader="none"/>
        </w:tabs>
        <w:rPr>
          <w:highlight w:val="white"/>
        </w:rPr>
      </w:pPr>
      <w:r>
        <w:rPr>
          <w:highlight w:val="white"/>
        </w:rPr>
        <w:t xml:space="preserve"> №_______________</w:t>
      </w:r>
      <w:r>
        <w:rPr>
          <w:highlight w:val="white"/>
        </w:rPr>
      </w:r>
      <w:r>
        <w:rPr>
          <w:highlight w:val="white"/>
        </w:rPr>
      </w:r>
    </w:p>
    <w:p>
      <w:pPr>
        <w:ind w:right="40" w:firstLine="5954"/>
        <w:jc w:val="right"/>
        <w:keepLines/>
        <w:spacing w:line="240" w:lineRule="auto"/>
        <w:widowControl w:val="off"/>
        <w:tabs>
          <w:tab w:val="left" w:pos="6300" w:leader="none"/>
        </w:tabs>
        <w:rPr>
          <w:highlight w:val="white"/>
        </w:rPr>
      </w:pPr>
      <w:r>
        <w:rPr>
          <w:highlight w:val="white"/>
        </w:rPr>
        <w:t xml:space="preserve">от « » ______  202  г.</w:t>
      </w:r>
      <w:r>
        <w:rPr>
          <w:highlight w:val="white"/>
        </w:rPr>
      </w:r>
      <w:r>
        <w:rPr>
          <w:highlight w:val="white"/>
        </w:rPr>
      </w:r>
    </w:p>
    <w:p>
      <w:pPr>
        <w:ind w:right="40" w:firstLine="0"/>
        <w:jc w:val="center"/>
        <w:keepLines/>
        <w:spacing w:line="240" w:lineRule="auto"/>
        <w:widowControl w:val="off"/>
        <w:rPr>
          <w:b/>
          <w:highlight w:val="white"/>
        </w:rPr>
      </w:pPr>
      <w:r>
        <w:rPr>
          <w:b/>
          <w:highlight w:val="white"/>
        </w:rPr>
      </w:r>
      <w:r>
        <w:rPr>
          <w:b/>
          <w:highlight w:val="white"/>
        </w:rPr>
      </w:r>
      <w:r>
        <w:rPr>
          <w:b/>
          <w:highlight w:val="white"/>
        </w:rPr>
      </w:r>
    </w:p>
    <w:p>
      <w:pPr>
        <w:ind w:firstLine="0"/>
        <w:jc w:val="center"/>
        <w:keepLines/>
        <w:spacing w:line="240" w:lineRule="auto"/>
        <w:widowControl w:val="off"/>
        <w:rPr>
          <w:b/>
          <w:highlight w:val="white"/>
        </w:rPr>
      </w:pPr>
      <w:r>
        <w:rPr>
          <w:b/>
          <w:highlight w:val="white"/>
        </w:rPr>
        <w:t xml:space="preserve">СПЕЦИФИКАЦИЯ</w:t>
      </w:r>
      <w:r>
        <w:rPr>
          <w:b/>
          <w:highlight w:val="white"/>
        </w:rPr>
      </w:r>
      <w:r>
        <w:rPr>
          <w:b/>
          <w:highlight w:val="white"/>
        </w:rPr>
      </w:r>
    </w:p>
    <w:p>
      <w:pPr>
        <w:ind w:firstLine="0"/>
        <w:jc w:val="center"/>
        <w:keepLines/>
        <w:spacing w:line="240" w:lineRule="auto"/>
        <w:widowControl w:val="off"/>
        <w:rPr>
          <w:b/>
          <w:bCs/>
          <w:highlight w:val="white"/>
        </w:rPr>
      </w:pPr>
      <w:r>
        <w:rPr>
          <w:b/>
          <w:bCs/>
          <w:highlight w:val="white"/>
        </w:rPr>
      </w:r>
      <w:r>
        <w:rPr>
          <w:b/>
          <w:bCs/>
          <w:highlight w:val="white"/>
        </w:rPr>
      </w:r>
      <w:r>
        <w:rPr>
          <w:b/>
          <w:bCs/>
          <w:highlight w:val="white"/>
        </w:rPr>
      </w:r>
    </w:p>
    <w:tbl>
      <w:tblPr>
        <w:tblStyle w:val="1381"/>
        <w:tblW w:w="0" w:type="auto"/>
        <w:tblLook w:val="04A0" w:firstRow="1" w:lastRow="0" w:firstColumn="1" w:lastColumn="0" w:noHBand="0" w:noVBand="1"/>
      </w:tblPr>
      <w:tblGrid>
        <w:gridCol w:w="465"/>
        <w:gridCol w:w="1365"/>
        <w:gridCol w:w="2790"/>
        <w:gridCol w:w="1965"/>
        <w:gridCol w:w="1845"/>
        <w:gridCol w:w="1215"/>
        <w:gridCol w:w="2010"/>
        <w:gridCol w:w="660"/>
        <w:gridCol w:w="780"/>
        <w:gridCol w:w="1275"/>
        <w:gridCol w:w="1380"/>
      </w:tblGrid>
      <w:tr>
        <w:tblPrEx/>
        <w:trPr>
          <w:trHeight w:val="1753"/>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Номенклатурный номер SAP</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Наименование продукции</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Наименование аналога</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84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Характеристика поставляемой продукции</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Номер реестровой записи товара (указывается номер реестровой записи товара при его наличии)</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Страна происхождения Продукции и ее производитель</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Ед. изм.</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Кол-во</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Цена руб., без НДС</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Сумма, руб., без НДС</w:t>
            </w:r>
            <w:r>
              <w:rPr>
                <w:highlight w:val="white"/>
              </w:rPr>
            </w:r>
            <w:r>
              <w:rPr>
                <w:highlight w:val="white"/>
              </w:rPr>
            </w:r>
          </w:p>
        </w:tc>
      </w:tr>
      <w:tr>
        <w:tblPrEx/>
        <w:trPr>
          <w:trHeight w:val="2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1</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5610020017</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Гарнитур кухонный</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left"/>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restart"/>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Характеристики и требования согласно приложению №5</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1</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none"/>
                <w:u w:val="none"/>
                <w:vertAlign w:val="baseline"/>
              </w:rPr>
              <w:t xml:space="preserve">2</w:t>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5612210152</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Кресло офис.сиденье и спинка тканевые</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vMerge w:val="restart"/>
            <w:textDirection w:val="lrTb"/>
            <w:noWrap w:val="false"/>
          </w:tcPr>
          <w:p>
            <w:pPr>
              <w:ind w:firstLine="0"/>
              <w:jc w:val="left"/>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rPr>
                <w:rFonts w:ascii="Times New Roman" w:hAnsi="Times New Roman" w:eastAsia="Times New Roman" w:cs="Times New Roman"/>
                <w:b w:val="0"/>
                <w:i w:val="0"/>
                <w:strike w:val="0"/>
                <w:color w:val="000000"/>
                <w:sz w:val="22"/>
                <w:u w:val="none"/>
                <w:vertAlign w:val="baseline"/>
              </w:rPr>
            </w:pP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37</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none"/>
                <w:u w:val="none"/>
                <w:vertAlign w:val="baseline"/>
              </w:rPr>
              <w:t xml:space="preserve">3</w:t>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5611210029</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Стол 1600х800мм</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vMerge w:val="restart"/>
            <w:textDirection w:val="lrTb"/>
            <w:noWrap w:val="false"/>
          </w:tcPr>
          <w:p>
            <w:pPr>
              <w:ind w:firstLine="0"/>
              <w:jc w:val="left"/>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rPr>
                <w:rFonts w:ascii="Times New Roman" w:hAnsi="Times New Roman" w:eastAsia="Times New Roman" w:cs="Times New Roman"/>
                <w:b w:val="0"/>
                <w:i w:val="0"/>
                <w:strike w:val="0"/>
                <w:color w:val="000000"/>
                <w:sz w:val="22"/>
                <w:u w:val="none"/>
                <w:vertAlign w:val="baseline"/>
              </w:rPr>
            </w:pP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43</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none"/>
                <w:u w:val="none"/>
                <w:vertAlign w:val="baseline"/>
              </w:rPr>
              <w:t xml:space="preserve">4</w:t>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1000018038</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Стол обеденный</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vMerge w:val="restart"/>
            <w:textDirection w:val="lrTb"/>
            <w:noWrap w:val="false"/>
          </w:tcPr>
          <w:p>
            <w:pPr>
              <w:ind w:firstLine="0"/>
              <w:jc w:val="left"/>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rPr>
                <w:rFonts w:ascii="Times New Roman" w:hAnsi="Times New Roman" w:eastAsia="Times New Roman" w:cs="Times New Roman"/>
                <w:b w:val="0"/>
                <w:i w:val="0"/>
                <w:strike w:val="0"/>
                <w:color w:val="000000"/>
                <w:sz w:val="22"/>
                <w:u w:val="none"/>
                <w:vertAlign w:val="baseline"/>
              </w:rPr>
            </w:pP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1</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none"/>
                <w:u w:val="none"/>
                <w:vertAlign w:val="baseline"/>
              </w:rPr>
              <w:t xml:space="preserve">5</w:t>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5612210154</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vMerge w:val="restart"/>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Стул офис.метал.каркас сиденье ткань</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vMerge w:val="restart"/>
            <w:textDirection w:val="lrTb"/>
            <w:noWrap w:val="false"/>
          </w:tcPr>
          <w:p>
            <w:pPr>
              <w:ind w:firstLine="0"/>
              <w:jc w:val="left"/>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rPr>
                <w:rFonts w:ascii="Times New Roman" w:hAnsi="Times New Roman" w:eastAsia="Times New Roman" w:cs="Times New Roman"/>
                <w:b w:val="0"/>
                <w:i w:val="0"/>
                <w:strike w:val="0"/>
                <w:color w:val="000000"/>
                <w:sz w:val="22"/>
                <w:u w:val="none"/>
                <w:vertAlign w:val="baseline"/>
              </w:rPr>
            </w:pP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r>
              <w:rPr>
                <w:rFonts w:ascii="Times New Roman" w:hAnsi="Times New Roman" w:eastAsia="Times New Roman" w:cs="Times New Roman"/>
                <w:b w:val="0"/>
                <w:i w:val="0"/>
                <w:strike w:val="0"/>
                <w:color w:val="000000"/>
                <w:sz w:val="22"/>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vMerge w:val="restart"/>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77</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vMerge w:val="restart"/>
            <w:textDirection w:val="lrTb"/>
            <w:noWrap w:val="false"/>
          </w:tcPr>
          <w:p>
            <w:pPr>
              <w:ind w:firstLine="0"/>
              <w:jc w:val="center"/>
              <w:spacing w:line="240" w:lineRule="auto"/>
              <w:rPr>
                <w:rFonts w:ascii="Times New Roman" w:hAnsi="Times New Roman" w:eastAsia="Times New Roman" w:cs="Times New Roman"/>
                <w:b w:val="0"/>
                <w:i w:val="0"/>
                <w:strike w:val="0"/>
                <w:color w:val="000000"/>
                <w:sz w:val="22"/>
                <w:highlight w:val="white"/>
                <w:u w:val="none"/>
                <w:vertAlign w:val="baseline"/>
              </w:rPr>
              <w:suppressLineNumbers w:val="0"/>
            </w:pP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highlight w:val="none"/>
              </w:rPr>
              <w:t xml:space="preserve">6</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5627510149</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Тумба подкатная 3 ящика</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left"/>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pPr>
            <w:r>
              <w:rPr>
                <w:rFonts w:ascii="Times New Roman" w:hAnsi="Times New Roman" w:eastAsia="Times New Roman" w:cs="Times New Roman"/>
                <w:b w:val="0"/>
                <w:i w:val="0"/>
                <w:strike w:val="0"/>
                <w:color w:val="000000"/>
                <w:sz w:val="22"/>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44</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r>
        <w:tblPrEx/>
        <w:trPr>
          <w:trHeight w:val="3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highlight w:val="none"/>
              </w:rPr>
              <w:t xml:space="preserve">7</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5627510151</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Шкаф д/верх одежды двустворчатый,цв.орех</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left"/>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pPr>
            <w:r>
              <w:rPr>
                <w:rFonts w:ascii="Times New Roman" w:hAnsi="Times New Roman" w:eastAsia="Times New Roman" w:cs="Times New Roman"/>
                <w:b w:val="0"/>
                <w:i w:val="0"/>
                <w:strike w:val="0"/>
                <w:color w:val="000000"/>
                <w:sz w:val="22"/>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10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r>
        <w:tblPrEx/>
        <w:trPr>
          <w:trHeight w:val="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highlight w:val="none"/>
              </w:rPr>
              <w:t xml:space="preserve">8</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1000021267</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contextualSpacing w:val="0"/>
              <w:ind w:left="0" w:right="0"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Шкаф для докум 800Х400Х1910 комбинирован</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left"/>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pPr>
            <w:r>
              <w:rPr>
                <w:rFonts w:ascii="Times New Roman" w:hAnsi="Times New Roman" w:eastAsia="Times New Roman" w:cs="Times New Roman"/>
                <w:b w:val="0"/>
                <w:i w:val="0"/>
                <w:strike w:val="0"/>
                <w:color w:val="000000"/>
                <w:sz w:val="22"/>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26</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r>
        <w:tblPrEx/>
        <w:trPr>
          <w:trHeight w:val="600"/>
        </w:trPr>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465" w:type="dxa"/>
            <w:vAlign w:val="center"/>
            <w:textDirection w:val="lrTb"/>
            <w:noWrap w:val="false"/>
          </w:tcPr>
          <w:p>
            <w:pPr>
              <w:ind w:firstLine="0"/>
              <w:jc w:val="center"/>
              <w:spacing w:line="240" w:lineRule="auto"/>
              <w:rPr>
                <w:highlight w:val="white"/>
              </w:rPr>
              <w:suppressLineNumbers w:val="0"/>
            </w:pPr>
            <w:r>
              <w:rPr>
                <w:highlight w:val="none"/>
              </w:rPr>
              <w:t xml:space="preserve">9</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65" w:type="dxa"/>
            <w:vAlign w:val="center"/>
            <w:textDirection w:val="lrTb"/>
            <w:noWrap w:val="false"/>
          </w:tcPr>
          <w:p>
            <w:pPr>
              <w:contextualSpacing w:val="0"/>
              <w:ind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1000021259</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790" w:type="dxa"/>
            <w:vAlign w:val="center"/>
            <w:textDirection w:val="lrTb"/>
            <w:noWrap w:val="false"/>
          </w:tcPr>
          <w:p>
            <w:pPr>
              <w:contextualSpacing w:val="0"/>
              <w:ind w:firstLine="0"/>
              <w:jc w:val="left"/>
              <w:suppressLineNumbers w:val="0"/>
            </w:pPr>
            <w:r>
              <w:rPr>
                <w:rFonts w:ascii="Times New Roman" w:hAnsi="Times New Roman" w:eastAsia="Times New Roman" w:cs="Times New Roman"/>
                <w:b w:val="0"/>
                <w:i w:val="0"/>
                <w:strike w:val="0"/>
                <w:color w:val="000000"/>
                <w:sz w:val="22"/>
                <w:u w:val="none"/>
                <w:vertAlign w:val="baseline"/>
              </w:rPr>
              <w:t xml:space="preserve">Шкаф для одежды 800Х580Х1910</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965" w:type="dxa"/>
            <w:vAlign w:val="center"/>
            <w:textDirection w:val="lrTb"/>
            <w:noWrap w:val="false"/>
          </w:tcPr>
          <w:p>
            <w:pPr>
              <w:ind w:firstLine="0"/>
              <w:jc w:val="left"/>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none" w:color="000000" w:sz="4" w:space="0"/>
              <w:left w:val="single" w:color="000000" w:sz="6" w:space="0"/>
              <w:bottom w:val="none" w:color="000000" w:sz="4" w:space="0"/>
              <w:right w:val="single" w:color="000000" w:sz="6" w:space="0"/>
            </w:tcBorders>
            <w:tcMar>
              <w:left w:w="0" w:type="dxa"/>
              <w:top w:w="0" w:type="dxa"/>
              <w:right w:w="0" w:type="dxa"/>
              <w:bottom w:w="0" w:type="dxa"/>
            </w:tcMar>
            <w:tcW w:w="1845" w:type="dxa"/>
            <w:vAlign w:val="center"/>
            <w:vMerge w:val="continue"/>
            <w:textDirection w:val="lrTb"/>
            <w:noWrap w:val="false"/>
          </w:tcPr>
          <w:p>
            <w:pPr>
              <w:jc w:val="center"/>
            </w:pPr>
            <w:r>
              <w:rPr>
                <w:rFonts w:ascii="Times New Roman" w:hAnsi="Times New Roman" w:eastAsia="Times New Roman" w:cs="Times New Roman"/>
                <w:b w:val="0"/>
                <w:i w:val="0"/>
                <w:strike w:val="0"/>
                <w:color w:val="000000"/>
                <w:sz w:val="22"/>
                <w:u w:val="none"/>
                <w:vertAlign w:val="baseline"/>
              </w:rPr>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1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201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66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ШТ</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780" w:type="dxa"/>
            <w:vAlign w:val="center"/>
            <w:textDirection w:val="lrTb"/>
            <w:noWrap w:val="false"/>
          </w:tcPr>
          <w:p>
            <w:pPr>
              <w:contextualSpacing w:val="0"/>
              <w:ind w:firstLine="0"/>
              <w:jc w:val="center"/>
              <w:suppressLineNumbers w:val="0"/>
            </w:pPr>
            <w:r>
              <w:rPr>
                <w:rFonts w:ascii="Times New Roman" w:hAnsi="Times New Roman" w:eastAsia="Times New Roman" w:cs="Times New Roman"/>
                <w:b w:val="0"/>
                <w:i w:val="0"/>
                <w:strike w:val="0"/>
                <w:color w:val="000000"/>
                <w:sz w:val="22"/>
                <w:u w:val="none"/>
                <w:vertAlign w:val="baseline"/>
              </w:rPr>
              <w:t xml:space="preserve">16</w:t>
            </w: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275"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r>
        <w:tblPrEx/>
        <w:trPr>
          <w:trHeight w:val="285"/>
        </w:trPr>
        <w:tc>
          <w:tcPr>
            <w:gridSpan w:val="10"/>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437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t xml:space="preserve">Итого, руб. без НДС</w:t>
            </w:r>
            <w:r>
              <w:rPr>
                <w:highlight w:val="white"/>
              </w:rPr>
            </w:r>
            <w:r>
              <w:rPr>
                <w:highlight w:val="white"/>
              </w:rPr>
            </w:r>
          </w:p>
        </w:tc>
        <w:tc>
          <w:tcPr>
            <w:tcBorders>
              <w:top w:val="single" w:color="000000" w:sz="6" w:space="0"/>
              <w:left w:val="single" w:color="000000" w:sz="6" w:space="0"/>
              <w:bottom w:val="single" w:color="000000" w:sz="6" w:space="0"/>
              <w:right w:val="single" w:color="000000" w:sz="6" w:space="0"/>
            </w:tcBorders>
            <w:tcMar>
              <w:left w:w="0" w:type="dxa"/>
              <w:top w:w="0" w:type="dxa"/>
              <w:right w:w="0" w:type="dxa"/>
              <w:bottom w:w="0" w:type="dxa"/>
            </w:tcMar>
            <w:tcW w:w="1380" w:type="dxa"/>
            <w:vAlign w:val="center"/>
            <w:textDirection w:val="lrTb"/>
            <w:noWrap w:val="false"/>
          </w:tcPr>
          <w:p>
            <w:pPr>
              <w:ind w:firstLine="0"/>
              <w:jc w:val="center"/>
              <w:spacing w:line="240" w:lineRule="auto"/>
              <w:rPr>
                <w:highlight w:val="white"/>
              </w:rPr>
              <w:suppressLineNumbers w:val="0"/>
            </w:pPr>
            <w:r>
              <w:rPr>
                <w:rFonts w:ascii="Times New Roman" w:hAnsi="Times New Roman" w:eastAsia="Times New Roman" w:cs="Times New Roman"/>
                <w:b w:val="0"/>
                <w:i w:val="0"/>
                <w:strike w:val="0"/>
                <w:color w:val="000000"/>
                <w:sz w:val="22"/>
                <w:highlight w:val="white"/>
                <w:u w:val="none"/>
                <w:vertAlign w:val="baseline"/>
              </w:rPr>
            </w:r>
            <w:r>
              <w:rPr>
                <w:highlight w:val="white"/>
              </w:rPr>
            </w:r>
            <w:r>
              <w:rPr>
                <w:highlight w:val="white"/>
              </w:rPr>
            </w:r>
          </w:p>
        </w:tc>
      </w:tr>
    </w:tbl>
    <w:p>
      <w:pPr>
        <w:ind w:firstLine="0"/>
        <w:jc w:val="center"/>
        <w:keepLines/>
        <w:spacing w:line="240" w:lineRule="auto"/>
        <w:widowControl w:val="off"/>
        <w:rPr>
          <w:b/>
          <w:bCs/>
          <w:highlight w:val="white"/>
        </w:rPr>
      </w:pPr>
      <w:r>
        <w:rPr>
          <w:b/>
          <w:bCs/>
          <w:highlight w:val="white"/>
        </w:rPr>
      </w:r>
      <w:r>
        <w:rPr>
          <w:b/>
          <w:bCs/>
          <w:highlight w:val="white"/>
        </w:rPr>
      </w:r>
      <w:r>
        <w:rPr>
          <w:b/>
          <w:bCs/>
          <w:highlight w:val="white"/>
        </w:rPr>
      </w:r>
    </w:p>
    <w:tbl>
      <w:tblPr>
        <w:tblW w:w="4799" w:type="pct"/>
        <w:tblInd w:w="675" w:type="dxa"/>
        <w:tblLook w:val="04A0" w:firstRow="1" w:lastRow="0" w:firstColumn="1" w:lastColumn="0" w:noHBand="0" w:noVBand="1"/>
      </w:tblPr>
      <w:tblGrid>
        <w:gridCol w:w="6992"/>
        <w:gridCol w:w="6992"/>
      </w:tblGrid>
      <w:tr>
        <w:tblPrEx/>
        <w:trPr>
          <w:trHeight w:val="1235"/>
        </w:trPr>
        <w:tc>
          <w:tcPr>
            <w:tcBorders>
              <w:top w:val="none" w:color="000000" w:sz="0" w:space="0"/>
              <w:left w:val="none" w:color="000000" w:sz="0" w:space="0"/>
              <w:bottom w:val="none" w:color="000000" w:sz="0" w:space="0"/>
              <w:right w:val="none" w:color="000000" w:sz="0" w:space="0"/>
            </w:tcBorders>
            <w:tcW w:w="2500" w:type="pct"/>
            <w:textDirection w:val="lrTb"/>
            <w:noWrap w:val="false"/>
          </w:tcPr>
          <w:p>
            <w:pPr>
              <w:ind w:firstLine="0"/>
              <w:jc w:val="left"/>
              <w:keepLines/>
              <w:spacing w:line="240" w:lineRule="auto"/>
              <w:widowControl w:val="off"/>
              <w:rPr>
                <w:b/>
                <w:highlight w:val="white"/>
              </w:rPr>
            </w:pPr>
            <w:r>
              <w:rPr>
                <w:b/>
                <w:highlight w:val="white"/>
              </w:rPr>
              <w:t xml:space="preserve">ПОКУПАТЕЛЬ:</w:t>
            </w:r>
            <w:r>
              <w:rPr>
                <w:b/>
                <w:highlight w:val="white"/>
              </w:rPr>
            </w:r>
            <w:r>
              <w:rPr>
                <w:b/>
                <w:highlight w:val="white"/>
              </w:rPr>
            </w:r>
          </w:p>
          <w:p>
            <w:pPr>
              <w:ind w:firstLine="0"/>
              <w:jc w:val="left"/>
              <w:keepLines/>
              <w:spacing w:line="240" w:lineRule="auto"/>
              <w:rPr>
                <w:highlight w:val="white"/>
              </w:rPr>
            </w:pPr>
            <w:r>
              <w:rPr>
                <w:highlight w:val="white"/>
              </w:rPr>
            </w:r>
            <w:r>
              <w:rPr>
                <w:highlight w:val="white"/>
              </w:rPr>
            </w:r>
            <w:r>
              <w:rPr>
                <w:highlight w:val="white"/>
              </w:rPr>
            </w:r>
          </w:p>
          <w:p>
            <w:pPr>
              <w:ind w:firstLine="0"/>
              <w:keepLines/>
              <w:spacing w:line="240" w:lineRule="auto"/>
              <w:widowControl w:val="off"/>
              <w:rPr>
                <w:b/>
                <w:highlight w:val="white"/>
              </w:rPr>
            </w:pPr>
            <w:r>
              <w:rPr>
                <w:b/>
                <w:highlight w:val="white"/>
              </w:rPr>
              <w:t xml:space="preserve">_________________/______________ /</w:t>
            </w:r>
            <w:r>
              <w:rPr>
                <w:b/>
                <w:highlight w:val="white"/>
              </w:rPr>
            </w:r>
            <w:r>
              <w:rPr>
                <w:b/>
                <w:highlight w:val="white"/>
              </w:rPr>
            </w:r>
          </w:p>
          <w:p>
            <w:pPr>
              <w:ind w:right="40" w:firstLine="0"/>
              <w:keepLines/>
              <w:spacing w:line="240" w:lineRule="auto"/>
              <w:widowControl w:val="off"/>
              <w:rPr>
                <w:highlight w:val="white"/>
              </w:rPr>
            </w:pPr>
            <w:r>
              <w:rPr>
                <w:highlight w:val="white"/>
              </w:rPr>
              <w:t xml:space="preserve">М.П.</w:t>
            </w:r>
            <w:r>
              <w:rPr>
                <w:highlight w:val="white"/>
              </w:rPr>
            </w:r>
            <w:r>
              <w:rPr>
                <w:highlight w:val="white"/>
              </w:rPr>
            </w:r>
          </w:p>
        </w:tc>
        <w:tc>
          <w:tcPr>
            <w:tcBorders>
              <w:top w:val="none" w:color="000000" w:sz="0" w:space="0"/>
              <w:left w:val="none" w:color="000000" w:sz="0" w:space="0"/>
              <w:bottom w:val="none" w:color="000000" w:sz="0" w:space="0"/>
              <w:right w:val="none" w:color="000000" w:sz="0" w:space="0"/>
            </w:tcBorders>
            <w:tcW w:w="2500" w:type="pct"/>
            <w:textDirection w:val="lrTb"/>
            <w:noWrap w:val="false"/>
          </w:tcPr>
          <w:p>
            <w:pPr>
              <w:ind w:right="40" w:firstLine="0"/>
              <w:keepLines/>
              <w:spacing w:line="240" w:lineRule="auto"/>
              <w:widowControl w:val="off"/>
              <w:tabs>
                <w:tab w:val="left" w:pos="5034" w:leader="none"/>
              </w:tabs>
              <w:rPr>
                <w:b/>
                <w:highlight w:val="white"/>
              </w:rPr>
            </w:pPr>
            <w:r>
              <w:rPr>
                <w:b/>
                <w:highlight w:val="white"/>
              </w:rPr>
              <w:t xml:space="preserve">ПОСТАВЩИК:</w:t>
            </w:r>
            <w:r>
              <w:rPr>
                <w:b/>
                <w:highlight w:val="white"/>
              </w:rPr>
            </w:r>
            <w:r>
              <w:rPr>
                <w:b/>
                <w:highlight w:val="white"/>
              </w:rPr>
            </w:r>
          </w:p>
          <w:p>
            <w:pPr>
              <w:ind w:firstLine="0"/>
              <w:keepLines/>
              <w:spacing w:line="240" w:lineRule="auto"/>
              <w:widowControl w:val="off"/>
              <w:rPr>
                <w:b/>
                <w:highlight w:val="white"/>
              </w:rPr>
            </w:pPr>
            <w:r>
              <w:rPr>
                <w:b/>
                <w:highlight w:val="white"/>
              </w:rPr>
            </w:r>
            <w:r>
              <w:rPr>
                <w:b/>
                <w:highlight w:val="white"/>
              </w:rPr>
            </w:r>
            <w:r>
              <w:rPr>
                <w:b/>
                <w:highlight w:val="white"/>
              </w:rPr>
            </w:r>
          </w:p>
          <w:p>
            <w:pPr>
              <w:ind w:firstLine="0"/>
              <w:keepLines/>
              <w:spacing w:line="240" w:lineRule="auto"/>
              <w:widowControl w:val="off"/>
              <w:rPr>
                <w:b/>
                <w:highlight w:val="white"/>
              </w:rPr>
            </w:pPr>
            <w:r>
              <w:rPr>
                <w:b/>
                <w:highlight w:val="white"/>
              </w:rPr>
              <w:t xml:space="preserve">_________________ /______________/ </w:t>
            </w:r>
            <w:r>
              <w:rPr>
                <w:b/>
                <w:highlight w:val="white"/>
              </w:rPr>
            </w:r>
            <w:r>
              <w:rPr>
                <w:b/>
                <w:highlight w:val="white"/>
              </w:rPr>
            </w:r>
          </w:p>
          <w:p>
            <w:pPr>
              <w:ind w:right="40" w:firstLine="0"/>
              <w:keepLines/>
              <w:spacing w:line="240" w:lineRule="auto"/>
              <w:widowControl w:val="off"/>
              <w:rPr>
                <w:highlight w:val="white"/>
              </w:rPr>
            </w:pPr>
            <w:r>
              <w:rPr>
                <w:highlight w:val="white"/>
              </w:rPr>
              <w:t xml:space="preserve">М.П.</w:t>
            </w:r>
            <w:r>
              <w:rPr>
                <w:highlight w:val="white"/>
              </w:rPr>
            </w:r>
            <w:r>
              <w:rPr>
                <w:highlight w:val="white"/>
              </w:rPr>
            </w:r>
          </w:p>
        </w:tc>
      </w:tr>
      <w:tr>
        <w:tblPrEx/>
        <w:trPr>
          <w:trHeight w:val="70"/>
        </w:trPr>
        <w:tc>
          <w:tcPr>
            <w:gridSpan w:val="2"/>
            <w:tcBorders>
              <w:top w:val="none" w:color="000000" w:sz="0" w:space="0"/>
              <w:left w:val="none" w:color="000000" w:sz="0" w:space="0"/>
              <w:bottom w:val="none" w:color="000000" w:sz="0" w:space="0"/>
              <w:right w:val="none" w:color="000000" w:sz="0" w:space="0"/>
            </w:tcBorders>
            <w:tcW w:w="5000" w:type="pct"/>
            <w:textDirection w:val="lrTb"/>
            <w:noWrap w:val="false"/>
          </w:tcPr>
          <w:p>
            <w:pPr>
              <w:keepLines/>
              <w:spacing w:line="240" w:lineRule="auto"/>
              <w:rPr>
                <w:b/>
                <w:highlight w:val="white"/>
              </w:rPr>
              <w:pBdr>
                <w:left w:val="single" w:color="000000" w:sz="4" w:space="4"/>
              </w:pBdr>
            </w:pPr>
            <w:r>
              <w:rPr>
                <w:b/>
                <w:highlight w:val="white"/>
              </w:rPr>
            </w:r>
            <w:r>
              <w:rPr>
                <w:b/>
                <w:highlight w:val="white"/>
              </w:rPr>
            </w:r>
            <w:r>
              <w:rPr>
                <w:b/>
                <w:highlight w:val="white"/>
              </w:rPr>
            </w:r>
          </w:p>
        </w:tc>
      </w:tr>
    </w:tbl>
    <w:p>
      <w:pPr>
        <w:pStyle w:val="1533"/>
        <w:numPr>
          <w:ilvl w:val="0"/>
          <w:numId w:val="0"/>
        </w:numPr>
        <w:keepLines/>
        <w:spacing w:before="0" w:after="0"/>
        <w:widowControl/>
        <w:rPr>
          <w:sz w:val="24"/>
          <w:highlight w:val="white"/>
        </w:rPr>
        <w:sectPr>
          <w:footnotePr/>
          <w:endnotePr/>
          <w:type w:val="nextPage"/>
          <w:pgSz w:w="16838" w:h="11906" w:orient="landscape"/>
          <w:pgMar w:top="1701" w:right="1134" w:bottom="851" w:left="1134" w:header="709" w:footer="709" w:gutter="0"/>
          <w:cols w:num="1" w:sep="0" w:space="708" w:equalWidth="1"/>
          <w:docGrid w:linePitch="360"/>
        </w:sectPr>
        <w:suppressLineNumbers w:val="0"/>
      </w:pPr>
      <w:r>
        <w:rPr>
          <w:sz w:val="24"/>
          <w:highlight w:val="white"/>
        </w:rPr>
      </w:r>
      <w:r>
        <w:rPr>
          <w:sz w:val="24"/>
          <w:highlight w:val="white"/>
        </w:rPr>
      </w:r>
      <w:r>
        <w:rPr>
          <w:sz w:val="24"/>
          <w:highlight w:val="white"/>
        </w:rPr>
      </w:r>
    </w:p>
    <w:tbl>
      <w:tblPr>
        <w:tblW w:w="11545" w:type="dxa"/>
        <w:tblInd w:w="-743" w:type="dxa"/>
        <w:tblLayout w:type="fixed"/>
        <w:tblLook w:val="00A0" w:firstRow="1" w:lastRow="0" w:firstColumn="1" w:lastColumn="0" w:noHBand="0" w:noVBand="0"/>
      </w:tblPr>
      <w:tblGrid>
        <w:gridCol w:w="700"/>
        <w:gridCol w:w="1423"/>
        <w:gridCol w:w="2130"/>
        <w:gridCol w:w="1701"/>
        <w:gridCol w:w="1292"/>
        <w:gridCol w:w="912"/>
        <w:gridCol w:w="847"/>
        <w:gridCol w:w="217"/>
        <w:gridCol w:w="1383"/>
        <w:gridCol w:w="940"/>
      </w:tblGrid>
      <w:tr>
        <w:tblPrEx/>
        <w:trPr>
          <w:gridAfter w:val="3"/>
        </w:trPr>
        <w:tc>
          <w:tcPr>
            <w:gridSpan w:val="7"/>
            <w:tcBorders>
              <w:top w:val="none" w:color="000000" w:sz="0" w:space="0"/>
              <w:left w:val="none" w:color="000000" w:sz="0" w:space="0"/>
              <w:bottom w:val="none" w:color="000000" w:sz="0" w:space="0"/>
              <w:right w:val="none" w:color="000000" w:sz="0" w:space="0"/>
            </w:tcBorders>
            <w:tcW w:w="9005" w:type="dxa"/>
            <w:textDirection w:val="lrTb"/>
            <w:noWrap w:val="false"/>
          </w:tcPr>
          <w:p>
            <w:pPr>
              <w:pStyle w:val="1368"/>
              <w:jc w:val="center"/>
              <w:spacing w:before="0" w:after="0" w:line="240" w:lineRule="auto"/>
              <w:rPr>
                <w:b/>
                <w:i/>
                <w:highlight w:val="white"/>
              </w:rPr>
            </w:pPr>
            <w:r>
              <w:rPr>
                <w:b/>
                <w:i/>
                <w:highlight w:val="white"/>
              </w:rPr>
            </w:r>
            <w:r>
              <w:rPr>
                <w:b/>
                <w:i/>
                <w:highlight w:val="white"/>
              </w:rPr>
            </w:r>
            <w:r>
              <w:rPr>
                <w:b/>
                <w:i/>
                <w:highlight w:val="white"/>
              </w:rPr>
            </w:r>
          </w:p>
        </w:tc>
      </w:tr>
      <w:tr>
        <w:tblPrEx/>
        <w:trPr>
          <w:trHeight w:val="278"/>
        </w:trPr>
        <w:tc>
          <w:tcPr>
            <w:tcBorders>
              <w:top w:val="none" w:color="FFFFFF" w:sz="255" w:space="0"/>
              <w:left w:val="none" w:color="FFFFFF" w:sz="255" w:space="0"/>
              <w:bottom w:val="none" w:color="FFFFFF" w:sz="255" w:space="0"/>
              <w:right w:val="none" w:color="FFFFFF" w:sz="255" w:space="0"/>
            </w:tcBorders>
            <w:tcW w:w="700" w:type="dxa"/>
            <w:vAlign w:val="bottom"/>
            <w:textDirection w:val="lrTb"/>
            <w:noWrap/>
          </w:tcPr>
          <w:p>
            <w:pPr>
              <w:ind w:firstLine="0"/>
              <w:jc w:val="left"/>
              <w:keepNext w:val="0"/>
              <w:spacing w:line="240" w:lineRule="auto"/>
              <w:rPr>
                <w:sz w:val="20"/>
                <w:szCs w:val="20"/>
                <w:highlight w:val="white"/>
              </w:rPr>
            </w:pPr>
            <w:r>
              <w:rPr>
                <w:highlight w:val="white"/>
              </w:rPr>
            </w:r>
            <w:bookmarkStart w:id="2" w:name="RANGE!A1:H36"/>
            <w:r>
              <w:rPr>
                <w:highlight w:val="white"/>
              </w:rPr>
            </w:r>
            <w:bookmarkEnd w:id="2"/>
            <w:r>
              <w:rPr>
                <w:sz w:val="20"/>
                <w:szCs w:val="20"/>
                <w:highlight w:val="white"/>
              </w:rPr>
            </w:r>
            <w:r>
              <w:rPr>
                <w:sz w:val="20"/>
                <w:szCs w:val="20"/>
                <w:highlight w:val="white"/>
              </w:rPr>
            </w:r>
          </w:p>
        </w:tc>
        <w:tc>
          <w:tcPr>
            <w:gridSpan w:val="8"/>
            <w:tcBorders>
              <w:top w:val="none" w:color="FFFFFF" w:sz="255" w:space="0"/>
              <w:left w:val="none" w:color="FFFFFF" w:sz="255" w:space="0"/>
              <w:bottom w:val="none" w:color="FFFFFF" w:sz="255" w:space="0"/>
              <w:right w:val="none" w:color="FFFFFF" w:sz="255" w:space="0"/>
            </w:tcBorders>
            <w:tcW w:w="9905" w:type="dxa"/>
            <w:vAlign w:val="bottom"/>
            <w:textDirection w:val="lrTb"/>
            <w:noWrap w:val="false"/>
          </w:tcPr>
          <w:p>
            <w:pPr>
              <w:ind w:firstLine="0"/>
              <w:jc w:val="right"/>
              <w:keepNext w:val="0"/>
              <w:spacing w:line="240" w:lineRule="auto"/>
              <w:rPr>
                <w:sz w:val="22"/>
                <w:szCs w:val="22"/>
                <w:highlight w:val="white"/>
              </w:rPr>
            </w:pPr>
            <w:r>
              <w:rPr>
                <w:sz w:val="22"/>
                <w:szCs w:val="22"/>
                <w:highlight w:val="white"/>
              </w:rPr>
              <w:t xml:space="preserve">Приложение № 2</w:t>
            </w:r>
            <w:r>
              <w:rPr>
                <w:sz w:val="22"/>
                <w:szCs w:val="22"/>
                <w:highlight w:val="white"/>
              </w:rPr>
            </w:r>
            <w:r>
              <w:rPr>
                <w:sz w:val="22"/>
                <w:szCs w:val="22"/>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right"/>
              <w:keepNext w:val="0"/>
              <w:spacing w:line="240" w:lineRule="auto"/>
              <w:rPr>
                <w:sz w:val="22"/>
                <w:szCs w:val="22"/>
                <w:highlight w:val="white"/>
              </w:rPr>
            </w:pPr>
            <w:r>
              <w:rPr>
                <w:sz w:val="22"/>
                <w:szCs w:val="22"/>
                <w:highlight w:val="white"/>
              </w:rPr>
            </w:r>
            <w:r>
              <w:rPr>
                <w:sz w:val="22"/>
                <w:szCs w:val="22"/>
                <w:highlight w:val="white"/>
              </w:rPr>
            </w:r>
            <w:r>
              <w:rPr>
                <w:sz w:val="22"/>
                <w:szCs w:val="22"/>
                <w:highlight w:val="white"/>
              </w:rPr>
            </w:r>
          </w:p>
        </w:tc>
      </w:tr>
      <w:tr>
        <w:tblPrEx/>
        <w:trPr>
          <w:trHeight w:val="278"/>
        </w:trPr>
        <w:tc>
          <w:tcPr>
            <w:tcBorders>
              <w:top w:val="none" w:color="FFFFFF" w:sz="255" w:space="0"/>
              <w:left w:val="none" w:color="FFFFFF" w:sz="255" w:space="0"/>
              <w:bottom w:val="none" w:color="FFFFFF" w:sz="255" w:space="0"/>
              <w:right w:val="none" w:color="FFFFFF" w:sz="255" w:space="0"/>
            </w:tcBorders>
            <w:tcW w:w="70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8"/>
            <w:tcBorders>
              <w:top w:val="none" w:color="FFFFFF" w:sz="255" w:space="0"/>
              <w:left w:val="none" w:color="FFFFFF" w:sz="255" w:space="0"/>
              <w:bottom w:val="none" w:color="FFFFFF" w:sz="255" w:space="0"/>
              <w:right w:val="none" w:color="FFFFFF" w:sz="255" w:space="0"/>
            </w:tcBorders>
            <w:tcW w:w="9905" w:type="dxa"/>
            <w:vAlign w:val="bottom"/>
            <w:textDirection w:val="lrTb"/>
            <w:noWrap w:val="false"/>
          </w:tcPr>
          <w:p>
            <w:pPr>
              <w:ind w:firstLine="0"/>
              <w:jc w:val="right"/>
              <w:keepNext w:val="0"/>
              <w:spacing w:line="240" w:lineRule="auto"/>
              <w:rPr>
                <w:sz w:val="22"/>
                <w:szCs w:val="22"/>
                <w:highlight w:val="white"/>
              </w:rPr>
            </w:pPr>
            <w:r>
              <w:rPr>
                <w:sz w:val="22"/>
                <w:szCs w:val="22"/>
                <w:highlight w:val="white"/>
              </w:rPr>
              <w:t xml:space="preserve">к договору поставки продукции</w:t>
            </w:r>
            <w:r>
              <w:rPr>
                <w:sz w:val="22"/>
                <w:szCs w:val="22"/>
                <w:highlight w:val="white"/>
              </w:rPr>
            </w:r>
            <w:r>
              <w:rPr>
                <w:sz w:val="22"/>
                <w:szCs w:val="22"/>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right"/>
              <w:keepNext w:val="0"/>
              <w:spacing w:line="240" w:lineRule="auto"/>
              <w:rPr>
                <w:sz w:val="22"/>
                <w:szCs w:val="22"/>
                <w:highlight w:val="white"/>
              </w:rPr>
            </w:pPr>
            <w:r>
              <w:rPr>
                <w:sz w:val="22"/>
                <w:szCs w:val="22"/>
                <w:highlight w:val="white"/>
              </w:rPr>
            </w:r>
            <w:r>
              <w:rPr>
                <w:sz w:val="22"/>
                <w:szCs w:val="22"/>
                <w:highlight w:val="white"/>
              </w:rPr>
            </w:r>
            <w:r>
              <w:rPr>
                <w:sz w:val="22"/>
                <w:szCs w:val="22"/>
                <w:highlight w:val="white"/>
              </w:rPr>
            </w:r>
          </w:p>
        </w:tc>
      </w:tr>
      <w:tr>
        <w:tblPrEx/>
        <w:trPr>
          <w:trHeight w:val="563"/>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8"/>
            <w:tcBorders>
              <w:top w:val="none" w:color="FFFFFF" w:sz="255" w:space="0"/>
              <w:left w:val="none" w:color="FFFFFF" w:sz="255" w:space="0"/>
              <w:bottom w:val="none" w:color="FFFFFF" w:sz="255" w:space="0"/>
              <w:right w:val="none" w:color="FFFFFF" w:sz="255" w:space="0"/>
            </w:tcBorders>
            <w:tcW w:w="9905" w:type="dxa"/>
            <w:vAlign w:val="center"/>
            <w:textDirection w:val="lrTb"/>
            <w:noWrap w:val="false"/>
          </w:tcPr>
          <w:p>
            <w:pPr>
              <w:ind w:firstLine="0"/>
              <w:jc w:val="right"/>
              <w:keepNext w:val="0"/>
              <w:spacing w:line="240" w:lineRule="auto"/>
              <w:rPr>
                <w:sz w:val="22"/>
                <w:szCs w:val="22"/>
                <w:highlight w:val="white"/>
              </w:rPr>
            </w:pPr>
            <w:r>
              <w:rPr>
                <w:sz w:val="22"/>
                <w:szCs w:val="22"/>
                <w:highlight w:val="white"/>
              </w:rPr>
              <w:t xml:space="preserve">№ __________________</w:t>
            </w:r>
            <w:r>
              <w:rPr>
                <w:sz w:val="22"/>
                <w:szCs w:val="22"/>
                <w:highlight w:val="white"/>
              </w:rPr>
              <w:br w:type="textWrapping" w:clear="all"/>
              <w:t xml:space="preserve"> от __________________</w:t>
            </w:r>
            <w:r>
              <w:rPr>
                <w:sz w:val="22"/>
                <w:szCs w:val="22"/>
                <w:highlight w:val="white"/>
              </w:rPr>
            </w:r>
            <w:r>
              <w:rPr>
                <w:sz w:val="22"/>
                <w:szCs w:val="22"/>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right"/>
              <w:keepNext w:val="0"/>
              <w:spacing w:line="240" w:lineRule="auto"/>
              <w:rPr>
                <w:sz w:val="22"/>
                <w:szCs w:val="22"/>
                <w:highlight w:val="white"/>
              </w:rPr>
            </w:pPr>
            <w:r>
              <w:rPr>
                <w:sz w:val="22"/>
                <w:szCs w:val="22"/>
                <w:highlight w:val="white"/>
              </w:rPr>
            </w:r>
            <w:r>
              <w:rPr>
                <w:sz w:val="22"/>
                <w:szCs w:val="22"/>
                <w:highlight w:val="white"/>
              </w:rPr>
            </w:r>
            <w:r>
              <w:rPr>
                <w:sz w:val="22"/>
                <w:szCs w:val="22"/>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bottom"/>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bottom"/>
            <w:textDirection w:val="lrTb"/>
            <w:noWrap/>
          </w:tcPr>
          <w:p>
            <w:pPr>
              <w:ind w:firstLine="0"/>
              <w:jc w:val="righ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732"/>
        </w:trPr>
        <w:tc>
          <w:tcPr>
            <w:gridSpan w:val="9"/>
            <w:tcBorders>
              <w:top w:val="none" w:color="FFFFFF" w:sz="255" w:space="0"/>
              <w:left w:val="none" w:color="FFFFFF" w:sz="255" w:space="0"/>
              <w:bottom w:val="none" w:color="FFFFFF" w:sz="255" w:space="0"/>
              <w:right w:val="none" w:color="FFFFFF" w:sz="255" w:space="0"/>
            </w:tcBorders>
            <w:tcW w:w="10605" w:type="dxa"/>
            <w:vAlign w:val="center"/>
            <w:textDirection w:val="lrTb"/>
            <w:noWrap w:val="false"/>
          </w:tcPr>
          <w:p>
            <w:pPr>
              <w:ind w:firstLine="0"/>
              <w:jc w:val="center"/>
              <w:keepNext w:val="0"/>
              <w:spacing w:line="240" w:lineRule="auto"/>
              <w:rPr>
                <w:b/>
                <w:bCs/>
                <w:sz w:val="28"/>
                <w:szCs w:val="28"/>
                <w:highlight w:val="white"/>
              </w:rPr>
            </w:pPr>
            <w:r>
              <w:rPr>
                <w:b/>
                <w:bCs/>
                <w:sz w:val="28"/>
                <w:szCs w:val="28"/>
                <w:highlight w:val="white"/>
              </w:rPr>
              <w:t xml:space="preserve">ФОРМА ДОКУМЕНТА</w:t>
            </w:r>
            <w:r>
              <w:rPr>
                <w:b/>
                <w:bCs/>
                <w:sz w:val="28"/>
                <w:szCs w:val="28"/>
                <w:highlight w:val="white"/>
              </w:rPr>
              <w:br w:type="textWrapping" w:clear="all"/>
              <w:t xml:space="preserve">Заявка на поставку продукции</w:t>
            </w:r>
            <w:r>
              <w:rPr>
                <w:b/>
                <w:bCs/>
                <w:sz w:val="28"/>
                <w:szCs w:val="28"/>
                <w:highlight w:val="white"/>
              </w:rPr>
            </w:r>
            <w:r>
              <w:rPr>
                <w:b/>
                <w:bCs/>
                <w:sz w:val="28"/>
                <w:szCs w:val="28"/>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center"/>
              <w:keepNext w:val="0"/>
              <w:spacing w:line="240" w:lineRule="auto"/>
              <w:rPr>
                <w:b/>
                <w:bCs/>
                <w:sz w:val="28"/>
                <w:szCs w:val="28"/>
                <w:highlight w:val="white"/>
              </w:rPr>
            </w:pPr>
            <w:r>
              <w:rPr>
                <w:b/>
                <w:bCs/>
                <w:sz w:val="28"/>
                <w:szCs w:val="28"/>
                <w:highlight w:val="white"/>
              </w:rPr>
            </w:r>
            <w:r>
              <w:rPr>
                <w:b/>
                <w:bCs/>
                <w:sz w:val="28"/>
                <w:szCs w:val="28"/>
                <w:highlight w:val="white"/>
              </w:rPr>
            </w:r>
            <w:r>
              <w:rPr>
                <w:b/>
                <w:bCs/>
                <w:sz w:val="28"/>
                <w:szCs w:val="28"/>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1152"/>
        </w:trPr>
        <w:tc>
          <w:tcPr>
            <w:gridSpan w:val="9"/>
            <w:tcBorders>
              <w:top w:val="none" w:color="FFFFFF" w:sz="255" w:space="0"/>
              <w:left w:val="none" w:color="FFFFFF" w:sz="255" w:space="0"/>
              <w:bottom w:val="none" w:color="FFFFFF" w:sz="255" w:space="0"/>
              <w:right w:val="none" w:color="FFFFFF" w:sz="255" w:space="0"/>
            </w:tcBorders>
            <w:tcW w:w="10605" w:type="dxa"/>
            <w:vAlign w:val="center"/>
            <w:textDirection w:val="lrTb"/>
            <w:noWrap w:val="false"/>
          </w:tcPr>
          <w:p>
            <w:pPr>
              <w:ind w:firstLine="0"/>
              <w:jc w:val="left"/>
              <w:keepNext w:val="0"/>
              <w:spacing w:line="240" w:lineRule="auto"/>
              <w:rPr>
                <w:highlight w:val="white"/>
              </w:rPr>
            </w:pPr>
            <w:r>
              <w:rPr>
                <w:highlight w:val="white"/>
              </w:rPr>
              <w:t xml:space="preserve">В соответствии с условиями договора поставки № _________ от «____» __________20___ г. прошу в срок до  __________ произвести поставку следующей продукции по адресу: </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highlight w:val="white"/>
              </w:rPr>
            </w:pPr>
            <w:r>
              <w:rPr>
                <w:highlight w:val="white"/>
              </w:rPr>
            </w:r>
            <w:r>
              <w:rPr>
                <w:highlight w:val="white"/>
              </w:rPr>
            </w:r>
            <w:r>
              <w:rPr>
                <w:highlight w:val="white"/>
              </w:rPr>
            </w:r>
          </w:p>
        </w:tc>
      </w:tr>
      <w:tr>
        <w:tblPrEx/>
        <w:trPr>
          <w:trHeight w:val="315"/>
        </w:trPr>
        <w:tc>
          <w:tcPr>
            <w:gridSpan w:val="9"/>
            <w:tcBorders>
              <w:top w:val="none" w:color="FFFFFF" w:sz="255" w:space="0"/>
              <w:left w:val="none" w:color="FFFFFF" w:sz="255" w:space="0"/>
              <w:bottom w:val="none" w:color="FFFFFF" w:sz="255" w:space="0"/>
              <w:right w:val="none" w:color="FFFFFF" w:sz="255" w:space="0"/>
            </w:tcBorders>
            <w:tcW w:w="10605" w:type="dxa"/>
            <w:vAlign w:val="center"/>
            <w:textDirection w:val="lrTb"/>
            <w:noWrap w:val="false"/>
          </w:tcPr>
          <w:p>
            <w:pPr>
              <w:ind w:firstLine="0"/>
              <w:jc w:val="left"/>
              <w:keepNext w:val="0"/>
              <w:spacing w:line="240" w:lineRule="auto"/>
              <w:rPr>
                <w:i/>
                <w:iCs/>
                <w:highlight w:val="white"/>
              </w:rPr>
            </w:pPr>
            <w:r>
              <w:rPr>
                <w:i/>
                <w:iCs/>
                <w:highlight w:val="white"/>
              </w:rPr>
              <w:t xml:space="preserve">Указывается место поставки:_____________________________________</w:t>
            </w:r>
            <w:r>
              <w:rPr>
                <w:i/>
                <w:iCs/>
                <w:highlight w:val="white"/>
              </w:rPr>
            </w:r>
            <w:r>
              <w:rPr>
                <w:i/>
                <w:iCs/>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i/>
                <w:iCs/>
                <w:highlight w:val="white"/>
              </w:rPr>
            </w:pPr>
            <w:r>
              <w:rPr>
                <w:i/>
                <w:iCs/>
                <w:highlight w:val="white"/>
              </w:rPr>
            </w:r>
            <w:r>
              <w:rPr>
                <w:i/>
                <w:iCs/>
                <w:highlight w:val="white"/>
              </w:rPr>
            </w:r>
            <w:r>
              <w:rPr>
                <w:i/>
                <w:iCs/>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1260"/>
        </w:trPr>
        <w:tc>
          <w:tcPr>
            <w:tcBorders>
              <w:top w:val="single" w:color="000000" w:sz="4" w:space="0"/>
              <w:left w:val="single" w:color="000000" w:sz="4" w:space="0"/>
              <w:bottom w:val="single" w:color="000000" w:sz="4" w:space="0"/>
              <w:right w:val="single" w:color="000000" w:sz="4" w:space="0"/>
            </w:tcBorders>
            <w:tcW w:w="700" w:type="dxa"/>
            <w:vAlign w:val="center"/>
            <w:textDirection w:val="lrTb"/>
            <w:noWrap w:val="false"/>
          </w:tcPr>
          <w:p>
            <w:pPr>
              <w:ind w:firstLine="0"/>
              <w:jc w:val="center"/>
              <w:keepNext w:val="0"/>
              <w:spacing w:line="240" w:lineRule="auto"/>
              <w:rPr>
                <w:highlight w:val="white"/>
              </w:rPr>
            </w:pPr>
            <w:r>
              <w:rPr>
                <w:highlight w:val="white"/>
              </w:rPr>
              <w:t xml:space="preserve">№ п/п</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1423" w:type="dxa"/>
            <w:vAlign w:val="center"/>
            <w:textDirection w:val="lrTb"/>
            <w:noWrap w:val="false"/>
          </w:tcPr>
          <w:p>
            <w:pPr>
              <w:ind w:firstLine="0"/>
              <w:jc w:val="center"/>
              <w:keepNext w:val="0"/>
              <w:spacing w:line="240" w:lineRule="auto"/>
              <w:rPr>
                <w:highlight w:val="white"/>
              </w:rPr>
            </w:pPr>
            <w:r>
              <w:rPr>
                <w:highlight w:val="white"/>
              </w:rPr>
              <w:t xml:space="preserve">№ материала в SAP Покупателя</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2130" w:type="dxa"/>
            <w:vAlign w:val="center"/>
            <w:textDirection w:val="lrTb"/>
            <w:noWrap w:val="false"/>
          </w:tcPr>
          <w:p>
            <w:pPr>
              <w:ind w:firstLine="0"/>
              <w:jc w:val="center"/>
              <w:keepNext w:val="0"/>
              <w:spacing w:line="240" w:lineRule="auto"/>
              <w:rPr>
                <w:highlight w:val="white"/>
              </w:rPr>
            </w:pPr>
            <w:r>
              <w:rPr>
                <w:highlight w:val="white"/>
              </w:rPr>
              <w:t xml:space="preserve">Наименование</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1701" w:type="dxa"/>
            <w:vAlign w:val="center"/>
            <w:textDirection w:val="lrTb"/>
            <w:noWrap w:val="false"/>
          </w:tcPr>
          <w:p>
            <w:pPr>
              <w:ind w:firstLine="0"/>
              <w:jc w:val="center"/>
              <w:keepNext w:val="0"/>
              <w:spacing w:line="240" w:lineRule="auto"/>
              <w:rPr>
                <w:highlight w:val="white"/>
              </w:rPr>
            </w:pPr>
            <w:r>
              <w:rPr>
                <w:highlight w:val="white"/>
              </w:rPr>
              <w:t xml:space="preserve">Краткая характеристика и комплектация к продукции </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1292" w:type="dxa"/>
            <w:vAlign w:val="center"/>
            <w:textDirection w:val="lrTb"/>
            <w:noWrap w:val="false"/>
          </w:tcPr>
          <w:p>
            <w:pPr>
              <w:ind w:firstLine="0"/>
              <w:jc w:val="center"/>
              <w:keepNext w:val="0"/>
              <w:spacing w:line="240" w:lineRule="auto"/>
              <w:rPr>
                <w:highlight w:val="white"/>
              </w:rPr>
            </w:pPr>
            <w:r>
              <w:rPr>
                <w:highlight w:val="white"/>
              </w:rPr>
              <w:t xml:space="preserve">Единица измерения</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912" w:type="dxa"/>
            <w:vAlign w:val="center"/>
            <w:textDirection w:val="lrTb"/>
            <w:noWrap w:val="false"/>
          </w:tcPr>
          <w:p>
            <w:pPr>
              <w:ind w:firstLine="0"/>
              <w:jc w:val="center"/>
              <w:keepNext w:val="0"/>
              <w:spacing w:line="240" w:lineRule="auto"/>
              <w:rPr>
                <w:highlight w:val="white"/>
              </w:rPr>
            </w:pPr>
            <w:r>
              <w:rPr>
                <w:highlight w:val="white"/>
              </w:rPr>
              <w:t xml:space="preserve">Кол-во</w:t>
            </w:r>
            <w:r>
              <w:rPr>
                <w:highlight w:val="white"/>
              </w:rPr>
            </w:r>
            <w:r>
              <w:rPr>
                <w:highlight w:val="white"/>
              </w:rPr>
            </w:r>
          </w:p>
        </w:tc>
        <w:tc>
          <w:tcPr>
            <w:gridSpan w:val="2"/>
            <w:tcBorders>
              <w:top w:val="single" w:color="000000" w:sz="4" w:space="0"/>
              <w:left w:val="none" w:color="FFFFFF" w:sz="255" w:space="0"/>
              <w:bottom w:val="single" w:color="000000" w:sz="4" w:space="0"/>
              <w:right w:val="single" w:color="000000" w:sz="4" w:space="0"/>
            </w:tcBorders>
            <w:tcW w:w="1064" w:type="dxa"/>
            <w:vAlign w:val="center"/>
            <w:textDirection w:val="lrTb"/>
            <w:noWrap w:val="false"/>
          </w:tcPr>
          <w:p>
            <w:pPr>
              <w:ind w:firstLine="0"/>
              <w:jc w:val="center"/>
              <w:keepNext w:val="0"/>
              <w:spacing w:line="240" w:lineRule="auto"/>
              <w:rPr>
                <w:highlight w:val="white"/>
              </w:rPr>
            </w:pPr>
            <w:r>
              <w:rPr>
                <w:highlight w:val="white"/>
              </w:rPr>
              <w:t xml:space="preserve">Цена за ед., руб. без НДС</w:t>
            </w:r>
            <w:r>
              <w:rPr>
                <w:highlight w:val="white"/>
              </w:rPr>
            </w:r>
            <w:r>
              <w:rPr>
                <w:highlight w:val="white"/>
              </w:rPr>
            </w:r>
          </w:p>
        </w:tc>
        <w:tc>
          <w:tcPr>
            <w:tcBorders>
              <w:top w:val="single" w:color="000000" w:sz="4" w:space="0"/>
              <w:left w:val="none" w:color="FFFFFF" w:sz="255" w:space="0"/>
              <w:bottom w:val="single" w:color="000000" w:sz="4" w:space="0"/>
              <w:right w:val="single" w:color="000000" w:sz="4" w:space="0"/>
            </w:tcBorders>
            <w:tcW w:w="1383" w:type="dxa"/>
            <w:vAlign w:val="center"/>
            <w:textDirection w:val="lrTb"/>
            <w:noWrap w:val="false"/>
          </w:tcPr>
          <w:p>
            <w:pPr>
              <w:ind w:firstLine="0"/>
              <w:jc w:val="center"/>
              <w:keepNext w:val="0"/>
              <w:spacing w:line="240" w:lineRule="auto"/>
              <w:rPr>
                <w:highlight w:val="white"/>
              </w:rPr>
            </w:pPr>
            <w:r>
              <w:rPr>
                <w:highlight w:val="white"/>
              </w:rPr>
              <w:t xml:space="preserve">Стоимость, руб. без НДС</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highlight w:val="white"/>
              </w:rPr>
            </w:pPr>
            <w:r>
              <w:rPr>
                <w:highlight w:val="white"/>
              </w:rPr>
            </w:r>
            <w:r>
              <w:rPr>
                <w:highlight w:val="white"/>
              </w:rPr>
            </w:r>
            <w:r>
              <w:rPr>
                <w:highlight w:val="white"/>
              </w:rPr>
            </w:r>
          </w:p>
        </w:tc>
      </w:tr>
      <w:tr>
        <w:tblPrEx/>
        <w:trPr>
          <w:trHeight w:val="540"/>
        </w:trPr>
        <w:tc>
          <w:tcPr>
            <w:tcBorders>
              <w:top w:val="none" w:color="FFFFFF" w:sz="255" w:space="0"/>
              <w:left w:val="single" w:color="000000" w:sz="4" w:space="0"/>
              <w:bottom w:val="single" w:color="000000" w:sz="4" w:space="0"/>
              <w:right w:val="single" w:color="000000" w:sz="4" w:space="0"/>
            </w:tcBorders>
            <w:tcW w:w="700" w:type="dxa"/>
            <w:vAlign w:val="center"/>
            <w:textDirection w:val="lrTb"/>
            <w:noWrap w:val="false"/>
          </w:tcPr>
          <w:p>
            <w:pPr>
              <w:ind w:firstLine="0"/>
              <w:jc w:val="center"/>
              <w:keepNext w:val="0"/>
              <w:spacing w:line="240" w:lineRule="auto"/>
              <w:rPr>
                <w:highlight w:val="white"/>
              </w:rPr>
            </w:pPr>
            <w:r>
              <w:rPr>
                <w:highlight w:val="white"/>
              </w:rPr>
              <w:t xml:space="preserve">1</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423"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2130"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701"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292"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912"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gridSpan w:val="2"/>
            <w:tcBorders>
              <w:top w:val="none" w:color="FFFFFF" w:sz="255" w:space="0"/>
              <w:left w:val="none" w:color="FFFFFF" w:sz="255" w:space="0"/>
              <w:bottom w:val="single" w:color="000000" w:sz="4" w:space="0"/>
              <w:right w:val="single" w:color="000000" w:sz="4" w:space="0"/>
            </w:tcBorders>
            <w:tcW w:w="1064"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383"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highlight w:val="white"/>
              </w:rPr>
            </w:pPr>
            <w:r>
              <w:rPr>
                <w:highlight w:val="white"/>
              </w:rPr>
            </w:r>
            <w:r>
              <w:rPr>
                <w:highlight w:val="white"/>
              </w:rPr>
            </w:r>
            <w:r>
              <w:rPr>
                <w:highlight w:val="white"/>
              </w:rPr>
            </w:r>
          </w:p>
        </w:tc>
      </w:tr>
      <w:tr>
        <w:tblPrEx/>
        <w:trPr>
          <w:trHeight w:val="323"/>
        </w:trPr>
        <w:tc>
          <w:tcPr>
            <w:gridSpan w:val="8"/>
            <w:tcBorders>
              <w:top w:val="single" w:color="000000" w:sz="4" w:space="0"/>
              <w:left w:val="single" w:color="000000" w:sz="4" w:space="0"/>
              <w:bottom w:val="single" w:color="000000" w:sz="4" w:space="0"/>
              <w:right w:val="single" w:color="000000" w:sz="4" w:space="0"/>
            </w:tcBorders>
            <w:tcW w:w="9222" w:type="dxa"/>
            <w:vAlign w:val="center"/>
            <w:textDirection w:val="lrTb"/>
            <w:noWrap w:val="false"/>
          </w:tcPr>
          <w:p>
            <w:pPr>
              <w:ind w:firstLine="0"/>
              <w:keepNext w:val="0"/>
              <w:spacing w:line="240" w:lineRule="auto"/>
              <w:rPr>
                <w:highlight w:val="white"/>
              </w:rPr>
            </w:pPr>
            <w:r>
              <w:rPr>
                <w:highlight w:val="white"/>
              </w:rPr>
              <w:t xml:space="preserve">Итого, руб. без НДС</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383"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highlight w:val="white"/>
              </w:rPr>
            </w:pPr>
            <w:r>
              <w:rPr>
                <w:highlight w:val="white"/>
              </w:rPr>
            </w:r>
            <w:r>
              <w:rPr>
                <w:highlight w:val="white"/>
              </w:rPr>
            </w:r>
            <w:r>
              <w:rPr>
                <w:highlight w:val="white"/>
              </w:rPr>
            </w:r>
          </w:p>
        </w:tc>
      </w:tr>
      <w:tr>
        <w:tblPrEx/>
        <w:trPr>
          <w:trHeight w:val="323"/>
        </w:trPr>
        <w:tc>
          <w:tcPr>
            <w:gridSpan w:val="8"/>
            <w:tcBorders>
              <w:top w:val="single" w:color="000000" w:sz="4" w:space="0"/>
              <w:left w:val="single" w:color="000000" w:sz="4" w:space="0"/>
              <w:bottom w:val="single" w:color="000000" w:sz="4" w:space="0"/>
              <w:right w:val="single" w:color="000000" w:sz="4" w:space="0"/>
            </w:tcBorders>
            <w:tcW w:w="9222" w:type="dxa"/>
            <w:vAlign w:val="center"/>
            <w:textDirection w:val="lrTb"/>
            <w:noWrap w:val="false"/>
          </w:tcPr>
          <w:p>
            <w:pPr>
              <w:ind w:firstLine="0"/>
              <w:keepNext w:val="0"/>
              <w:spacing w:line="240" w:lineRule="auto"/>
              <w:rPr>
                <w:highlight w:val="white"/>
              </w:rPr>
            </w:pPr>
            <w:r>
              <w:rPr>
                <w:highlight w:val="white"/>
              </w:rPr>
              <w:t xml:space="preserve">Итого, НДС, 22%, руб.</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383"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highlight w:val="white"/>
              </w:rPr>
            </w:pPr>
            <w:r>
              <w:rPr>
                <w:highlight w:val="white"/>
              </w:rPr>
            </w:r>
            <w:r>
              <w:rPr>
                <w:highlight w:val="white"/>
              </w:rPr>
            </w:r>
            <w:r>
              <w:rPr>
                <w:highlight w:val="white"/>
              </w:rPr>
            </w:r>
          </w:p>
        </w:tc>
      </w:tr>
      <w:tr>
        <w:tblPrEx/>
        <w:trPr>
          <w:trHeight w:val="323"/>
        </w:trPr>
        <w:tc>
          <w:tcPr>
            <w:gridSpan w:val="8"/>
            <w:tcBorders>
              <w:top w:val="single" w:color="000000" w:sz="4" w:space="0"/>
              <w:left w:val="single" w:color="000000" w:sz="4" w:space="0"/>
              <w:bottom w:val="single" w:color="000000" w:sz="4" w:space="0"/>
              <w:right w:val="single" w:color="000000" w:sz="4" w:space="0"/>
            </w:tcBorders>
            <w:tcW w:w="9222" w:type="dxa"/>
            <w:vAlign w:val="center"/>
            <w:textDirection w:val="lrTb"/>
            <w:noWrap w:val="false"/>
          </w:tcPr>
          <w:p>
            <w:pPr>
              <w:ind w:firstLine="0"/>
              <w:keepNext w:val="0"/>
              <w:spacing w:line="240" w:lineRule="auto"/>
              <w:rPr>
                <w:highlight w:val="white"/>
              </w:rPr>
            </w:pPr>
            <w:r>
              <w:rPr>
                <w:highlight w:val="white"/>
              </w:rPr>
              <w:t xml:space="preserve">Итого, руб. с НДС</w:t>
            </w:r>
            <w:r>
              <w:rPr>
                <w:highlight w:val="white"/>
              </w:rPr>
            </w:r>
            <w:r>
              <w:rPr>
                <w:highlight w:val="white"/>
              </w:rPr>
            </w:r>
          </w:p>
        </w:tc>
        <w:tc>
          <w:tcPr>
            <w:tcBorders>
              <w:top w:val="none" w:color="FFFFFF" w:sz="255" w:space="0"/>
              <w:left w:val="none" w:color="FFFFFF" w:sz="255" w:space="0"/>
              <w:bottom w:val="single" w:color="000000" w:sz="4" w:space="0"/>
              <w:right w:val="single" w:color="000000" w:sz="4" w:space="0"/>
            </w:tcBorders>
            <w:tcW w:w="1383" w:type="dxa"/>
            <w:vAlign w:val="center"/>
            <w:textDirection w:val="lrTb"/>
            <w:noWrap w:val="false"/>
          </w:tcPr>
          <w:p>
            <w:pPr>
              <w:ind w:firstLine="0"/>
              <w:jc w:val="center"/>
              <w:keepNext w:val="0"/>
              <w:spacing w:line="240" w:lineRule="auto"/>
              <w:rPr>
                <w:highlight w:val="white"/>
              </w:rPr>
            </w:pPr>
            <w:r>
              <w:rPr>
                <w:highlight w:val="white"/>
              </w:rPr>
              <w:t xml:space="preserve"> </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highlight w:val="white"/>
              </w:rPr>
            </w:pPr>
            <w:r>
              <w:rPr>
                <w:highlight w:val="white"/>
              </w:rPr>
            </w:r>
            <w:r>
              <w:rPr>
                <w:highlight w:val="white"/>
              </w:rPr>
            </w:r>
            <w:r>
              <w:rPr>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2"/>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b/>
                <w:bCs/>
                <w:highlight w:val="white"/>
              </w:rPr>
            </w:pPr>
            <w:r>
              <w:rPr>
                <w:b/>
                <w:bCs/>
                <w:highlight w:val="white"/>
              </w:rPr>
              <w:t xml:space="preserve">Покупатель:</w:t>
            </w:r>
            <w:r>
              <w:rPr>
                <w:b/>
                <w:bCs/>
                <w:highlight w:val="white"/>
              </w:rPr>
            </w:r>
            <w:r>
              <w:rPr>
                <w:b/>
                <w:bCs/>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b/>
                <w:bCs/>
                <w:highlight w:val="white"/>
              </w:rPr>
            </w:pPr>
            <w:r>
              <w:rPr>
                <w:b/>
                <w:bCs/>
                <w:highlight w:val="white"/>
              </w:rPr>
            </w:r>
            <w:r>
              <w:rPr>
                <w:b/>
                <w:bCs/>
                <w:highlight w:val="white"/>
              </w:rPr>
            </w:r>
            <w:r>
              <w:rPr>
                <w:b/>
                <w:bCs/>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b/>
                <w:bCs/>
                <w:highlight w:val="white"/>
              </w:rPr>
            </w:pPr>
            <w:r>
              <w:rPr>
                <w:b/>
                <w:bCs/>
                <w:highlight w:val="white"/>
              </w:rPr>
              <w:t xml:space="preserve">Поставщик:</w:t>
            </w:r>
            <w:r>
              <w:rPr>
                <w:b/>
                <w:bCs/>
                <w:highlight w:val="white"/>
              </w:rPr>
            </w:r>
            <w:r>
              <w:rPr>
                <w:b/>
                <w:bCs/>
                <w:highlight w:val="white"/>
              </w:rPr>
            </w:r>
          </w:p>
        </w:tc>
      </w:tr>
      <w:tr>
        <w:tblPrEx/>
        <w:trPr>
          <w:trHeight w:val="349"/>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b/>
                <w:bCs/>
                <w:highlight w:val="white"/>
              </w:rPr>
            </w:pPr>
            <w:r>
              <w:rPr>
                <w:b/>
                <w:bCs/>
                <w:highlight w:val="white"/>
              </w:rPr>
              <w:t xml:space="preserve">_______________________________</w:t>
            </w:r>
            <w:r>
              <w:rPr>
                <w:b/>
                <w:bCs/>
                <w:highlight w:val="white"/>
              </w:rPr>
            </w:r>
            <w:r>
              <w:rPr>
                <w:b/>
                <w:bCs/>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b/>
                <w:bCs/>
                <w:highlight w:val="white"/>
              </w:rPr>
            </w:pPr>
            <w:r>
              <w:rPr>
                <w:b/>
                <w:bCs/>
                <w:highlight w:val="white"/>
              </w:rPr>
            </w:r>
            <w:r>
              <w:rPr>
                <w:b/>
                <w:bCs/>
                <w:highlight w:val="white"/>
              </w:rPr>
            </w:r>
            <w:r>
              <w:rPr>
                <w:b/>
                <w:bCs/>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________________________</w:t>
            </w:r>
            <w:r>
              <w:rPr>
                <w:sz w:val="28"/>
                <w:szCs w:val="28"/>
                <w:highlight w:val="white"/>
              </w:rPr>
            </w:r>
            <w:r>
              <w:rPr>
                <w:sz w:val="28"/>
                <w:szCs w:val="28"/>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r>
            <w:r>
              <w:rPr>
                <w:sz w:val="28"/>
                <w:szCs w:val="28"/>
                <w:highlight w:val="white"/>
              </w:rPr>
            </w:r>
            <w:r>
              <w:rPr>
                <w:sz w:val="28"/>
                <w:szCs w:val="28"/>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60"/>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_____________   _._. __________</w:t>
            </w:r>
            <w:r>
              <w:rPr>
                <w:sz w:val="28"/>
                <w:szCs w:val="28"/>
                <w:highlight w:val="white"/>
              </w:rPr>
            </w:r>
            <w:r>
              <w:rPr>
                <w:sz w:val="28"/>
                <w:szCs w:val="28"/>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r>
            <w:r>
              <w:rPr>
                <w:sz w:val="28"/>
                <w:szCs w:val="28"/>
                <w:highlight w:val="white"/>
              </w:rPr>
            </w:r>
            <w:r>
              <w:rPr>
                <w:sz w:val="28"/>
                <w:szCs w:val="28"/>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   _._. __________</w:t>
            </w:r>
            <w:r>
              <w:rPr>
                <w:sz w:val="28"/>
                <w:szCs w:val="28"/>
                <w:highlight w:val="white"/>
              </w:rPr>
            </w:r>
            <w:r>
              <w:rPr>
                <w:sz w:val="28"/>
                <w:szCs w:val="28"/>
                <w:highlight w:val="white"/>
              </w:rPr>
            </w:r>
          </w:p>
        </w:tc>
      </w:tr>
      <w:tr>
        <w:tblPrEx/>
        <w:trPr>
          <w:trHeight w:val="315"/>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highlight w:val="white"/>
              </w:rPr>
            </w:pPr>
            <w:r>
              <w:rPr>
                <w:highlight w:val="white"/>
              </w:rPr>
              <w:t xml:space="preserve">м.п.</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highlight w:val="white"/>
              </w:rPr>
            </w:pPr>
            <w:r>
              <w:rPr>
                <w:highlight w:val="white"/>
              </w:rPr>
            </w:r>
            <w:r>
              <w:rPr>
                <w:highlight w:val="white"/>
              </w:rPr>
            </w:r>
            <w:r>
              <w:rPr>
                <w:highlight w:val="white"/>
              </w:rPr>
            </w:r>
          </w:p>
        </w:tc>
        <w:tc>
          <w:tcPr>
            <w:gridSpan w:val="4"/>
            <w:tcBorders>
              <w:top w:val="none" w:color="FFFFFF" w:sz="255" w:space="0"/>
              <w:left w:val="none" w:color="FFFFFF" w:sz="255" w:space="0"/>
              <w:bottom w:val="none" w:color="FFFFFF" w:sz="255" w:space="0"/>
              <w:right w:val="none" w:color="FFFFFF" w:sz="255" w:space="0"/>
            </w:tcBorders>
            <w:tcW w:w="3268" w:type="dxa"/>
            <w:vAlign w:val="center"/>
            <w:textDirection w:val="lrTb"/>
            <w:noWrap w:val="false"/>
          </w:tcPr>
          <w:p>
            <w:pPr>
              <w:ind w:firstLine="0"/>
              <w:jc w:val="left"/>
              <w:keepNext w:val="0"/>
              <w:spacing w:line="240" w:lineRule="auto"/>
              <w:rPr>
                <w:highlight w:val="white"/>
              </w:rPr>
            </w:pPr>
            <w:r>
              <w:rPr>
                <w:highlight w:val="white"/>
              </w:rPr>
              <w:t xml:space="preserve">м.п.</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left"/>
              <w:keepNext w:val="0"/>
              <w:spacing w:line="240" w:lineRule="auto"/>
              <w:rPr>
                <w:highlight w:val="white"/>
              </w:rPr>
            </w:pPr>
            <w:r>
              <w:rPr>
                <w:highlight w:val="white"/>
              </w:rPr>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75"/>
        </w:trPr>
        <w:tc>
          <w:tcPr>
            <w:gridSpan w:val="9"/>
            <w:tcBorders>
              <w:top w:val="none" w:color="FFFFFF" w:sz="255" w:space="0"/>
              <w:left w:val="none" w:color="FFFFFF" w:sz="255" w:space="0"/>
              <w:bottom w:val="none" w:color="FFFFFF" w:sz="255" w:space="0"/>
              <w:right w:val="none" w:color="FFFFFF" w:sz="255" w:space="0"/>
            </w:tcBorders>
            <w:tcW w:w="10605" w:type="dxa"/>
            <w:vAlign w:val="center"/>
            <w:textDirection w:val="lrTb"/>
            <w:noWrap w:val="false"/>
          </w:tcPr>
          <w:p>
            <w:pPr>
              <w:ind w:firstLine="0"/>
              <w:jc w:val="center"/>
              <w:keepNext w:val="0"/>
              <w:spacing w:line="240" w:lineRule="auto"/>
              <w:rPr>
                <w:b/>
                <w:bCs/>
                <w:sz w:val="28"/>
                <w:szCs w:val="28"/>
                <w:highlight w:val="white"/>
              </w:rPr>
            </w:pPr>
            <w:r>
              <w:rPr>
                <w:b/>
                <w:bCs/>
                <w:sz w:val="28"/>
                <w:szCs w:val="28"/>
                <w:highlight w:val="white"/>
              </w:rPr>
              <w:t xml:space="preserve">Подписи сторон</w:t>
            </w:r>
            <w:r>
              <w:rPr>
                <w:b/>
                <w:bCs/>
                <w:sz w:val="28"/>
                <w:szCs w:val="28"/>
                <w:highlight w:val="white"/>
              </w:rPr>
            </w:r>
            <w:r>
              <w:rPr>
                <w:b/>
                <w:bCs/>
                <w:sz w:val="28"/>
                <w:szCs w:val="28"/>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tcPr>
          <w:p>
            <w:pPr>
              <w:ind w:firstLine="0"/>
              <w:jc w:val="center"/>
              <w:keepNext w:val="0"/>
              <w:spacing w:line="240" w:lineRule="auto"/>
              <w:rPr>
                <w:b/>
                <w:bCs/>
                <w:sz w:val="28"/>
                <w:szCs w:val="28"/>
                <w:highlight w:val="white"/>
              </w:rPr>
            </w:pPr>
            <w:r>
              <w:rPr>
                <w:b/>
                <w:bCs/>
                <w:sz w:val="28"/>
                <w:szCs w:val="28"/>
                <w:highlight w:val="white"/>
              </w:rPr>
            </w:r>
            <w:r>
              <w:rPr>
                <w:b/>
                <w:bCs/>
                <w:sz w:val="28"/>
                <w:szCs w:val="28"/>
                <w:highlight w:val="white"/>
              </w:rPr>
            </w:r>
            <w:r>
              <w:rPr>
                <w:b/>
                <w:bCs/>
                <w:sz w:val="28"/>
                <w:szCs w:val="28"/>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bottom"/>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2"/>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b/>
                <w:bCs/>
                <w:highlight w:val="white"/>
              </w:rPr>
            </w:pPr>
            <w:r>
              <w:rPr>
                <w:b/>
                <w:bCs/>
                <w:highlight w:val="white"/>
              </w:rPr>
              <w:t xml:space="preserve">Покупатель:</w:t>
            </w:r>
            <w:r>
              <w:rPr>
                <w:b/>
                <w:bCs/>
                <w:highlight w:val="white"/>
              </w:rPr>
            </w:r>
            <w:r>
              <w:rPr>
                <w:b/>
                <w:bCs/>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b/>
                <w:bCs/>
                <w:highlight w:val="white"/>
              </w:rPr>
            </w:pPr>
            <w:r>
              <w:rPr>
                <w:b/>
                <w:bCs/>
                <w:highlight w:val="white"/>
              </w:rPr>
            </w:r>
            <w:r>
              <w:rPr>
                <w:b/>
                <w:bCs/>
                <w:highlight w:val="white"/>
              </w:rPr>
            </w:r>
            <w:r>
              <w:rPr>
                <w:b/>
                <w:bCs/>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b/>
                <w:bCs/>
                <w:highlight w:val="white"/>
              </w:rPr>
            </w:pPr>
            <w:r>
              <w:rPr>
                <w:b/>
                <w:bCs/>
                <w:highlight w:val="white"/>
              </w:rPr>
              <w:t xml:space="preserve">Поставщик:</w:t>
            </w:r>
            <w:r>
              <w:rPr>
                <w:b/>
                <w:bCs/>
                <w:highlight w:val="white"/>
              </w:rPr>
            </w:r>
            <w:r>
              <w:rPr>
                <w:b/>
                <w:bCs/>
                <w:highlight w:val="white"/>
              </w:rPr>
            </w:r>
          </w:p>
        </w:tc>
      </w:tr>
      <w:tr>
        <w:tblPrEx/>
        <w:trPr>
          <w:trHeight w:val="349"/>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b/>
                <w:bCs/>
                <w:highlight w:val="white"/>
              </w:rPr>
            </w:pPr>
            <w:r>
              <w:rPr>
                <w:b/>
                <w:bCs/>
                <w:highlight w:val="white"/>
              </w:rPr>
              <w:t xml:space="preserve">_______________________________</w:t>
            </w:r>
            <w:r>
              <w:rPr>
                <w:b/>
                <w:bCs/>
                <w:highlight w:val="white"/>
              </w:rPr>
            </w:r>
            <w:r>
              <w:rPr>
                <w:b/>
                <w:bCs/>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b/>
                <w:bCs/>
                <w:highlight w:val="white"/>
              </w:rPr>
            </w:pPr>
            <w:r>
              <w:rPr>
                <w:b/>
                <w:bCs/>
                <w:highlight w:val="white"/>
              </w:rPr>
            </w:r>
            <w:r>
              <w:rPr>
                <w:b/>
                <w:bCs/>
                <w:highlight w:val="white"/>
              </w:rPr>
            </w:r>
            <w:r>
              <w:rPr>
                <w:b/>
                <w:bCs/>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________________________</w:t>
            </w:r>
            <w:r>
              <w:rPr>
                <w:sz w:val="28"/>
                <w:szCs w:val="28"/>
                <w:highlight w:val="white"/>
              </w:rPr>
            </w:r>
            <w:r>
              <w:rPr>
                <w:sz w:val="28"/>
                <w:szCs w:val="28"/>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r>
            <w:r>
              <w:rPr>
                <w:sz w:val="28"/>
                <w:szCs w:val="28"/>
                <w:highlight w:val="white"/>
              </w:rPr>
            </w:r>
            <w:r>
              <w:rPr>
                <w:sz w:val="28"/>
                <w:szCs w:val="28"/>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15"/>
        </w:trPr>
        <w:tc>
          <w:tcPr>
            <w:tcBorders>
              <w:top w:val="none" w:color="FFFFFF" w:sz="255" w:space="0"/>
              <w:left w:val="none" w:color="FFFFFF" w:sz="255" w:space="0"/>
              <w:bottom w:val="none" w:color="FFFFFF" w:sz="255" w:space="0"/>
              <w:right w:val="none" w:color="FFFFFF" w:sz="255" w:space="0"/>
            </w:tcBorders>
            <w:tcW w:w="70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60"/>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_____________   _._. __________</w:t>
            </w:r>
            <w:r>
              <w:rPr>
                <w:sz w:val="28"/>
                <w:szCs w:val="28"/>
                <w:highlight w:val="white"/>
              </w:rPr>
            </w:r>
            <w:r>
              <w:rPr>
                <w:sz w:val="28"/>
                <w:szCs w:val="28"/>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r>
            <w:r>
              <w:rPr>
                <w:sz w:val="28"/>
                <w:szCs w:val="28"/>
                <w:highlight w:val="white"/>
              </w:rPr>
            </w:r>
            <w:r>
              <w:rPr>
                <w:sz w:val="28"/>
                <w:szCs w:val="28"/>
                <w:highlight w:val="white"/>
              </w:rPr>
            </w:r>
          </w:p>
        </w:tc>
        <w:tc>
          <w:tcPr>
            <w:gridSpan w:val="6"/>
            <w:tcBorders>
              <w:top w:val="none" w:color="FFFFFF" w:sz="255" w:space="0"/>
              <w:left w:val="none" w:color="FFFFFF" w:sz="255" w:space="0"/>
              <w:bottom w:val="none" w:color="FFFFFF" w:sz="255" w:space="0"/>
              <w:right w:val="none" w:color="FFFFFF" w:sz="255" w:space="0"/>
            </w:tcBorders>
            <w:tcW w:w="5591" w:type="dxa"/>
            <w:vAlign w:val="center"/>
            <w:textDirection w:val="lrTb"/>
            <w:noWrap w:val="false"/>
          </w:tcPr>
          <w:p>
            <w:pPr>
              <w:ind w:firstLine="0"/>
              <w:jc w:val="left"/>
              <w:keepNext w:val="0"/>
              <w:spacing w:line="240" w:lineRule="auto"/>
              <w:rPr>
                <w:sz w:val="28"/>
                <w:szCs w:val="28"/>
                <w:highlight w:val="white"/>
              </w:rPr>
            </w:pPr>
            <w:r>
              <w:rPr>
                <w:sz w:val="28"/>
                <w:szCs w:val="28"/>
                <w:highlight w:val="white"/>
              </w:rPr>
              <w:t xml:space="preserve">_________   _._. __________</w:t>
            </w:r>
            <w:r>
              <w:rPr>
                <w:sz w:val="28"/>
                <w:szCs w:val="28"/>
                <w:highlight w:val="white"/>
              </w:rPr>
            </w:r>
            <w:r>
              <w:rPr>
                <w:sz w:val="28"/>
                <w:szCs w:val="28"/>
                <w:highlight w:val="white"/>
              </w:rPr>
            </w:r>
          </w:p>
        </w:tc>
      </w:tr>
      <w:tr>
        <w:tblPrEx/>
        <w:trPr>
          <w:trHeight w:val="315"/>
        </w:trPr>
        <w:tc>
          <w:tcPr>
            <w:gridSpan w:val="3"/>
            <w:tcBorders>
              <w:top w:val="none" w:color="FFFFFF" w:sz="255" w:space="0"/>
              <w:left w:val="none" w:color="FFFFFF" w:sz="255" w:space="0"/>
              <w:bottom w:val="none" w:color="FFFFFF" w:sz="255" w:space="0"/>
              <w:right w:val="none" w:color="FFFFFF" w:sz="255" w:space="0"/>
            </w:tcBorders>
            <w:tcW w:w="4253" w:type="dxa"/>
            <w:vAlign w:val="center"/>
            <w:textDirection w:val="lrTb"/>
            <w:noWrap w:val="false"/>
          </w:tcPr>
          <w:p>
            <w:pPr>
              <w:ind w:firstLine="0"/>
              <w:jc w:val="left"/>
              <w:keepNext w:val="0"/>
              <w:spacing w:line="240" w:lineRule="auto"/>
              <w:rPr>
                <w:highlight w:val="white"/>
              </w:rPr>
            </w:pPr>
            <w:r>
              <w:rPr>
                <w:highlight w:val="white"/>
              </w:rPr>
              <w:t xml:space="preserve">м.п.</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1701" w:type="dxa"/>
            <w:vAlign w:val="center"/>
            <w:textDirection w:val="lrTb"/>
            <w:noWrap w:val="false"/>
          </w:tcPr>
          <w:p>
            <w:pPr>
              <w:ind w:firstLine="0"/>
              <w:jc w:val="left"/>
              <w:keepNext w:val="0"/>
              <w:spacing w:line="240" w:lineRule="auto"/>
              <w:rPr>
                <w:highlight w:val="white"/>
              </w:rPr>
            </w:pPr>
            <w:r>
              <w:rPr>
                <w:highlight w:val="white"/>
              </w:rPr>
            </w:r>
            <w:r>
              <w:rPr>
                <w:highlight w:val="white"/>
              </w:rPr>
            </w:r>
            <w:r>
              <w:rPr>
                <w:highlight w:val="white"/>
              </w:rPr>
            </w:r>
          </w:p>
        </w:tc>
        <w:tc>
          <w:tcPr>
            <w:gridSpan w:val="4"/>
            <w:tcBorders>
              <w:top w:val="none" w:color="FFFFFF" w:sz="255" w:space="0"/>
              <w:left w:val="none" w:color="FFFFFF" w:sz="255" w:space="0"/>
              <w:bottom w:val="none" w:color="FFFFFF" w:sz="255" w:space="0"/>
              <w:right w:val="none" w:color="FFFFFF" w:sz="255" w:space="0"/>
            </w:tcBorders>
            <w:tcW w:w="3268" w:type="dxa"/>
            <w:vAlign w:val="center"/>
            <w:textDirection w:val="lrTb"/>
            <w:noWrap w:val="false"/>
          </w:tcPr>
          <w:p>
            <w:pPr>
              <w:ind w:firstLine="0"/>
              <w:jc w:val="left"/>
              <w:keepNext w:val="0"/>
              <w:spacing w:line="240" w:lineRule="auto"/>
              <w:rPr>
                <w:highlight w:val="white"/>
              </w:rPr>
            </w:pPr>
            <w:r>
              <w:rPr>
                <w:highlight w:val="white"/>
              </w:rPr>
              <w:t xml:space="preserve">м.п.</w:t>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1383" w:type="dxa"/>
            <w:vAlign w:val="center"/>
            <w:textDirection w:val="lrTb"/>
            <w:noWrap w:val="false"/>
          </w:tcPr>
          <w:p>
            <w:pPr>
              <w:ind w:firstLine="0"/>
              <w:jc w:val="left"/>
              <w:keepNext w:val="0"/>
              <w:spacing w:line="240" w:lineRule="auto"/>
              <w:rPr>
                <w:highlight w:val="white"/>
              </w:rPr>
            </w:pPr>
            <w:r>
              <w:rPr>
                <w:highlight w:val="white"/>
              </w:rPr>
            </w:r>
            <w:r>
              <w:rPr>
                <w:highlight w:val="white"/>
              </w:rPr>
            </w:r>
            <w:r>
              <w:rPr>
                <w:highlight w:val="white"/>
              </w:rPr>
            </w:r>
          </w:p>
        </w:tc>
        <w:tc>
          <w:tcPr>
            <w:tcBorders>
              <w:top w:val="none" w:color="FFFFFF" w:sz="255" w:space="0"/>
              <w:left w:val="none" w:color="FFFFFF" w:sz="255" w:space="0"/>
              <w:bottom w:val="none" w:color="FFFFFF" w:sz="255" w:space="0"/>
              <w:right w:val="none" w:color="FFFFFF" w:sz="255" w:space="0"/>
            </w:tcBorders>
            <w:tcW w:w="940" w:type="dxa"/>
            <w:vAlign w:val="center"/>
            <w:textDirection w:val="lrTb"/>
            <w:noWrap w:val="false"/>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r>
        <w:tblPrEx/>
        <w:trPr>
          <w:trHeight w:val="300"/>
        </w:trPr>
        <w:tc>
          <w:tcPr>
            <w:tcBorders>
              <w:top w:val="none" w:color="FFFFFF" w:sz="255" w:space="0"/>
              <w:left w:val="none" w:color="FFFFFF" w:sz="255" w:space="0"/>
              <w:bottom w:val="none" w:color="FFFFFF" w:sz="255" w:space="0"/>
              <w:right w:val="none" w:color="FFFFFF" w:sz="255" w:space="0"/>
            </w:tcBorders>
            <w:tcW w:w="70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423"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213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701"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292" w:type="dxa"/>
            <w:vAlign w:val="bottom"/>
            <w:textDirection w:val="lrTb"/>
            <w:noWrap/>
          </w:tcPr>
          <w:p>
            <w:pPr>
              <w:ind w:firstLine="0"/>
              <w:jc w:val="center"/>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12"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gridSpan w:val="2"/>
            <w:tcBorders>
              <w:top w:val="none" w:color="FFFFFF" w:sz="255" w:space="0"/>
              <w:left w:val="none" w:color="FFFFFF" w:sz="255" w:space="0"/>
              <w:bottom w:val="none" w:color="FFFFFF" w:sz="255" w:space="0"/>
              <w:right w:val="none" w:color="FFFFFF" w:sz="255" w:space="0"/>
            </w:tcBorders>
            <w:tcW w:w="1064"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1383"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c>
          <w:tcPr>
            <w:tcBorders>
              <w:top w:val="none" w:color="FFFFFF" w:sz="255" w:space="0"/>
              <w:left w:val="none" w:color="FFFFFF" w:sz="255" w:space="0"/>
              <w:bottom w:val="none" w:color="FFFFFF" w:sz="255" w:space="0"/>
              <w:right w:val="none" w:color="FFFFFF" w:sz="255" w:space="0"/>
            </w:tcBorders>
            <w:tcW w:w="940" w:type="dxa"/>
            <w:vAlign w:val="bottom"/>
            <w:textDirection w:val="lrTb"/>
            <w:noWrap/>
          </w:tcPr>
          <w:p>
            <w:pPr>
              <w:ind w:firstLine="0"/>
              <w:jc w:val="left"/>
              <w:keepNext w:val="0"/>
              <w:spacing w:line="240" w:lineRule="auto"/>
              <w:rPr>
                <w:sz w:val="20"/>
                <w:szCs w:val="20"/>
                <w:highlight w:val="white"/>
              </w:rPr>
            </w:pPr>
            <w:r>
              <w:rPr>
                <w:sz w:val="20"/>
                <w:szCs w:val="20"/>
                <w:highlight w:val="white"/>
              </w:rPr>
            </w:r>
            <w:r>
              <w:rPr>
                <w:sz w:val="20"/>
                <w:szCs w:val="20"/>
                <w:highlight w:val="white"/>
              </w:rPr>
            </w:r>
            <w:r>
              <w:rPr>
                <w:sz w:val="20"/>
                <w:szCs w:val="20"/>
                <w:highlight w:val="white"/>
              </w:rPr>
            </w:r>
          </w:p>
        </w:tc>
      </w:tr>
    </w:tbl>
    <w:p>
      <w:pPr>
        <w:ind w:firstLine="0"/>
        <w:rPr>
          <w:highlight w:val="white"/>
        </w:rPr>
        <w:sectPr>
          <w:footnotePr/>
          <w:endnotePr/>
          <w:type w:val="nextPage"/>
          <w:pgSz w:w="11906" w:h="16838" w:orient="portrait"/>
          <w:pgMar w:top="1134" w:right="850" w:bottom="709" w:left="1701" w:header="708" w:footer="708" w:gutter="0"/>
          <w:cols w:num="1" w:sep="0" w:space="708" w:equalWidth="1"/>
          <w:docGrid w:linePitch="360"/>
        </w:sectPr>
      </w:pPr>
      <w:r>
        <w:rPr>
          <w:highlight w:val="white"/>
        </w:rPr>
      </w:r>
      <w:r>
        <w:rPr>
          <w:highlight w:val="white"/>
        </w:rPr>
      </w:r>
      <w:r>
        <w:rPr>
          <w:highlight w:val="white"/>
        </w:rPr>
      </w:r>
    </w:p>
    <w:p>
      <w:pPr>
        <w:ind w:firstLine="10773"/>
        <w:spacing w:line="240" w:lineRule="auto"/>
        <w:widowControl w:val="off"/>
        <w:tabs>
          <w:tab w:val="left" w:pos="709" w:leader="none"/>
          <w:tab w:val="left" w:pos="2856" w:leader="none"/>
        </w:tabs>
        <w:rPr>
          <w:highlight w:val="white"/>
        </w:rPr>
      </w:pPr>
      <w:r>
        <w:rPr>
          <w:highlight w:val="white"/>
        </w:rPr>
        <w:t xml:space="preserve">Приложение № 3</w:t>
      </w:r>
      <w:r>
        <w:rPr>
          <w:highlight w:val="white"/>
        </w:rPr>
      </w:r>
      <w:r>
        <w:rPr>
          <w:highlight w:val="white"/>
        </w:rPr>
      </w:r>
    </w:p>
    <w:p>
      <w:pPr>
        <w:ind w:firstLine="10773"/>
        <w:spacing w:line="240" w:lineRule="auto"/>
        <w:widowControl w:val="off"/>
        <w:tabs>
          <w:tab w:val="left" w:pos="709" w:leader="none"/>
          <w:tab w:val="left" w:pos="2856" w:leader="none"/>
        </w:tabs>
        <w:rPr>
          <w:highlight w:val="white"/>
        </w:rPr>
      </w:pPr>
      <w:r>
        <w:rPr>
          <w:highlight w:val="white"/>
        </w:rPr>
        <w:t xml:space="preserve">к Договору поставки продукции</w:t>
      </w:r>
      <w:r>
        <w:rPr>
          <w:highlight w:val="white"/>
        </w:rPr>
      </w:r>
      <w:r>
        <w:rPr>
          <w:highlight w:val="white"/>
        </w:rPr>
      </w:r>
    </w:p>
    <w:p>
      <w:pPr>
        <w:ind w:firstLine="10773"/>
        <w:spacing w:line="240" w:lineRule="auto"/>
        <w:widowControl w:val="off"/>
        <w:tabs>
          <w:tab w:val="left" w:pos="709" w:leader="none"/>
          <w:tab w:val="left" w:pos="2856" w:leader="none"/>
        </w:tabs>
        <w:rPr>
          <w:highlight w:val="white"/>
        </w:rPr>
      </w:pPr>
      <w:r>
        <w:rPr>
          <w:highlight w:val="white"/>
        </w:rPr>
        <w:t xml:space="preserve">от «___»_____________ 202_г.</w:t>
      </w:r>
      <w:r>
        <w:rPr>
          <w:highlight w:val="white"/>
        </w:rPr>
      </w:r>
      <w:r>
        <w:rPr>
          <w:highlight w:val="white"/>
        </w:rPr>
      </w:r>
    </w:p>
    <w:p>
      <w:pPr>
        <w:ind w:firstLine="10773"/>
        <w:spacing w:line="240" w:lineRule="auto"/>
        <w:widowControl w:val="off"/>
        <w:tabs>
          <w:tab w:val="left" w:pos="709" w:leader="none"/>
          <w:tab w:val="left" w:pos="2856" w:leader="none"/>
        </w:tabs>
        <w:rPr>
          <w:highlight w:val="white"/>
        </w:rPr>
      </w:pPr>
      <w:r>
        <w:rPr>
          <w:highlight w:val="white"/>
        </w:rPr>
        <w:t xml:space="preserve">№ ________________________</w:t>
      </w:r>
      <w:r>
        <w:rPr>
          <w:highlight w:val="white"/>
        </w:rPr>
      </w:r>
      <w:r>
        <w:rPr>
          <w:highlight w:val="white"/>
        </w:rPr>
      </w:r>
    </w:p>
    <w:p>
      <w:pPr>
        <w:ind w:left="-142" w:firstLine="142"/>
        <w:jc w:val="center"/>
        <w:keepNext w:val="0"/>
        <w:spacing w:line="240" w:lineRule="auto"/>
        <w:widowControl w:val="off"/>
        <w:rPr>
          <w:b/>
          <w:sz w:val="20"/>
          <w:szCs w:val="20"/>
          <w:highlight w:val="white"/>
        </w:rPr>
      </w:pPr>
      <w:r>
        <w:rPr>
          <w:b/>
          <w:sz w:val="20"/>
          <w:szCs w:val="20"/>
          <w:highlight w:val="white"/>
        </w:rPr>
        <w:t xml:space="preserve">ФОРМА ДОКУМЕНТА</w:t>
      </w:r>
      <w:r>
        <w:rPr>
          <w:b/>
          <w:sz w:val="20"/>
          <w:szCs w:val="20"/>
          <w:highlight w:val="white"/>
        </w:rPr>
      </w:r>
      <w:r>
        <w:rPr>
          <w:b/>
          <w:sz w:val="20"/>
          <w:szCs w:val="20"/>
          <w:highlight w:val="white"/>
        </w:rPr>
      </w:r>
    </w:p>
    <w:p>
      <w:pPr>
        <w:jc w:val="center"/>
        <w:keepNext w:val="0"/>
        <w:spacing w:line="240" w:lineRule="auto"/>
        <w:widowControl w:val="off"/>
        <w:rPr>
          <w:sz w:val="20"/>
          <w:szCs w:val="20"/>
          <w:highlight w:val="white"/>
        </w:rPr>
      </w:pPr>
      <w:r>
        <w:rPr>
          <w:b/>
          <w:bCs/>
          <w:sz w:val="20"/>
          <w:szCs w:val="20"/>
          <w:highlight w:val="white"/>
          <w:lang w:eastAsia="ar-SA"/>
        </w:rPr>
        <w:t xml:space="preserve">Информация о собственниках контрагента (включая конечных бенефициаров)</w:t>
      </w:r>
      <w:r>
        <w:rPr>
          <w:sz w:val="20"/>
          <w:szCs w:val="20"/>
          <w:highlight w:val="white"/>
        </w:rPr>
      </w:r>
      <w:r>
        <w:rPr>
          <w:sz w:val="20"/>
          <w:szCs w:val="20"/>
          <w:highlight w:val="white"/>
        </w:rPr>
      </w:r>
    </w:p>
    <w:p>
      <w:pPr>
        <w:keepNext w:val="0"/>
        <w:spacing w:line="240" w:lineRule="auto"/>
        <w:widowControl w:val="off"/>
        <w:rPr>
          <w:sz w:val="20"/>
          <w:szCs w:val="20"/>
          <w:highlight w:val="white"/>
        </w:rPr>
      </w:pPr>
      <w:r>
        <w:rPr>
          <w:sz w:val="20"/>
          <w:szCs w:val="20"/>
          <w:highlight w:val="white"/>
        </w:rPr>
        <w:t xml:space="preserve">Наименование и адрес контрагента: _______________________________________________________________________</w:t>
      </w:r>
      <w:r>
        <w:rPr>
          <w:sz w:val="20"/>
          <w:szCs w:val="20"/>
          <w:highlight w:val="white"/>
        </w:rPr>
      </w:r>
      <w:r>
        <w:rPr>
          <w:sz w:val="20"/>
          <w:szCs w:val="20"/>
          <w:highlight w:val="white"/>
        </w:rPr>
      </w:r>
    </w:p>
    <w:p>
      <w:pPr>
        <w:keepNext w:val="0"/>
        <w:spacing w:line="240" w:lineRule="auto"/>
        <w:widowControl w:val="off"/>
        <w:rPr>
          <w:sz w:val="20"/>
          <w:szCs w:val="20"/>
          <w:highlight w:val="white"/>
        </w:rPr>
      </w:pPr>
      <w:r>
        <w:rPr>
          <w:sz w:val="20"/>
          <w:szCs w:val="20"/>
          <w:highlight w:val="white"/>
        </w:rPr>
      </w:r>
      <w:r>
        <w:rPr>
          <w:sz w:val="20"/>
          <w:szCs w:val="20"/>
          <w:highlight w:val="white"/>
        </w:rPr>
      </w:r>
      <w:r>
        <w:rPr>
          <w:sz w:val="20"/>
          <w:szCs w:val="20"/>
          <w:highlight w:val="white"/>
        </w:rPr>
      </w:r>
    </w:p>
    <w:tbl>
      <w:tblPr>
        <w:tblW w:w="1528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61"/>
        <w:gridCol w:w="738"/>
        <w:gridCol w:w="707"/>
        <w:gridCol w:w="708"/>
        <w:gridCol w:w="944"/>
        <w:gridCol w:w="1199"/>
        <w:gridCol w:w="992"/>
        <w:gridCol w:w="945"/>
        <w:gridCol w:w="957"/>
        <w:gridCol w:w="1172"/>
        <w:gridCol w:w="1134"/>
        <w:gridCol w:w="708"/>
        <w:gridCol w:w="1036"/>
        <w:gridCol w:w="1374"/>
        <w:gridCol w:w="1362"/>
        <w:gridCol w:w="948"/>
      </w:tblGrid>
      <w:tr>
        <w:tblPrEx/>
        <w:trPr>
          <w:trHeight w:val="147"/>
        </w:trPr>
        <w:tc>
          <w:tcPr>
            <w:gridSpan w:val="16"/>
            <w:tcBorders>
              <w:top w:val="single" w:color="000000" w:sz="4" w:space="0"/>
              <w:left w:val="single" w:color="000000" w:sz="4" w:space="0"/>
              <w:bottom w:val="single" w:color="000000" w:sz="4" w:space="0"/>
              <w:right w:val="single" w:color="000000" w:sz="4" w:space="0"/>
            </w:tcBorders>
            <w:tcW w:w="15290" w:type="dxa"/>
            <w:vAlign w:val="center"/>
            <w:textDirection w:val="lrTb"/>
            <w:noWrap w:val="false"/>
          </w:tcPr>
          <w:p>
            <w:pPr>
              <w:ind w:firstLine="0"/>
              <w:jc w:val="center"/>
              <w:keepNext/>
              <w:spacing w:line="240" w:lineRule="auto"/>
              <w:rPr>
                <w:sz w:val="20"/>
                <w:highlight w:val="white"/>
              </w:rPr>
              <w:outlineLvl w:val="0"/>
            </w:pPr>
            <w:r>
              <w:rPr>
                <w:sz w:val="20"/>
                <w:highlight w:val="white"/>
                <w:lang w:eastAsia="en-US"/>
              </w:rPr>
              <w:t xml:space="preserve">Данные о контрагенте</w:t>
            </w:r>
            <w:r>
              <w:rPr>
                <w:sz w:val="20"/>
                <w:highlight w:val="white"/>
              </w:rPr>
            </w:r>
            <w:r>
              <w:rPr>
                <w:sz w:val="20"/>
                <w:highlight w:val="white"/>
              </w:rPr>
            </w:r>
          </w:p>
        </w:tc>
      </w:tr>
      <w:tr>
        <w:tblPrEx/>
        <w:trPr>
          <w:trHeight w:val="1039"/>
        </w:trPr>
        <w:tc>
          <w:tcPr>
            <w:tcBorders>
              <w:top w:val="single" w:color="000000" w:sz="4" w:space="0"/>
              <w:left w:val="single" w:color="000000" w:sz="4" w:space="0"/>
              <w:bottom w:val="single" w:color="000000" w:sz="4" w:space="0"/>
              <w:right w:val="single" w:color="000000" w:sz="4" w:space="0"/>
            </w:tcBorders>
            <w:tcW w:w="362"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39"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Вид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Тип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Тип публичности</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ИНН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99"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Регистрационный номер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Контрагент является филиалом</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ОГРН/ ОГРНИП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57"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Адрес регистрации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72"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Организационно-правовая форма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Наименование контрагента</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Код ОКВЭД</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036"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ФИО руководителя</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374"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Серия и номер документа, удостоверяющего личность руководителя</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362"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Адрес сайта, с раскрытием информации о цепочке собственников</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8" w:type="dxa"/>
            <w:vAlign w:val="center"/>
            <w:textDirection w:val="lrTb"/>
            <w:noWrap w:val="false"/>
          </w:tcPr>
          <w:p>
            <w:pPr>
              <w:contextualSpacing/>
              <w:ind w:left="-57" w:right="-57" w:firstLine="0"/>
              <w:jc w:val="center"/>
              <w:keepNext/>
              <w:spacing w:line="240" w:lineRule="auto"/>
              <w:rPr>
                <w:sz w:val="18"/>
                <w:szCs w:val="18"/>
                <w:highlight w:val="white"/>
              </w:rPr>
              <w:outlineLvl w:val="0"/>
            </w:pPr>
            <w:r>
              <w:rPr>
                <w:sz w:val="18"/>
                <w:szCs w:val="18"/>
                <w:highlight w:val="white"/>
                <w:lang w:eastAsia="en-US"/>
              </w:rPr>
              <w:t xml:space="preserve">Оффшорная зона</w:t>
            </w:r>
            <w:r>
              <w:rPr>
                <w:sz w:val="18"/>
                <w:szCs w:val="18"/>
                <w:highlight w:val="white"/>
              </w:rPr>
            </w:r>
            <w:r>
              <w:rPr>
                <w:sz w:val="18"/>
                <w:szCs w:val="18"/>
                <w:highlight w:val="white"/>
              </w:rPr>
            </w:r>
          </w:p>
        </w:tc>
      </w:tr>
      <w:tr>
        <w:tblPrEx/>
        <w:trPr>
          <w:trHeight w:val="207"/>
        </w:trPr>
        <w:tc>
          <w:tcPr>
            <w:tcBorders>
              <w:top w:val="single" w:color="000000" w:sz="4" w:space="0"/>
              <w:left w:val="single" w:color="000000" w:sz="4" w:space="0"/>
              <w:bottom w:val="single" w:color="000000" w:sz="4" w:space="0"/>
              <w:right w:val="single" w:color="000000" w:sz="4" w:space="0"/>
            </w:tcBorders>
            <w:tcW w:w="362" w:type="dxa"/>
            <w:vAlign w:val="center"/>
            <w:textDirection w:val="lrTb"/>
            <w:noWrap w:val="false"/>
          </w:tcPr>
          <w:p>
            <w:pPr>
              <w:ind w:firstLine="0"/>
              <w:keepNext/>
              <w:spacing w:line="240" w:lineRule="auto"/>
              <w:rPr>
                <w:sz w:val="18"/>
                <w:szCs w:val="18"/>
                <w:highlight w:val="white"/>
              </w:rPr>
              <w:outlineLvl w:val="0"/>
            </w:pPr>
            <w:r>
              <w:rPr>
                <w:sz w:val="18"/>
                <w:szCs w:val="18"/>
                <w:highlight w:val="white"/>
                <w:lang w:eastAsia="en-US"/>
              </w:rPr>
              <w:t xml:space="preserve">0</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39"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2</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3</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4</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99"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5</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6</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7</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57"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8</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72"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9</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10</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11</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036"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12</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374"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13</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1362"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14</w:t>
            </w:r>
            <w:r>
              <w:rPr>
                <w:sz w:val="18"/>
                <w:szCs w:val="18"/>
                <w:highlight w:val="white"/>
              </w:rPr>
            </w:r>
            <w:r>
              <w:rPr>
                <w:sz w:val="18"/>
                <w:szCs w:val="18"/>
                <w:highlight w:val="white"/>
              </w:rPr>
            </w:r>
          </w:p>
        </w:tc>
        <w:tc>
          <w:tcPr>
            <w:tcBorders>
              <w:top w:val="single" w:color="000000" w:sz="4" w:space="0"/>
              <w:left w:val="single" w:color="000000" w:sz="4" w:space="0"/>
              <w:bottom w:val="single" w:color="000000" w:sz="4" w:space="0"/>
              <w:right w:val="single" w:color="000000" w:sz="4" w:space="0"/>
            </w:tcBorders>
            <w:tcW w:w="948" w:type="dxa"/>
            <w:vAlign w:val="center"/>
            <w:textDirection w:val="lrTb"/>
            <w:noWrap w:val="false"/>
          </w:tcPr>
          <w:p>
            <w:pPr>
              <w:ind w:firstLine="0"/>
              <w:jc w:val="center"/>
              <w:keepNext/>
              <w:spacing w:line="240" w:lineRule="auto"/>
              <w:rPr>
                <w:sz w:val="18"/>
                <w:szCs w:val="18"/>
                <w:highlight w:val="white"/>
              </w:rPr>
              <w:outlineLvl w:val="0"/>
            </w:pPr>
            <w:r>
              <w:rPr>
                <w:sz w:val="18"/>
                <w:szCs w:val="18"/>
                <w:highlight w:val="white"/>
                <w:lang w:eastAsia="en-US"/>
              </w:rPr>
              <w:t xml:space="preserve">15</w:t>
            </w:r>
            <w:r>
              <w:rPr>
                <w:sz w:val="18"/>
                <w:szCs w:val="18"/>
                <w:highlight w:val="white"/>
              </w:rPr>
            </w:r>
            <w:r>
              <w:rPr>
                <w:sz w:val="18"/>
                <w:szCs w:val="18"/>
                <w:highlight w:val="white"/>
              </w:rPr>
            </w:r>
          </w:p>
        </w:tc>
      </w:tr>
      <w:tr>
        <w:tblPrEx/>
        <w:trPr>
          <w:trHeight w:val="225"/>
        </w:trPr>
        <w:tc>
          <w:tcPr>
            <w:tcBorders>
              <w:top w:val="single" w:color="000000" w:sz="4" w:space="0"/>
              <w:left w:val="single" w:color="000000" w:sz="4" w:space="0"/>
              <w:bottom w:val="single" w:color="000000" w:sz="4" w:space="0"/>
              <w:right w:val="single" w:color="000000" w:sz="4" w:space="0"/>
            </w:tcBorders>
            <w:tcW w:w="362"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739"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199"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945"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957"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172"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708"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036"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374"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1362"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c>
          <w:tcPr>
            <w:tcBorders>
              <w:top w:val="single" w:color="000000" w:sz="4" w:space="0"/>
              <w:left w:val="single" w:color="000000" w:sz="4" w:space="0"/>
              <w:bottom w:val="single" w:color="000000" w:sz="4" w:space="0"/>
              <w:right w:val="single" w:color="000000" w:sz="4" w:space="0"/>
            </w:tcBorders>
            <w:tcW w:w="948" w:type="dxa"/>
            <w:vAlign w:val="center"/>
            <w:textDirection w:val="lrTb"/>
            <w:noWrap w:val="false"/>
          </w:tcPr>
          <w:p>
            <w:pPr>
              <w:ind w:firstLine="0"/>
              <w:jc w:val="center"/>
              <w:keepNext/>
              <w:spacing w:line="240" w:lineRule="auto"/>
              <w:rPr>
                <w:b/>
                <w:sz w:val="18"/>
                <w:szCs w:val="18"/>
                <w:highlight w:val="white"/>
              </w:rPr>
            </w:pPr>
            <w:r>
              <w:rPr>
                <w:b/>
                <w:sz w:val="18"/>
                <w:szCs w:val="18"/>
                <w:highlight w:val="white"/>
                <w:lang w:eastAsia="en-US"/>
              </w:rPr>
            </w:r>
            <w:r>
              <w:rPr>
                <w:b/>
                <w:sz w:val="18"/>
                <w:szCs w:val="18"/>
                <w:highlight w:val="white"/>
              </w:rPr>
            </w:r>
            <w:r>
              <w:rPr>
                <w:b/>
                <w:sz w:val="18"/>
                <w:szCs w:val="18"/>
                <w:highlight w:val="white"/>
              </w:rPr>
            </w:r>
          </w:p>
        </w:tc>
      </w:tr>
    </w:tbl>
    <w:p>
      <w:pPr>
        <w:ind w:firstLine="0"/>
        <w:keepNext/>
        <w:spacing w:line="240" w:lineRule="auto"/>
        <w:rPr>
          <w:bCs/>
          <w:sz w:val="18"/>
          <w:szCs w:val="18"/>
          <w:highlight w:val="white"/>
        </w:rPr>
        <w:outlineLvl w:val="0"/>
      </w:pPr>
      <w:r>
        <w:rPr>
          <w:bCs/>
          <w:sz w:val="18"/>
          <w:szCs w:val="18"/>
          <w:highlight w:val="white"/>
          <w:lang w:eastAsia="en-US"/>
        </w:rPr>
      </w:r>
      <w:r>
        <w:rPr>
          <w:bCs/>
          <w:sz w:val="18"/>
          <w:szCs w:val="18"/>
          <w:highlight w:val="white"/>
        </w:rPr>
      </w:r>
      <w:r>
        <w:rPr>
          <w:bCs/>
          <w:sz w:val="18"/>
          <w:szCs w:val="18"/>
          <w:highlight w:val="white"/>
        </w:rPr>
      </w:r>
    </w:p>
    <w:tbl>
      <w:tblPr>
        <w:tblW w:w="1527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61"/>
        <w:gridCol w:w="738"/>
        <w:gridCol w:w="709"/>
        <w:gridCol w:w="709"/>
        <w:gridCol w:w="991"/>
        <w:gridCol w:w="1135"/>
        <w:gridCol w:w="993"/>
        <w:gridCol w:w="992"/>
        <w:gridCol w:w="992"/>
        <w:gridCol w:w="1134"/>
        <w:gridCol w:w="1135"/>
        <w:gridCol w:w="1276"/>
        <w:gridCol w:w="1417"/>
        <w:gridCol w:w="1134"/>
        <w:gridCol w:w="1560"/>
      </w:tblGrid>
      <w:tr>
        <w:tblPrEx/>
        <w:trPr>
          <w:trHeight w:val="1143"/>
        </w:trPr>
        <w:tc>
          <w:tcPr>
            <w:tcBorders>
              <w:top w:val="single" w:color="000000" w:sz="4" w:space="0"/>
              <w:left w:val="single" w:color="000000" w:sz="4" w:space="0"/>
              <w:bottom w:val="single" w:color="000000" w:sz="4" w:space="0"/>
              <w:right w:val="single" w:color="000000" w:sz="4" w:space="0"/>
            </w:tcBorders>
            <w:tcW w:w="361"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38"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Тип  организации</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Тип публичности</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ИНН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1"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Регистрационный номер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ОГРН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3"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Организационно-правовая форма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Наименование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Адрес регистрации контрагента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Серия и номер документа, удостоверяющего личность (для физ. лиц)</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Тип собственника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276"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Адрес сайта, с раскрытием информации о цепочке собственников</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417" w:type="dxa"/>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Информация о подтверждающих документах (наименование</w:t>
            </w:r>
            <w:r>
              <w:rPr>
                <w:rFonts w:eastAsia="Calibri"/>
                <w:sz w:val="18"/>
                <w:szCs w:val="18"/>
                <w:highlight w:val="white"/>
                <w:lang w:eastAsia="en-US"/>
              </w:rPr>
              <w:t xml:space="preserve">,</w:t>
            </w:r>
            <w:r>
              <w:rPr>
                <w:rFonts w:eastAsia="Calibri"/>
                <w:sz w:val="18"/>
                <w:szCs w:val="18"/>
                <w:highlight w:val="white"/>
                <w:lang w:eastAsia="en-US"/>
              </w:rPr>
              <w:t xml:space="preserve"> реквизиты и т.д.)</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Оффшорная зона</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Размер доли (для участников/ акционеров/ бенефициаров)</w:t>
            </w:r>
            <w:r>
              <w:rPr>
                <w:rFonts w:eastAsia="Calibri"/>
                <w:sz w:val="18"/>
                <w:szCs w:val="18"/>
                <w:highlight w:val="white"/>
              </w:rPr>
            </w:r>
            <w:r>
              <w:rPr>
                <w:rFonts w:eastAsia="Calibri"/>
                <w:sz w:val="18"/>
                <w:szCs w:val="18"/>
                <w:highlight w:val="white"/>
              </w:rPr>
            </w:r>
          </w:p>
        </w:tc>
      </w:tr>
      <w:tr>
        <w:tblPrEx/>
        <w:trPr>
          <w:trHeight w:val="169"/>
        </w:trPr>
        <w:tc>
          <w:tcPr>
            <w:tcBorders>
              <w:top w:val="single" w:color="000000" w:sz="4" w:space="0"/>
              <w:left w:val="single" w:color="000000" w:sz="4" w:space="0"/>
              <w:bottom w:val="single" w:color="000000" w:sz="4" w:space="0"/>
              <w:right w:val="single" w:color="000000" w:sz="4" w:space="0"/>
            </w:tcBorders>
            <w:tcW w:w="361"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38"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2</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3</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4</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1"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5</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6</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3"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7</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8</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9</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10</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11</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276"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12</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417" w:type="dxa"/>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13</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contextualSpacing/>
              <w:ind w:left="-57" w:right="-57"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14</w:t>
            </w:r>
            <w:r>
              <w:rPr>
                <w:rFonts w:eastAsia="Calibri"/>
                <w:sz w:val="18"/>
                <w:szCs w:val="18"/>
                <w:highlight w:val="white"/>
              </w:rPr>
            </w:r>
            <w:r>
              <w:rPr>
                <w:rFonts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ind w:firstLine="0"/>
              <w:jc w:val="center"/>
              <w:keepNext/>
              <w:spacing w:line="240" w:lineRule="auto"/>
              <w:rPr>
                <w:rFonts w:eastAsia="Calibri"/>
                <w:sz w:val="18"/>
                <w:szCs w:val="18"/>
                <w:highlight w:val="white"/>
              </w:rPr>
              <w:outlineLvl w:val="0"/>
            </w:pPr>
            <w:r>
              <w:rPr>
                <w:rFonts w:eastAsia="Calibri"/>
                <w:sz w:val="18"/>
                <w:szCs w:val="18"/>
                <w:highlight w:val="white"/>
                <w:lang w:eastAsia="en-US"/>
              </w:rPr>
              <w:t xml:space="preserve">15</w:t>
            </w:r>
            <w:r>
              <w:rPr>
                <w:rFonts w:eastAsia="Calibri"/>
                <w:sz w:val="18"/>
                <w:szCs w:val="18"/>
                <w:highlight w:val="white"/>
              </w:rPr>
            </w:r>
            <w:r>
              <w:rPr>
                <w:rFonts w:eastAsia="Calibri"/>
                <w:sz w:val="18"/>
                <w:szCs w:val="18"/>
                <w:highlight w:val="white"/>
              </w:rPr>
            </w:r>
          </w:p>
        </w:tc>
      </w:tr>
      <w:tr>
        <w:tblPrEx/>
        <w:trPr>
          <w:trHeight w:val="229"/>
        </w:trPr>
        <w:tc>
          <w:tcPr>
            <w:tcBorders>
              <w:top w:val="single" w:color="000000" w:sz="4" w:space="0"/>
              <w:left w:val="single" w:color="000000" w:sz="4" w:space="0"/>
              <w:bottom w:val="single" w:color="000000" w:sz="4" w:space="0"/>
              <w:right w:val="single" w:color="000000" w:sz="4" w:space="0"/>
            </w:tcBorders>
            <w:tcW w:w="361"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38"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709"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1"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3"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992"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5"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276"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417"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r>
            <w:r>
              <w:rPr>
                <w:rFonts w:ascii="Calibri" w:hAnsi="Calibri" w:eastAsia="Calibri"/>
                <w:sz w:val="18"/>
                <w:szCs w:val="18"/>
                <w:highlight w:val="white"/>
              </w:rPr>
            </w:r>
            <w:r>
              <w:rPr>
                <w:rFonts w:ascii="Calibri" w:hAnsi="Calibri" w:eastAsia="Calibri"/>
                <w:sz w:val="18"/>
                <w:szCs w:val="18"/>
                <w:highlight w:val="whit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ind w:firstLine="0"/>
              <w:keepNext/>
              <w:spacing w:line="240" w:lineRule="auto"/>
              <w:rPr>
                <w:rFonts w:ascii="Calibri" w:hAnsi="Calibri" w:eastAsia="Calibri"/>
                <w:sz w:val="18"/>
                <w:szCs w:val="18"/>
                <w:highlight w:val="white"/>
              </w:rPr>
              <w:outlineLvl w:val="0"/>
            </w:pPr>
            <w:r>
              <w:rPr>
                <w:rFonts w:ascii="Calibri" w:hAnsi="Calibri" w:eastAsia="Calibri"/>
                <w:sz w:val="18"/>
                <w:szCs w:val="18"/>
                <w:highlight w:val="white"/>
                <w:lang w:eastAsia="en-US"/>
              </w:rPr>
              <w:t xml:space="preserve"> </w:t>
            </w:r>
            <w:r>
              <w:rPr>
                <w:rFonts w:ascii="Calibri" w:hAnsi="Calibri" w:eastAsia="Calibri"/>
                <w:sz w:val="18"/>
                <w:szCs w:val="18"/>
                <w:highlight w:val="white"/>
              </w:rPr>
            </w:r>
            <w:r>
              <w:rPr>
                <w:rFonts w:ascii="Calibri" w:hAnsi="Calibri" w:eastAsia="Calibri"/>
                <w:sz w:val="18"/>
                <w:szCs w:val="18"/>
                <w:highlight w:val="white"/>
              </w:rPr>
            </w:r>
          </w:p>
        </w:tc>
      </w:tr>
    </w:tbl>
    <w:p>
      <w:pPr>
        <w:ind w:left="-142" w:firstLine="142"/>
        <w:jc w:val="center"/>
        <w:keepNext w:val="0"/>
        <w:spacing w:line="240" w:lineRule="auto"/>
        <w:widowControl w:val="off"/>
        <w:rPr>
          <w:sz w:val="20"/>
          <w:szCs w:val="20"/>
          <w:highlight w:val="white"/>
        </w:rPr>
      </w:pPr>
      <w:r>
        <w:rPr>
          <w:sz w:val="20"/>
          <w:szCs w:val="20"/>
          <w:highlight w:val="white"/>
        </w:rPr>
      </w:r>
      <w:r>
        <w:rPr>
          <w:sz w:val="20"/>
          <w:szCs w:val="20"/>
          <w:highlight w:val="white"/>
        </w:rPr>
      </w:r>
      <w:r>
        <w:rPr>
          <w:sz w:val="20"/>
          <w:szCs w:val="20"/>
          <w:highlight w:val="white"/>
        </w:rPr>
      </w:r>
    </w:p>
    <w:p>
      <w:pPr>
        <w:ind w:left="-142" w:firstLine="142"/>
        <w:keepNext w:val="0"/>
        <w:spacing w:line="240" w:lineRule="auto"/>
        <w:widowControl w:val="off"/>
        <w:rPr>
          <w:bCs/>
          <w:sz w:val="20"/>
          <w:szCs w:val="20"/>
          <w:highlight w:val="white"/>
        </w:rPr>
      </w:pPr>
      <w:r>
        <w:rPr>
          <w:bCs/>
          <w:sz w:val="20"/>
          <w:szCs w:val="20"/>
          <w:highlight w:val="white"/>
        </w:rPr>
        <w:t xml:space="preserve">_______________________________________                                                 ____________________________</w:t>
      </w:r>
      <w:r>
        <w:rPr>
          <w:bCs/>
          <w:sz w:val="20"/>
          <w:szCs w:val="20"/>
          <w:highlight w:val="white"/>
        </w:rPr>
      </w:r>
      <w:r>
        <w:rPr>
          <w:bCs/>
          <w:sz w:val="20"/>
          <w:szCs w:val="20"/>
          <w:highlight w:val="white"/>
        </w:rPr>
      </w:r>
    </w:p>
    <w:p>
      <w:pPr>
        <w:ind w:left="-142" w:firstLine="142"/>
        <w:keepNext w:val="0"/>
        <w:spacing w:line="240" w:lineRule="auto"/>
        <w:widowControl w:val="off"/>
        <w:rPr>
          <w:bCs/>
          <w:sz w:val="20"/>
          <w:szCs w:val="20"/>
          <w:highlight w:val="white"/>
        </w:rPr>
      </w:pPr>
      <w:r>
        <w:rPr>
          <w:bCs/>
          <w:sz w:val="20"/>
          <w:szCs w:val="20"/>
          <w:highlight w:val="white"/>
        </w:rPr>
        <w:t xml:space="preserve">(Подпись уполномоченного представителя)</w:t>
      </w:r>
      <w:r>
        <w:rPr>
          <w:bCs/>
          <w:sz w:val="20"/>
          <w:szCs w:val="20"/>
          <w:highlight w:val="white"/>
        </w:rPr>
        <w:tab/>
      </w:r>
      <w:r>
        <w:rPr>
          <w:bCs/>
          <w:sz w:val="20"/>
          <w:szCs w:val="20"/>
          <w:highlight w:val="white"/>
        </w:rPr>
        <w:tab/>
      </w:r>
      <w:r>
        <w:rPr>
          <w:bCs/>
          <w:sz w:val="20"/>
          <w:szCs w:val="20"/>
          <w:highlight w:val="white"/>
        </w:rPr>
        <w:tab/>
      </w:r>
      <w:r>
        <w:rPr>
          <w:bCs/>
          <w:sz w:val="20"/>
          <w:szCs w:val="20"/>
          <w:highlight w:val="white"/>
        </w:rPr>
        <w:tab/>
        <w:t xml:space="preserve">(ФИО и должность подписавшего)</w:t>
      </w:r>
      <w:r>
        <w:rPr>
          <w:bCs/>
          <w:sz w:val="20"/>
          <w:szCs w:val="20"/>
          <w:highlight w:val="white"/>
        </w:rPr>
      </w:r>
      <w:r>
        <w:rPr>
          <w:bCs/>
          <w:sz w:val="20"/>
          <w:szCs w:val="20"/>
          <w:highlight w:val="white"/>
        </w:rPr>
      </w:r>
    </w:p>
    <w:p>
      <w:pPr>
        <w:ind w:left="-142" w:firstLine="142"/>
        <w:keepNext w:val="0"/>
        <w:spacing w:line="240" w:lineRule="auto"/>
        <w:widowControl w:val="off"/>
        <w:rPr>
          <w:bCs/>
          <w:sz w:val="20"/>
          <w:szCs w:val="20"/>
          <w:highlight w:val="white"/>
        </w:rPr>
      </w:pPr>
      <w:r>
        <w:rPr>
          <w:bCs/>
          <w:sz w:val="20"/>
          <w:szCs w:val="20"/>
          <w:highlight w:val="white"/>
        </w:rPr>
        <w:t xml:space="preserve">Форму документа утверждаем</w:t>
      </w:r>
      <w:r>
        <w:rPr>
          <w:bCs/>
          <w:sz w:val="20"/>
          <w:szCs w:val="20"/>
          <w:highlight w:val="white"/>
        </w:rPr>
      </w:r>
      <w:r>
        <w:rPr>
          <w:bCs/>
          <w:sz w:val="20"/>
          <w:szCs w:val="20"/>
          <w:highlight w:val="white"/>
        </w:rPr>
      </w:r>
    </w:p>
    <w:tbl>
      <w:tblPr>
        <w:tblW w:w="15168" w:type="dxa"/>
        <w:tblInd w:w="108" w:type="dxa"/>
        <w:tblLayout w:type="fixed"/>
        <w:tblLook w:val="01E0" w:firstRow="1" w:lastRow="1" w:firstColumn="1" w:lastColumn="1" w:noHBand="0" w:noVBand="0"/>
      </w:tblPr>
      <w:tblGrid>
        <w:gridCol w:w="9639"/>
        <w:gridCol w:w="5529"/>
      </w:tblGrid>
      <w:tr>
        <w:tblPrEx/>
        <w:trPr/>
        <w:tc>
          <w:tcPr>
            <w:tcBorders>
              <w:top w:val="none" w:color="000000" w:sz="0" w:space="0"/>
              <w:left w:val="none" w:color="000000" w:sz="0" w:space="0"/>
              <w:bottom w:val="none" w:color="000000" w:sz="0" w:space="0"/>
              <w:right w:val="none" w:color="000000" w:sz="0" w:space="0"/>
            </w:tcBorders>
            <w:tcW w:w="9639" w:type="dxa"/>
            <w:textDirection w:val="lrTb"/>
            <w:noWrap w:val="false"/>
          </w:tcPr>
          <w:p>
            <w:pPr>
              <w:ind w:left="1134" w:right="318" w:hanging="1134"/>
              <w:spacing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r>
            <w:r>
              <w:rPr>
                <w:rFonts w:eastAsia="Arial Unicode MS"/>
                <w:highlight w:val="white"/>
              </w:rPr>
            </w:r>
            <w:r>
              <w:rPr>
                <w:rFonts w:eastAsia="Arial Unicode MS"/>
                <w:highlight w:val="white"/>
              </w:rPr>
            </w:r>
          </w:p>
          <w:p>
            <w:pPr>
              <w:ind w:left="1134" w:right="318" w:hanging="1134"/>
              <w:spacing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ПОКУПАТЕЛЬ</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Calibri"/>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Calibri"/>
                <w:highlight w:val="white"/>
              </w:rPr>
            </w:r>
            <w:r>
              <w:rPr>
                <w:rFonts w:eastAsia="Calibri"/>
                <w:highlight w:val="white"/>
              </w:rPr>
            </w:r>
            <w:r>
              <w:rPr>
                <w:rFonts w:eastAsia="Calibri"/>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______________________</w:t>
            </w:r>
            <w:r>
              <w:rPr>
                <w:rFonts w:ascii="Verdana" w:hAnsi="Verdana" w:eastAsia="Arial Unicode MS" w:cs="Arial Unicode MS"/>
                <w:highlight w:val="white"/>
              </w:rPr>
              <w:t xml:space="preserve"> </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«___» __________ 20___ г.</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М.П.</w:t>
            </w:r>
            <w:r>
              <w:rPr>
                <w:rFonts w:eastAsia="Arial Unicode MS"/>
                <w:highlight w:val="white"/>
              </w:rPr>
            </w:r>
            <w:r>
              <w:rPr>
                <w:rFonts w:eastAsia="Arial Unicode MS"/>
                <w:highlight w:val="white"/>
              </w:rPr>
            </w:r>
          </w:p>
        </w:tc>
        <w:tc>
          <w:tcPr>
            <w:tcBorders>
              <w:top w:val="none" w:color="000000" w:sz="0" w:space="0"/>
              <w:left w:val="none" w:color="000000" w:sz="0" w:space="0"/>
              <w:bottom w:val="none" w:color="000000" w:sz="0" w:space="0"/>
              <w:right w:val="none" w:color="000000" w:sz="0" w:space="0"/>
            </w:tcBorders>
            <w:tcW w:w="5529" w:type="dxa"/>
            <w:textDirection w:val="lrTb"/>
            <w:noWrap w:val="false"/>
          </w:tcPr>
          <w:p>
            <w:pPr>
              <w:ind w:left="1134" w:right="318" w:hanging="1134"/>
              <w:spacing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ПОСТАВЩИК</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Calibri"/>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Calibri"/>
                <w:highlight w:val="white"/>
              </w:rPr>
            </w:r>
            <w:r>
              <w:rPr>
                <w:rFonts w:eastAsia="Calibri"/>
                <w:highlight w:val="white"/>
              </w:rPr>
            </w:r>
            <w:r>
              <w:rPr>
                <w:rFonts w:eastAsia="Calibri"/>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______________</w:t>
            </w:r>
            <w:r>
              <w:rPr>
                <w:rFonts w:ascii="Verdana" w:hAnsi="Verdana" w:eastAsia="Arial Unicode MS" w:cs="Arial Unicode MS"/>
                <w:highlight w:val="white"/>
              </w:rPr>
              <w:t xml:space="preserve"> </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«___» __________ 20___ г.</w:t>
            </w:r>
            <w:r>
              <w:rPr>
                <w:rFonts w:eastAsia="Arial Unicode MS"/>
                <w:highlight w:val="white"/>
              </w:rPr>
            </w:r>
            <w:r>
              <w:rPr>
                <w:rFonts w:eastAsia="Arial Unicode MS"/>
                <w:highlight w:val="white"/>
              </w:rPr>
            </w:r>
          </w:p>
          <w:p>
            <w:pPr>
              <w:ind w:left="1134" w:right="317" w:hanging="1134"/>
              <w:spacing w:after="160" w:line="240" w:lineRule="exact"/>
              <w:widowControl w:val="off"/>
              <w:tabs>
                <w:tab w:val="left" w:pos="1134" w:leader="none"/>
              </w:tabs>
              <w:rPr>
                <w:rFonts w:eastAsia="Arial Unicode MS"/>
                <w:highlight w:val="white"/>
              </w:rPr>
              <w:pBdr>
                <w:top w:val="none" w:color="000000" w:sz="4" w:space="0"/>
                <w:left w:val="none" w:color="000000" w:sz="4" w:space="0"/>
                <w:bottom w:val="none" w:color="000000" w:sz="4" w:space="0"/>
                <w:right w:val="none" w:color="000000" w:sz="4" w:space="0"/>
                <w:between w:val="none" w:color="000000" w:sz="4" w:space="0"/>
              </w:pBdr>
              <w:outlineLvl w:val="0"/>
              <w:suppressLineNumbers/>
            </w:pPr>
            <w:r>
              <w:rPr>
                <w:rFonts w:eastAsia="Arial Unicode MS"/>
                <w:highlight w:val="white"/>
              </w:rPr>
              <w:t xml:space="preserve">М.П.</w:t>
            </w:r>
            <w:r>
              <w:rPr>
                <w:rFonts w:eastAsia="Arial Unicode MS"/>
                <w:highlight w:val="white"/>
              </w:rPr>
            </w:r>
            <w:r>
              <w:rPr>
                <w:rFonts w:eastAsia="Arial Unicode MS"/>
                <w:highlight w:val="white"/>
              </w:rPr>
            </w:r>
          </w:p>
        </w:tc>
      </w:tr>
    </w:tbl>
    <w:p>
      <w:pPr>
        <w:ind w:firstLine="0"/>
        <w:rPr>
          <w:highlight w:val="white"/>
        </w:rPr>
        <w:sectPr>
          <w:footnotePr/>
          <w:endnotePr/>
          <w:type w:val="nextPage"/>
          <w:pgSz w:w="16838" w:h="11906" w:orient="landscape"/>
          <w:pgMar w:top="709" w:right="1134" w:bottom="850" w:left="709" w:header="708" w:footer="708" w:gutter="0"/>
          <w:cols w:num="1" w:sep="0" w:space="708" w:equalWidth="1"/>
          <w:docGrid w:linePitch="360"/>
        </w:sectPr>
      </w:pPr>
      <w:r>
        <w:rPr>
          <w:highlight w:val="white"/>
        </w:rPr>
      </w:r>
      <w:r>
        <w:rPr>
          <w:highlight w:val="white"/>
        </w:rPr>
      </w:r>
      <w:r>
        <w:rPr>
          <w:highlight w:val="white"/>
        </w:rPr>
      </w:r>
    </w:p>
    <w:p>
      <w:pPr>
        <w:ind w:firstLine="6804"/>
        <w:spacing w:line="240" w:lineRule="auto"/>
        <w:widowControl w:val="off"/>
        <w:tabs>
          <w:tab w:val="left" w:pos="709" w:leader="none"/>
          <w:tab w:val="left" w:pos="2856" w:leader="none"/>
          <w:tab w:val="left" w:pos="11057" w:leader="none"/>
        </w:tabs>
        <w:rPr>
          <w:highlight w:val="white"/>
        </w:rPr>
      </w:pPr>
      <w:r>
        <w:rPr>
          <w:highlight w:val="white"/>
        </w:rPr>
        <w:t xml:space="preserve">Приложение № 4</w:t>
      </w:r>
      <w:r>
        <w:rPr>
          <w:highlight w:val="white"/>
        </w:rPr>
      </w:r>
      <w:r>
        <w:rPr>
          <w:highlight w:val="white"/>
        </w:rPr>
      </w:r>
    </w:p>
    <w:p>
      <w:pPr>
        <w:ind w:firstLine="6804"/>
        <w:spacing w:line="240" w:lineRule="auto"/>
        <w:widowControl w:val="off"/>
        <w:tabs>
          <w:tab w:val="left" w:pos="709" w:leader="none"/>
          <w:tab w:val="left" w:pos="2856" w:leader="none"/>
          <w:tab w:val="left" w:pos="11057" w:leader="none"/>
        </w:tabs>
        <w:rPr>
          <w:highlight w:val="white"/>
        </w:rPr>
      </w:pPr>
      <w:r>
        <w:rPr>
          <w:highlight w:val="white"/>
        </w:rPr>
        <w:t xml:space="preserve">к Договору поставки продукции</w:t>
      </w:r>
      <w:r>
        <w:rPr>
          <w:highlight w:val="white"/>
        </w:rPr>
      </w:r>
      <w:r>
        <w:rPr>
          <w:highlight w:val="white"/>
        </w:rPr>
      </w:r>
    </w:p>
    <w:p>
      <w:pPr>
        <w:ind w:firstLine="6804"/>
        <w:spacing w:line="240" w:lineRule="auto"/>
        <w:widowControl w:val="off"/>
        <w:tabs>
          <w:tab w:val="left" w:pos="709" w:leader="none"/>
          <w:tab w:val="left" w:pos="2856" w:leader="none"/>
          <w:tab w:val="left" w:pos="11057" w:leader="none"/>
        </w:tabs>
        <w:rPr>
          <w:highlight w:val="white"/>
        </w:rPr>
      </w:pPr>
      <w:r>
        <w:rPr>
          <w:highlight w:val="white"/>
        </w:rPr>
        <w:t xml:space="preserve">от «___» _______ 202_г.</w:t>
      </w:r>
      <w:r>
        <w:rPr>
          <w:highlight w:val="white"/>
        </w:rPr>
      </w:r>
      <w:r>
        <w:rPr>
          <w:highlight w:val="white"/>
        </w:rPr>
      </w:r>
    </w:p>
    <w:p>
      <w:pPr>
        <w:ind w:firstLine="6804"/>
        <w:spacing w:line="240" w:lineRule="auto"/>
        <w:widowControl w:val="off"/>
        <w:tabs>
          <w:tab w:val="left" w:pos="709" w:leader="none"/>
          <w:tab w:val="left" w:pos="2856" w:leader="none"/>
          <w:tab w:val="left" w:pos="11057" w:leader="none"/>
        </w:tabs>
        <w:rPr>
          <w:highlight w:val="white"/>
        </w:rPr>
      </w:pPr>
      <w:r>
        <w:rPr>
          <w:highlight w:val="white"/>
        </w:rPr>
        <w:t xml:space="preserve">№ __________________</w:t>
      </w:r>
      <w:r>
        <w:rPr>
          <w:highlight w:val="white"/>
        </w:rPr>
      </w:r>
      <w:r>
        <w:rPr>
          <w:highlight w:val="white"/>
        </w:rPr>
      </w:r>
    </w:p>
    <w:p>
      <w:pPr>
        <w:spacing w:line="240" w:lineRule="auto"/>
        <w:widowControl w:val="off"/>
        <w:rPr>
          <w:highlight w:val="white"/>
        </w:rPr>
      </w:pPr>
      <w:r>
        <w:rPr>
          <w:highlight w:val="white"/>
        </w:rPr>
      </w:r>
      <w:r>
        <w:rPr>
          <w:highlight w:val="white"/>
        </w:rPr>
      </w:r>
      <w:r>
        <w:rPr>
          <w:highlight w:val="white"/>
        </w:rPr>
      </w:r>
    </w:p>
    <w:p>
      <w:pPr>
        <w:jc w:val="center"/>
        <w:spacing w:line="240" w:lineRule="auto"/>
        <w:widowControl w:val="off"/>
        <w:rPr>
          <w:rFonts w:eastAsia="Calibri"/>
          <w:bCs/>
          <w:highlight w:val="white"/>
        </w:rPr>
      </w:pPr>
      <w:r>
        <w:rPr>
          <w:rFonts w:eastAsia="Calibri"/>
          <w:bCs/>
          <w:highlight w:val="white"/>
        </w:rPr>
        <w:t xml:space="preserve">ФОРМА ДОКУМЕНТА</w:t>
      </w:r>
      <w:r>
        <w:rPr>
          <w:rFonts w:eastAsia="Calibri"/>
          <w:bCs/>
          <w:highlight w:val="white"/>
        </w:rPr>
      </w:r>
      <w:r>
        <w:rPr>
          <w:rFonts w:eastAsia="Calibri"/>
          <w:bCs/>
          <w:highlight w:val="white"/>
        </w:rPr>
      </w:r>
    </w:p>
    <w:tbl>
      <w:tblPr>
        <w:tblW w:w="0" w:type="auto"/>
        <w:tblBorders>
          <w:top w:val="single" w:color="000000" w:sz="4" w:space="0"/>
          <w:left w:val="none" w:color="000000" w:sz="0" w:space="0"/>
          <w:bottom w:val="none" w:color="000000" w:sz="0" w:space="0"/>
          <w:right w:val="none" w:color="000000" w:sz="0" w:space="0"/>
          <w:insideH w:val="none" w:color="000000" w:sz="0" w:space="0"/>
          <w:insideV w:val="none" w:color="000000" w:sz="0" w:space="0"/>
        </w:tblBorders>
        <w:tblLook w:val="04A0" w:firstRow="1" w:lastRow="0" w:firstColumn="1" w:lastColumn="0" w:noHBand="0" w:noVBand="1"/>
      </w:tblPr>
      <w:tblGrid>
        <w:gridCol w:w="9713"/>
      </w:tblGrid>
      <w:tr>
        <w:tblPrEx/>
        <w:trPr/>
        <w:tc>
          <w:tcPr>
            <w:tcW w:w="9713" w:type="dxa"/>
            <w:textDirection w:val="lrTb"/>
            <w:noWrap w:val="false"/>
          </w:tcPr>
          <w:p>
            <w:pPr>
              <w:spacing w:line="240" w:lineRule="auto"/>
              <w:widowControl w:val="off"/>
              <w:rPr>
                <w:highlight w:val="white"/>
              </w:rPr>
            </w:pPr>
            <w:r>
              <w:rPr>
                <w:highlight w:val="white"/>
              </w:rPr>
            </w:r>
            <w:r>
              <w:rPr>
                <w:highlight w:val="white"/>
              </w:rPr>
            </w:r>
            <w:r>
              <w:rPr>
                <w:highlight w:val="white"/>
              </w:rPr>
            </w:r>
          </w:p>
        </w:tc>
      </w:tr>
    </w:tbl>
    <w:p>
      <w:pPr>
        <w:jc w:val="center"/>
        <w:spacing w:line="240" w:lineRule="auto"/>
        <w:widowControl w:val="off"/>
        <w:tabs>
          <w:tab w:val="left" w:pos="0" w:leader="none"/>
          <w:tab w:val="num" w:pos="1134" w:leader="none"/>
        </w:tabs>
        <w:rPr>
          <w:highlight w:val="white"/>
        </w:rPr>
        <w:outlineLvl w:val="1"/>
      </w:pPr>
      <w:r>
        <w:rPr>
          <w:highlight w:val="white"/>
        </w:rPr>
        <w:t xml:space="preserve">Согласие на обработку персональных данных </w:t>
      </w:r>
      <w:r>
        <w:rPr>
          <w:highlight w:val="white"/>
        </w:rPr>
      </w:r>
      <w:r>
        <w:rPr>
          <w:highlight w:val="white"/>
        </w:rPr>
      </w:r>
    </w:p>
    <w:p>
      <w:pPr>
        <w:jc w:val="center"/>
        <w:spacing w:line="240" w:lineRule="auto"/>
        <w:widowControl w:val="off"/>
        <w:tabs>
          <w:tab w:val="left" w:pos="0" w:leader="none"/>
        </w:tabs>
        <w:rPr>
          <w:highlight w:val="white"/>
        </w:rPr>
      </w:pPr>
      <w:r>
        <w:rPr>
          <w:highlight w:val="white"/>
        </w:rPr>
        <w:t xml:space="preserve">от «_____» ____________ 20____ г. </w:t>
      </w:r>
      <w:r>
        <w:rPr>
          <w:highlight w:val="white"/>
        </w:rPr>
      </w:r>
      <w:r>
        <w:rPr>
          <w:highlight w:val="white"/>
        </w:rPr>
      </w:r>
    </w:p>
    <w:p>
      <w:pPr>
        <w:jc w:val="center"/>
        <w:spacing w:line="240" w:lineRule="auto"/>
        <w:widowControl w:val="off"/>
        <w:rPr>
          <w:highlight w:val="white"/>
        </w:rPr>
      </w:pPr>
      <w:r>
        <w:rPr>
          <w:highlight w:val="white"/>
        </w:rPr>
      </w:r>
      <w:r>
        <w:rPr>
          <w:highlight w:val="white"/>
        </w:rPr>
      </w:r>
      <w:r>
        <w:rPr>
          <w:highlight w:val="white"/>
        </w:rPr>
      </w:r>
    </w:p>
    <w:p>
      <w:pPr>
        <w:spacing w:line="240" w:lineRule="auto"/>
        <w:widowControl w:val="off"/>
        <w:rPr>
          <w:highlight w:val="white"/>
        </w:rPr>
      </w:pPr>
      <w:r>
        <w:rPr>
          <w:highlight w:val="white"/>
        </w:rPr>
        <w:t xml:space="preserve">Настоящим, ________________________________________________________,</w:t>
      </w:r>
      <w:r>
        <w:rPr>
          <w:highlight w:val="white"/>
        </w:rPr>
      </w:r>
      <w:r>
        <w:rPr>
          <w:highlight w:val="white"/>
        </w:rPr>
      </w:r>
    </w:p>
    <w:p>
      <w:pPr>
        <w:jc w:val="center"/>
        <w:spacing w:line="240" w:lineRule="auto"/>
        <w:widowControl w:val="off"/>
        <w:rPr>
          <w:i/>
          <w:highlight w:val="white"/>
        </w:rPr>
      </w:pPr>
      <w:r>
        <w:rPr>
          <w:i/>
          <w:highlight w:val="white"/>
        </w:rPr>
        <w:t xml:space="preserve">(указывается</w:t>
      </w:r>
      <w:r>
        <w:rPr>
          <w:highlight w:val="white"/>
        </w:rPr>
        <w:t xml:space="preserve"> </w:t>
      </w:r>
      <w:r>
        <w:rPr>
          <w:i/>
          <w:highlight w:val="white"/>
        </w:rPr>
        <w:t xml:space="preserve">полное наименование контрагента)</w:t>
      </w:r>
      <w:r>
        <w:rPr>
          <w:i/>
          <w:highlight w:val="white"/>
        </w:rPr>
      </w:r>
      <w:r>
        <w:rPr>
          <w:i/>
          <w:highlight w:val="white"/>
        </w:rPr>
      </w:r>
    </w:p>
    <w:p>
      <w:pPr>
        <w:spacing w:line="240" w:lineRule="auto"/>
        <w:widowControl w:val="off"/>
        <w:rPr>
          <w:highlight w:val="white"/>
        </w:rPr>
      </w:pPr>
      <w:r>
        <w:rPr>
          <w:highlight w:val="white"/>
        </w:rPr>
        <w:t xml:space="preserve">Адрес регистрации: _______________________________________________________,</w:t>
      </w:r>
      <w:r>
        <w:rPr>
          <w:highlight w:val="white"/>
        </w:rPr>
      </w:r>
      <w:r>
        <w:rPr>
          <w:highlight w:val="white"/>
        </w:rPr>
      </w:r>
    </w:p>
    <w:p>
      <w:pPr>
        <w:spacing w:line="240" w:lineRule="auto"/>
        <w:widowControl w:val="off"/>
        <w:rPr>
          <w:highlight w:val="white"/>
        </w:rPr>
      </w:pPr>
      <w:r>
        <w:rPr>
          <w:highlight w:val="white"/>
        </w:rPr>
        <w:t xml:space="preserve">Свидетельство о регистрации: ______________________________________________ </w:t>
      </w:r>
      <w:r>
        <w:rPr>
          <w:highlight w:val="white"/>
        </w:rPr>
      </w:r>
      <w:r>
        <w:rPr>
          <w:highlight w:val="white"/>
        </w:rPr>
      </w:r>
    </w:p>
    <w:p>
      <w:pPr>
        <w:spacing w:line="240" w:lineRule="auto"/>
        <w:widowControl w:val="off"/>
        <w:rPr>
          <w:i/>
          <w:highlight w:val="white"/>
        </w:rPr>
      </w:pPr>
      <w:r>
        <w:rPr>
          <w:i/>
          <w:highlight w:val="white"/>
        </w:rPr>
        <w:t xml:space="preserve">ИНН __________________________</w:t>
      </w:r>
      <w:r>
        <w:rPr>
          <w:i/>
          <w:highlight w:val="white"/>
        </w:rPr>
      </w:r>
      <w:r>
        <w:rPr>
          <w:i/>
          <w:highlight w:val="white"/>
        </w:rPr>
      </w:r>
    </w:p>
    <w:p>
      <w:pPr>
        <w:spacing w:line="240" w:lineRule="auto"/>
        <w:widowControl w:val="off"/>
        <w:rPr>
          <w:i/>
          <w:highlight w:val="white"/>
        </w:rPr>
      </w:pPr>
      <w:r>
        <w:rPr>
          <w:i/>
          <w:highlight w:val="white"/>
        </w:rPr>
        <w:t xml:space="preserve">КПП __________________________</w:t>
      </w:r>
      <w:r>
        <w:rPr>
          <w:i/>
          <w:highlight w:val="white"/>
        </w:rPr>
      </w:r>
      <w:r>
        <w:rPr>
          <w:i/>
          <w:highlight w:val="white"/>
        </w:rPr>
      </w:r>
    </w:p>
    <w:p>
      <w:pPr>
        <w:spacing w:line="240" w:lineRule="auto"/>
        <w:widowControl w:val="off"/>
        <w:rPr>
          <w:highlight w:val="white"/>
        </w:rPr>
      </w:pPr>
      <w:r>
        <w:rPr>
          <w:i/>
          <w:highlight w:val="white"/>
        </w:rPr>
        <w:t xml:space="preserve">ОГРН _________________________</w:t>
      </w:r>
      <w:r>
        <w:rPr>
          <w:highlight w:val="white"/>
        </w:rPr>
        <w:t xml:space="preserve">,</w:t>
      </w:r>
      <w:r>
        <w:rPr>
          <w:highlight w:val="white"/>
        </w:rPr>
      </w:r>
      <w:r>
        <w:rPr>
          <w:highlight w:val="white"/>
        </w:rPr>
      </w:r>
    </w:p>
    <w:p>
      <w:pPr>
        <w:spacing w:line="240" w:lineRule="auto"/>
        <w:widowControl w:val="off"/>
        <w:rPr>
          <w:i/>
          <w:highlight w:val="white"/>
        </w:rPr>
      </w:pPr>
      <w:r>
        <w:rPr>
          <w:highlight w:val="white"/>
        </w:rPr>
        <w:t xml:space="preserve">в лице</w:t>
      </w:r>
      <w:r>
        <w:rPr>
          <w:i/>
          <w:highlight w:val="white"/>
        </w:rPr>
        <w:t xml:space="preserve"> __________________________________________________________________</w:t>
      </w:r>
      <w:r>
        <w:rPr>
          <w:i/>
          <w:highlight w:val="white"/>
        </w:rPr>
      </w:r>
      <w:r>
        <w:rPr>
          <w:i/>
          <w:highlight w:val="white"/>
        </w:rPr>
      </w:r>
    </w:p>
    <w:p>
      <w:pPr>
        <w:spacing w:line="240" w:lineRule="auto"/>
        <w:widowControl w:val="off"/>
        <w:rPr>
          <w:i/>
          <w:highlight w:val="white"/>
        </w:rPr>
      </w:pPr>
      <w:r>
        <w:rPr>
          <w:i/>
          <w:highlight w:val="white"/>
        </w:rPr>
        <w:t xml:space="preserve">______________________________________________________________________________,</w:t>
      </w:r>
      <w:r>
        <w:rPr>
          <w:i/>
          <w:highlight w:val="white"/>
        </w:rPr>
      </w:r>
      <w:r>
        <w:rPr>
          <w:i/>
          <w:highlight w:val="white"/>
        </w:rPr>
      </w:r>
    </w:p>
    <w:p>
      <w:pPr>
        <w:spacing w:line="240" w:lineRule="auto"/>
        <w:widowControl w:val="off"/>
        <w:rPr>
          <w:bCs/>
          <w:i/>
          <w:iCs/>
          <w:highlight w:val="white"/>
        </w:rPr>
      </w:pPr>
      <w:r>
        <w:rPr>
          <w:i/>
          <w:highlight w:val="white"/>
        </w:rPr>
        <w:t xml:space="preserve">(указываются Ф.И.О.,</w:t>
      </w:r>
      <w:r>
        <w:rPr>
          <w:bCs/>
          <w:i/>
          <w:iCs/>
          <w:highlight w:val="white"/>
        </w:rPr>
        <w:t xml:space="preserve"> адрес, номер основного документа, удостоверяющего его личность, сведения о дате выдачи указанного документа и выдавшем его органе)*</w:t>
      </w:r>
      <w:r>
        <w:rPr>
          <w:bCs/>
          <w:i/>
          <w:iCs/>
          <w:highlight w:val="white"/>
        </w:rPr>
      </w:r>
      <w:r>
        <w:rPr>
          <w:bCs/>
          <w:i/>
          <w:iCs/>
          <w:highlight w:val="white"/>
        </w:rPr>
      </w:r>
    </w:p>
    <w:p>
      <w:pPr>
        <w:spacing w:line="240" w:lineRule="auto"/>
        <w:widowControl w:val="off"/>
        <w:rPr>
          <w:highlight w:val="white"/>
        </w:rPr>
      </w:pPr>
      <w:r>
        <w:rPr>
          <w:i/>
          <w:highlight w:val="white"/>
        </w:rPr>
        <w:t xml:space="preserve">действующего на основании _____________________________, </w:t>
      </w:r>
      <w:r>
        <w:rPr>
          <w:highlight w:val="white"/>
        </w:rPr>
        <w:t xml:space="preserve">дает свое согласие Публичному акционерному обществу «Россети Сибирь», зарегистрированному по адресу: г. Красноярск, ул. Бограда 144 А,</w:t>
      </w:r>
      <w:r>
        <w:rPr>
          <w:i/>
          <w:highlight w:val="white"/>
        </w:rPr>
        <w:t xml:space="preserve"> </w:t>
      </w:r>
      <w:r>
        <w:rPr>
          <w:highlight w:val="white"/>
        </w:rPr>
        <w:t xml:space="preserve">Обществу под управлением ПАО «Россети Сибирь»</w:t>
      </w:r>
      <w:r>
        <w:rPr>
          <w:i/>
          <w:highlight w:val="white"/>
        </w:rPr>
        <w:t xml:space="preserve">,**</w:t>
      </w:r>
      <w:r>
        <w:rPr>
          <w:highlight w:val="white"/>
        </w:rPr>
        <w:t xml:space="preserve">, и</w:t>
      </w:r>
      <w:r>
        <w:rPr>
          <w:i/>
          <w:highlight w:val="white"/>
        </w:rPr>
        <w:t xml:space="preserve"> </w:t>
      </w:r>
      <w:r>
        <w:rPr>
          <w:highlight w:val="white"/>
        </w:rPr>
        <w:t xml:space="preserve">Публичному акцио</w:t>
      </w:r>
      <w:r>
        <w:rPr>
          <w:highlight w:val="white"/>
        </w:rPr>
        <w:t xml:space="preserve">нерному обществу «Федеральная сетевая компания – Россети», зарегистрированному по адресу: г. Москва, ул. Беловежская, 4, на обработку персональных данных в отношении следующего перечня персональных данных руководителей и собственников (участников, учредите</w:t>
      </w:r>
      <w:r>
        <w:rPr>
          <w:highlight w:val="white"/>
        </w:rPr>
        <w:t xml:space="preserve">лей, акционеров), в том числе конечных бенефициаров, контрагента / планируемых к привлечению субконтрагентов: фамилия имя отчество, серия и номер документа, удостоверяющего личность, сведения о дате выдачи указанного документа и выдавшем его органе, адрес </w:t>
      </w:r>
      <w:r>
        <w:rPr>
          <w:spacing w:val="-4"/>
          <w:highlight w:val="white"/>
        </w:rPr>
        <w:t xml:space="preserve">регистрации, ИНН - на совершение действий, предусмотренных п. 3 ст. 3 </w:t>
      </w:r>
      <w:r>
        <w:rPr>
          <w:highlight w:val="white"/>
        </w:rPr>
        <w:t xml:space="preserve">Федерального закона</w:t>
      </w:r>
      <w:r>
        <w:rPr>
          <w:spacing w:val="-4"/>
          <w:highlight w:val="white"/>
        </w:rPr>
        <w:t xml:space="preserve"> «О персональных</w:t>
      </w:r>
      <w:r>
        <w:rPr>
          <w:highlight w:val="white"/>
        </w:rPr>
        <w:t xml:space="preserve"> данных» от 27.07.2006 № 152-ФЗ, в том числе с использованием </w:t>
      </w:r>
      <w:r>
        <w:rPr>
          <w:spacing w:val="-4"/>
          <w:highlight w:val="white"/>
        </w:rPr>
        <w:t xml:space="preserve">информационных систем, а также на представление указанной информации в уполномоченные</w:t>
      </w:r>
      <w:r>
        <w:rPr>
          <w:highlight w:val="white"/>
        </w:rPr>
        <w:t xml:space="preserve"> государственные органы (Минэнерго России, Росфинмониторинг России, ФНС России) и подтверждает, что получил согласие на обработку персональных данных от всех своих собственников (участников, учредителей, акционеров) и бенефициаров.***</w:t>
      </w:r>
      <w:r>
        <w:rPr>
          <w:highlight w:val="white"/>
        </w:rPr>
      </w:r>
      <w:r>
        <w:rPr>
          <w:highlight w:val="white"/>
        </w:rPr>
      </w:r>
    </w:p>
    <w:p>
      <w:pPr>
        <w:spacing w:line="240" w:lineRule="auto"/>
        <w:widowControl w:val="off"/>
        <w:rPr>
          <w:highlight w:val="white"/>
        </w:rPr>
      </w:pPr>
      <w:r>
        <w:rPr>
          <w:highlight w:val="white"/>
        </w:rPr>
        <w:t xml:space="preserve">Цель обработки персональных данных: обеспечение соблюдения требований законодательства Российской Федерации, в том числе статьи 13.3 Федерального закона от 25.12.2008 № 273 - ФЗ «О противодействии коррупции», в</w:t>
      </w:r>
      <w:r>
        <w:rPr>
          <w:highlight w:val="white"/>
        </w:rPr>
        <w:t xml:space="preserve">ыполнение поручений Правительства Российской Федерации от 28.12.2011 № ВП-П13-9308, протокольного решения Комиссии при Президенте Российской Федерации по вопросам стратегии развития топливно-энергетического комплекса и экологической безопасности (протокол </w:t>
      </w:r>
      <w:r>
        <w:rPr>
          <w:highlight w:val="white"/>
        </w:rPr>
        <w:br/>
        <w:t xml:space="preserve">от 10.07.2012 № А-60-26-8), а также связанных с ними иных поручений Правительства Российской Федерации и решений Комиссии при Президенте Российской Федерации по вопросам стратегии развития топливно-энергетического комплекса и экологической безопасности.</w:t>
      </w:r>
      <w:r>
        <w:rPr>
          <w:highlight w:val="white"/>
        </w:rPr>
      </w:r>
      <w:r>
        <w:rPr>
          <w:highlight w:val="white"/>
        </w:rPr>
      </w:r>
    </w:p>
    <w:p>
      <w:pPr>
        <w:spacing w:line="240" w:lineRule="auto"/>
        <w:widowControl w:val="off"/>
        <w:rPr>
          <w:highlight w:val="white"/>
        </w:rPr>
      </w:pPr>
      <w:r>
        <w:rPr>
          <w:highlight w:val="white"/>
        </w:rPr>
        <w:t xml:space="preserve">Срок, в течение которого дей</w:t>
      </w:r>
      <w:r>
        <w:rPr>
          <w:highlight w:val="white"/>
        </w:rPr>
        <w:t xml:space="preserve">ствует настоящее согласие: со дня его подписания до момента фактического достижения цели обработки либо отзыва настоящего согласия посредством письменного обращения субъекта персональных данных с требованием о прекращении обработки его персональных данных.</w:t>
      </w:r>
      <w:r>
        <w:rPr>
          <w:highlight w:val="white"/>
        </w:rPr>
      </w:r>
      <w:r>
        <w:rPr>
          <w:highlight w:val="white"/>
        </w:rPr>
      </w:r>
    </w:p>
    <w:p>
      <w:pPr>
        <w:spacing w:line="240" w:lineRule="auto"/>
        <w:widowControl w:val="off"/>
        <w:rPr>
          <w:highlight w:val="white"/>
        </w:rPr>
      </w:pPr>
      <w:r>
        <w:rPr>
          <w:highlight w:val="white"/>
        </w:rPr>
        <w:t xml:space="preserve">_______________________________                 ______________________________________</w:t>
      </w:r>
      <w:r>
        <w:rPr>
          <w:highlight w:val="white"/>
        </w:rPr>
      </w:r>
      <w:r>
        <w:rPr>
          <w:highlight w:val="white"/>
        </w:rPr>
      </w:r>
    </w:p>
    <w:p>
      <w:pPr>
        <w:spacing w:line="240" w:lineRule="auto"/>
        <w:widowControl w:val="off"/>
        <w:rPr>
          <w:highlight w:val="white"/>
        </w:rPr>
      </w:pPr>
      <w:r>
        <w:rPr>
          <w:highlight w:val="white"/>
        </w:rPr>
        <w:t xml:space="preserve">(подпись уполномоченного представителя)      (Ф.И.О. и должность подписавшего**)</w:t>
      </w:r>
      <w:r>
        <w:rPr>
          <w:highlight w:val="white"/>
        </w:rPr>
      </w:r>
      <w:r>
        <w:rPr>
          <w:highlight w:val="white"/>
        </w:rPr>
      </w:r>
    </w:p>
    <w:p>
      <w:pPr>
        <w:spacing w:line="240" w:lineRule="auto"/>
        <w:widowControl w:val="off"/>
        <w:rPr>
          <w:bCs/>
          <w:highlight w:val="white"/>
        </w:rPr>
      </w:pPr>
      <w:r>
        <w:rPr>
          <w:bCs/>
          <w:highlight w:val="white"/>
        </w:rPr>
        <w:t xml:space="preserve">М.П.</w:t>
      </w:r>
      <w:r>
        <w:rPr>
          <w:bCs/>
          <w:highlight w:val="white"/>
        </w:rPr>
      </w:r>
      <w:r>
        <w:rPr>
          <w:bCs/>
          <w:highlight w:val="white"/>
        </w:rPr>
      </w:r>
    </w:p>
    <w:p>
      <w:pPr>
        <w:spacing w:line="240" w:lineRule="auto"/>
        <w:widowControl w:val="off"/>
        <w:rPr>
          <w:i/>
          <w:highlight w:val="white"/>
        </w:rPr>
      </w:pPr>
      <w:r>
        <w:rPr>
          <w:i/>
          <w:highlight w:val="white"/>
        </w:rPr>
      </w:r>
      <w:r>
        <w:rPr>
          <w:i/>
          <w:highlight w:val="white"/>
        </w:rPr>
      </w:r>
      <w:r>
        <w:rPr>
          <w:i/>
          <w:highlight w:val="white"/>
        </w:rPr>
      </w:r>
    </w:p>
    <w:p>
      <w:pPr>
        <w:spacing w:line="240" w:lineRule="auto"/>
        <w:widowControl w:val="off"/>
        <w:rPr>
          <w:i/>
          <w:highlight w:val="white"/>
        </w:rPr>
      </w:pPr>
      <w:r>
        <w:rPr>
          <w:i/>
          <w:highlight w:val="white"/>
        </w:rPr>
        <w:t xml:space="preserve">* Указываются фамилия, имя, отчество, адрес субъекта персональных данных, номер </w:t>
      </w:r>
      <w:r>
        <w:rPr>
          <w:i/>
          <w:highlight w:val="white"/>
        </w:rPr>
        <w:t xml:space="preserve">основного документа, удостоверяющего его личность, сведения о дате выдачи указанного документа и выдавшем его органе; фамилия, имя, отчество, адрес представителя субъекта персональных данных, номер основного документа, удос</w:t>
      </w:r>
      <w:r>
        <w:rPr>
          <w:i/>
          <w:highlight w:val="white"/>
        </w:rPr>
        <w:t xml:space="preserve">товеряющего его личность, сведения о дате выдачи указанного документа и выдавшем его органе, реквизиты доверенности или иного документа, подтверждающего полномочия этого представителя (при получении согласия от представителя субъекта персональных данных). </w:t>
      </w:r>
      <w:r>
        <w:rPr>
          <w:i/>
          <w:highlight w:val="white"/>
        </w:rPr>
      </w:r>
      <w:r>
        <w:rPr>
          <w:i/>
          <w:highlight w:val="white"/>
        </w:rPr>
      </w:r>
    </w:p>
    <w:p>
      <w:pPr>
        <w:spacing w:line="240" w:lineRule="auto"/>
        <w:widowControl w:val="off"/>
        <w:rPr>
          <w:i/>
          <w:highlight w:val="white"/>
        </w:rPr>
      </w:pPr>
      <w:r>
        <w:rPr>
          <w:i/>
          <w:highlight w:val="white"/>
        </w:rPr>
        <w:t xml:space="preserve">** При заключении договоров ПАО (АО) «____», ДЗО ПАО (АО) «_____» обязаны получить согласие на обработку персональных данных контрагента / планируемых к привлечению </w:t>
      </w:r>
      <w:r>
        <w:rPr>
          <w:i/>
          <w:highlight w:val="white"/>
        </w:rPr>
        <w:t xml:space="preserve">субконтрагентов и их руководителей, собственников (участников, учредителей, акционеров), в том числе конечных бенефициаров (фамилия, имя, отчество; серия и номер документа, удостоверяющего личность; ИНН (участников, учредителей, акционеров, руководителей).</w:t>
      </w:r>
      <w:r>
        <w:rPr>
          <w:i/>
          <w:highlight w:val="white"/>
        </w:rPr>
      </w:r>
      <w:r>
        <w:rPr>
          <w:i/>
          <w:highlight w:val="white"/>
        </w:rPr>
      </w:r>
    </w:p>
    <w:p>
      <w:pPr>
        <w:spacing w:line="240" w:lineRule="auto"/>
        <w:widowControl w:val="off"/>
        <w:rPr>
          <w:i/>
          <w:highlight w:val="white"/>
        </w:rPr>
      </w:pPr>
      <w:r>
        <w:rPr>
          <w:i/>
          <w:highlight w:val="white"/>
        </w:rPr>
        <w:t xml:space="preserve">*** Заполнение контрагентом согласия на обрабо</w:t>
      </w:r>
      <w:r>
        <w:rPr>
          <w:i/>
          <w:highlight w:val="white"/>
        </w:rPr>
        <w:t xml:space="preserve">тку его данных и информации о  руководителе, собственниках (участниках, учредителях, акционерах) и бенефициарах исключает ответственность ПАО «Россети», ПАО «Россети Сибирь», ДЗО ПАО «Россети Сибирь» перед руководителем, собственником (участником, учредите</w:t>
      </w:r>
      <w:r>
        <w:rPr>
          <w:i/>
          <w:highlight w:val="white"/>
        </w:rPr>
        <w:t xml:space="preserve">лем, акционером), а также бенефициаром контрагента / их субконтрагентов за предоставление Обществам данных о руководителе, собственниках (участниках, учредителях, акционерах), в том числе бенефициарах и бенефициарах своего субконтрагента, и предполагает, ч</w:t>
      </w:r>
      <w:r>
        <w:rPr>
          <w:i/>
          <w:highlight w:val="white"/>
        </w:rPr>
        <w:t xml:space="preserve">то контрагент получил у руководителя, своих бенефициаров и бенефициаров своих субконтрагентов согласие на предоставление (обработку) ПАО «Россети», ПАО «Россети Сибирь», ДЗО ПАО «Россети Сибирь» и в уполномоченные государственные органы указанных сведений.</w:t>
      </w:r>
      <w:r>
        <w:rPr>
          <w:i/>
          <w:highlight w:val="white"/>
        </w:rPr>
      </w:r>
      <w:r>
        <w:rPr>
          <w:i/>
          <w:highlight w:val="white"/>
        </w:rPr>
      </w:r>
    </w:p>
    <w:tbl>
      <w:tblPr>
        <w:tblW w:w="0" w:type="auto"/>
        <w:tblBorders>
          <w:top w:val="none" w:color="000000" w:sz="0" w:space="0"/>
          <w:left w:val="none" w:color="000000" w:sz="0" w:space="0"/>
          <w:bottom w:val="single" w:color="000000" w:sz="4" w:space="0"/>
          <w:right w:val="none" w:color="000000" w:sz="0" w:space="0"/>
          <w:insideH w:val="none" w:color="000000" w:sz="0" w:space="0"/>
          <w:insideV w:val="none" w:color="000000" w:sz="0" w:space="0"/>
        </w:tblBorders>
        <w:tblLook w:val="04A0" w:firstRow="1" w:lastRow="0" w:firstColumn="1" w:lastColumn="0" w:noHBand="0" w:noVBand="1"/>
      </w:tblPr>
      <w:tblGrid>
        <w:gridCol w:w="9713"/>
      </w:tblGrid>
      <w:tr>
        <w:tblPrEx/>
        <w:trPr/>
        <w:tc>
          <w:tcPr>
            <w:tcW w:w="9713" w:type="dxa"/>
            <w:textDirection w:val="lrTb"/>
            <w:noWrap w:val="false"/>
          </w:tcPr>
          <w:p>
            <w:pPr>
              <w:spacing w:line="240" w:lineRule="auto"/>
              <w:widowControl w:val="off"/>
              <w:rPr>
                <w:i/>
                <w:highlight w:val="white"/>
              </w:rPr>
            </w:pPr>
            <w:r>
              <w:rPr>
                <w:i/>
                <w:highlight w:val="white"/>
              </w:rPr>
            </w:r>
            <w:r>
              <w:rPr>
                <w:i/>
                <w:highlight w:val="white"/>
              </w:rPr>
            </w:r>
            <w:r>
              <w:rPr>
                <w:i/>
                <w:highlight w:val="white"/>
              </w:rPr>
            </w:r>
          </w:p>
        </w:tc>
      </w:tr>
    </w:tbl>
    <w:p>
      <w:pPr>
        <w:spacing w:line="240" w:lineRule="auto"/>
        <w:widowControl w:val="off"/>
        <w:rPr>
          <w:highlight w:val="white"/>
        </w:rPr>
      </w:pPr>
      <w:r>
        <w:rPr>
          <w:highlight w:val="white"/>
        </w:rPr>
      </w:r>
      <w:r>
        <w:rPr>
          <w:highlight w:val="white"/>
        </w:rPr>
      </w:r>
      <w:r>
        <w:rPr>
          <w:highlight w:val="white"/>
        </w:rPr>
      </w:r>
    </w:p>
    <w:p>
      <w:pPr>
        <w:spacing w:line="240" w:lineRule="auto"/>
        <w:widowControl w:val="off"/>
        <w:tabs>
          <w:tab w:val="center" w:pos="7569" w:leader="none"/>
          <w:tab w:val="left" w:pos="12516" w:leader="none"/>
        </w:tabs>
        <w:rPr>
          <w:highlight w:val="white"/>
        </w:rPr>
      </w:pPr>
      <w:r>
        <w:rPr>
          <w:highlight w:val="white"/>
        </w:rPr>
      </w:r>
      <w:r>
        <w:rPr>
          <w:highlight w:val="white"/>
        </w:rPr>
      </w:r>
      <w:r>
        <w:rPr>
          <w:highlight w:val="white"/>
        </w:rPr>
      </w:r>
    </w:p>
    <w:tbl>
      <w:tblPr>
        <w:tblW w:w="10065"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6110"/>
        <w:gridCol w:w="3955"/>
      </w:tblGrid>
      <w:tr>
        <w:tblPrEx/>
        <w:trPr>
          <w:trHeight w:val="340"/>
        </w:trPr>
        <w:tc>
          <w:tcPr>
            <w:tcBorders>
              <w:top w:val="none" w:color="000000" w:sz="4" w:space="0"/>
              <w:left w:val="none" w:color="000000" w:sz="4" w:space="0"/>
              <w:bottom w:val="none" w:color="000000" w:sz="4" w:space="0"/>
              <w:right w:val="none" w:color="000000" w:sz="4" w:space="0"/>
            </w:tcBorders>
            <w:tcW w:w="5671" w:type="dxa"/>
            <w:textDirection w:val="lrTb"/>
            <w:noWrap w:val="false"/>
          </w:tcPr>
          <w:p>
            <w:pPr>
              <w:spacing w:line="240" w:lineRule="auto"/>
              <w:rPr>
                <w:rFonts w:eastAsia="Calibri"/>
                <w:b/>
                <w:bCs/>
                <w:highlight w:val="white"/>
              </w:rPr>
            </w:pPr>
            <w:r>
              <w:rPr>
                <w:rFonts w:eastAsia="Calibri"/>
                <w:b/>
                <w:bCs/>
                <w:highlight w:val="white"/>
              </w:rPr>
              <w:t xml:space="preserve">Покупатель:</w:t>
            </w:r>
            <w:r>
              <w:rPr>
                <w:rFonts w:eastAsia="Calibri"/>
                <w:b/>
                <w:bCs/>
                <w:highlight w:val="white"/>
              </w:rPr>
              <w:tab/>
            </w:r>
            <w:r>
              <w:rPr>
                <w:rFonts w:eastAsia="Calibri"/>
                <w:b/>
                <w:bCs/>
                <w:highlight w:val="white"/>
              </w:rPr>
              <w:tab/>
            </w:r>
            <w:r>
              <w:rPr>
                <w:rFonts w:eastAsia="Calibri"/>
                <w:b/>
                <w:bCs/>
                <w:highlight w:val="white"/>
              </w:rPr>
              <w:tab/>
            </w:r>
            <w:r>
              <w:rPr>
                <w:rFonts w:eastAsia="Calibri"/>
                <w:b/>
                <w:bCs/>
                <w:highlight w:val="white"/>
              </w:rPr>
            </w:r>
            <w:r>
              <w:rPr>
                <w:rFonts w:eastAsia="Calibri"/>
                <w:b/>
                <w:bCs/>
                <w:highlight w:val="white"/>
              </w:rPr>
            </w:r>
          </w:p>
          <w:p>
            <w:pPr>
              <w:spacing w:line="240" w:lineRule="auto"/>
              <w:rPr>
                <w:rFonts w:eastAsia="Calibri"/>
                <w:highlight w:val="white"/>
              </w:rPr>
            </w:pPr>
            <w:r>
              <w:rPr>
                <w:rFonts w:eastAsia="Calibri"/>
                <w:highlight w:val="white"/>
              </w:rPr>
              <w:tab/>
            </w:r>
            <w:r>
              <w:rPr>
                <w:rFonts w:eastAsia="Calibri"/>
                <w:highlight w:val="white"/>
              </w:rPr>
              <w:tab/>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tab/>
            </w:r>
            <w:r>
              <w:rPr>
                <w:rFonts w:eastAsia="Calibri"/>
                <w:highlight w:val="white"/>
              </w:rPr>
              <w:tab/>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t xml:space="preserve">________________</w:t>
            </w:r>
            <w:r>
              <w:rPr>
                <w:rFonts w:eastAsia="Calibri"/>
                <w:highlight w:val="white"/>
              </w:rPr>
              <w:tab/>
            </w:r>
            <w:r>
              <w:rPr>
                <w:rFonts w:eastAsia="Calibri"/>
                <w:highlight w:val="white"/>
              </w:rPr>
              <w:tab/>
            </w:r>
            <w:r>
              <w:rPr>
                <w:rFonts w:eastAsia="Calibri"/>
                <w:highlight w:val="white"/>
              </w:rPr>
            </w:r>
            <w:r>
              <w:rPr>
                <w:rFonts w:eastAsia="Calibri"/>
                <w:highlight w:val="white"/>
              </w:rPr>
            </w:r>
          </w:p>
          <w:p>
            <w:pPr>
              <w:spacing w:line="240" w:lineRule="auto"/>
              <w:rPr>
                <w:rFonts w:eastAsia="Calibri"/>
                <w:highlight w:val="white"/>
              </w:rPr>
            </w:pPr>
            <w:r>
              <w:rPr>
                <w:rFonts w:eastAsia="Calibri"/>
                <w:highlight w:val="white"/>
              </w:rPr>
              <w:t xml:space="preserve">м.п.</w:t>
            </w:r>
            <w:r>
              <w:rPr>
                <w:rFonts w:eastAsia="Calibri"/>
                <w:highlight w:val="white"/>
              </w:rPr>
              <w:tab/>
            </w:r>
            <w:r>
              <w:rPr>
                <w:rFonts w:eastAsia="Calibri"/>
                <w:highlight w:val="white"/>
              </w:rPr>
              <w:tab/>
            </w:r>
            <w:r>
              <w:rPr>
                <w:rFonts w:eastAsia="Calibri"/>
                <w:highlight w:val="white"/>
              </w:rPr>
              <w:tab/>
            </w:r>
            <w:r>
              <w:rPr>
                <w:rFonts w:eastAsia="Calibri"/>
                <w:highlight w:val="white"/>
              </w:rPr>
              <w:tab/>
            </w:r>
            <w:r>
              <w:rPr>
                <w:rFonts w:eastAsia="Calibri"/>
                <w:highlight w:val="white"/>
              </w:rPr>
            </w:r>
            <w:r>
              <w:rPr>
                <w:rFonts w:eastAsia="Calibri"/>
                <w:highlight w:val="white"/>
              </w:rPr>
            </w:r>
          </w:p>
        </w:tc>
        <w:tc>
          <w:tcPr>
            <w:tcBorders>
              <w:top w:val="none" w:color="000000" w:sz="4" w:space="0"/>
              <w:left w:val="none" w:color="000000" w:sz="4" w:space="0"/>
              <w:bottom w:val="none" w:color="000000" w:sz="4" w:space="0"/>
              <w:right w:val="none" w:color="000000" w:sz="4" w:space="0"/>
            </w:tcBorders>
            <w:tcW w:w="3671" w:type="dxa"/>
            <w:textDirection w:val="lrTb"/>
            <w:noWrap w:val="false"/>
          </w:tcPr>
          <w:p>
            <w:pPr>
              <w:ind w:left="34" w:right="-1690" w:hanging="14"/>
              <w:spacing w:line="240" w:lineRule="auto"/>
              <w:tabs>
                <w:tab w:val="left" w:pos="34" w:leader="none"/>
              </w:tabs>
              <w:rPr>
                <w:rFonts w:eastAsia="Calibri"/>
                <w:b/>
                <w:bCs/>
                <w:highlight w:val="white"/>
              </w:rPr>
            </w:pPr>
            <w:r>
              <w:rPr>
                <w:rFonts w:eastAsia="Calibri"/>
                <w:b/>
                <w:bCs/>
                <w:highlight w:val="white"/>
              </w:rPr>
              <w:t xml:space="preserve">Поставщик:</w:t>
            </w:r>
            <w:r>
              <w:rPr>
                <w:rFonts w:eastAsia="Calibri"/>
                <w:b/>
                <w:bCs/>
                <w:highlight w:val="white"/>
              </w:rPr>
            </w:r>
            <w:r>
              <w:rPr>
                <w:rFonts w:eastAsia="Calibri"/>
                <w:b/>
                <w:bCs/>
                <w:highlight w:val="white"/>
              </w:rPr>
            </w:r>
          </w:p>
          <w:p>
            <w:pPr>
              <w:ind w:left="34" w:right="-1690" w:hanging="14"/>
              <w:spacing w:line="240" w:lineRule="auto"/>
              <w:tabs>
                <w:tab w:val="left" w:pos="34" w:leader="none"/>
              </w:tabs>
              <w:rPr>
                <w:rFonts w:eastAsia="Calibri"/>
                <w:b/>
                <w:bCs/>
                <w:highlight w:val="white"/>
              </w:rPr>
            </w:pPr>
            <w:r>
              <w:rPr>
                <w:rFonts w:eastAsia="Calibri"/>
                <w:b/>
                <w:bCs/>
                <w:highlight w:val="white"/>
              </w:rPr>
            </w:r>
            <w:r>
              <w:rPr>
                <w:rFonts w:eastAsia="Calibri"/>
                <w:b/>
                <w:bCs/>
                <w:highlight w:val="white"/>
              </w:rPr>
            </w:r>
            <w:r>
              <w:rPr>
                <w:rFonts w:eastAsia="Calibri"/>
                <w:b/>
                <w:bCs/>
                <w:highlight w:val="white"/>
              </w:rPr>
            </w:r>
          </w:p>
          <w:p>
            <w:pPr>
              <w:ind w:left="34" w:right="-1690" w:hanging="14"/>
              <w:spacing w:line="240" w:lineRule="auto"/>
              <w:tabs>
                <w:tab w:val="left" w:pos="34" w:leader="none"/>
              </w:tabs>
              <w:rPr>
                <w:rFonts w:eastAsia="Calibri"/>
                <w:b/>
                <w:bCs/>
                <w:highlight w:val="white"/>
              </w:rPr>
            </w:pPr>
            <w:r>
              <w:rPr>
                <w:rFonts w:eastAsia="Calibri"/>
                <w:b/>
                <w:bCs/>
                <w:highlight w:val="white"/>
              </w:rPr>
            </w:r>
            <w:r>
              <w:rPr>
                <w:rFonts w:eastAsia="Calibri"/>
                <w:b/>
                <w:bCs/>
                <w:highlight w:val="white"/>
              </w:rPr>
            </w:r>
            <w:r>
              <w:rPr>
                <w:rFonts w:eastAsia="Calibri"/>
                <w:b/>
                <w:bCs/>
                <w:highlight w:val="white"/>
              </w:rPr>
            </w:r>
          </w:p>
          <w:p>
            <w:pPr>
              <w:ind w:left="34" w:right="-1690" w:hanging="14"/>
              <w:spacing w:line="240" w:lineRule="auto"/>
              <w:tabs>
                <w:tab w:val="left" w:pos="34" w:leader="none"/>
              </w:tabs>
              <w:rPr>
                <w:rFonts w:eastAsia="Calibri"/>
                <w:highlight w:val="white"/>
              </w:rPr>
            </w:pPr>
            <w:r>
              <w:rPr>
                <w:rFonts w:eastAsia="Calibri"/>
                <w:highlight w:val="white"/>
              </w:rPr>
            </w:r>
            <w:r>
              <w:rPr>
                <w:rFonts w:eastAsia="Calibri"/>
                <w:highlight w:val="white"/>
              </w:rPr>
            </w:r>
            <w:r>
              <w:rPr>
                <w:rFonts w:eastAsia="Calibri"/>
                <w:highlight w:val="white"/>
              </w:rPr>
            </w:r>
          </w:p>
          <w:p>
            <w:pPr>
              <w:ind w:left="34" w:right="-1690" w:hanging="14"/>
              <w:spacing w:line="240" w:lineRule="auto"/>
              <w:tabs>
                <w:tab w:val="left" w:pos="34" w:leader="none"/>
              </w:tabs>
              <w:rPr>
                <w:rFonts w:eastAsia="Calibri"/>
                <w:highlight w:val="white"/>
              </w:rPr>
            </w:pPr>
            <w:r>
              <w:rPr>
                <w:rFonts w:eastAsia="Calibri"/>
                <w:highlight w:val="white"/>
              </w:rPr>
            </w:r>
            <w:r>
              <w:rPr>
                <w:rFonts w:eastAsia="Calibri"/>
                <w:highlight w:val="white"/>
              </w:rPr>
            </w:r>
            <w:r>
              <w:rPr>
                <w:rFonts w:eastAsia="Calibri"/>
                <w:highlight w:val="white"/>
              </w:rPr>
            </w:r>
          </w:p>
          <w:p>
            <w:pPr>
              <w:ind w:left="34" w:right="-1690" w:hanging="14"/>
              <w:spacing w:line="240" w:lineRule="auto"/>
              <w:tabs>
                <w:tab w:val="left" w:pos="34" w:leader="none"/>
              </w:tabs>
              <w:rPr>
                <w:rFonts w:eastAsia="Calibri"/>
                <w:highlight w:val="white"/>
              </w:rPr>
            </w:pPr>
            <w:r>
              <w:rPr>
                <w:rFonts w:eastAsia="Calibri"/>
                <w:highlight w:val="white"/>
              </w:rPr>
            </w:r>
            <w:r>
              <w:rPr>
                <w:rFonts w:eastAsia="Calibri"/>
                <w:highlight w:val="white"/>
              </w:rPr>
            </w:r>
            <w:r>
              <w:rPr>
                <w:rFonts w:eastAsia="Calibri"/>
                <w:highlight w:val="white"/>
              </w:rPr>
            </w:r>
          </w:p>
          <w:p>
            <w:pPr>
              <w:ind w:left="34" w:right="-1690" w:hanging="38"/>
              <w:spacing w:line="240" w:lineRule="auto"/>
              <w:tabs>
                <w:tab w:val="left" w:pos="34" w:leader="none"/>
              </w:tabs>
              <w:rPr>
                <w:rFonts w:eastAsia="Calibri"/>
                <w:highlight w:val="white"/>
              </w:rPr>
            </w:pPr>
            <w:r>
              <w:rPr>
                <w:rFonts w:eastAsia="Calibri"/>
                <w:highlight w:val="white"/>
              </w:rPr>
              <w:t xml:space="preserve">_________________ </w:t>
            </w:r>
            <w:r>
              <w:rPr>
                <w:rFonts w:eastAsia="Calibri"/>
                <w:highlight w:val="white"/>
              </w:rPr>
            </w:r>
            <w:r>
              <w:rPr>
                <w:rFonts w:eastAsia="Calibri"/>
                <w:highlight w:val="white"/>
              </w:rPr>
            </w:r>
          </w:p>
          <w:p>
            <w:pPr>
              <w:ind w:left="34" w:right="-1690" w:hanging="38"/>
              <w:spacing w:line="240" w:lineRule="auto"/>
              <w:tabs>
                <w:tab w:val="left" w:pos="34" w:leader="none"/>
              </w:tabs>
              <w:rPr>
                <w:rFonts w:eastAsia="Calibri"/>
                <w:highlight w:val="white"/>
              </w:rPr>
            </w:pPr>
            <w:r>
              <w:rPr>
                <w:rFonts w:eastAsia="Calibri"/>
                <w:highlight w:val="white"/>
              </w:rPr>
              <w:t xml:space="preserve">м.п.</w:t>
            </w:r>
            <w:r>
              <w:rPr>
                <w:rFonts w:eastAsia="Calibri"/>
                <w:highlight w:val="white"/>
              </w:rPr>
              <w:tab/>
            </w:r>
            <w:r>
              <w:rPr>
                <w:rFonts w:eastAsia="Calibri"/>
                <w:highlight w:val="white"/>
              </w:rPr>
            </w:r>
            <w:r>
              <w:rPr>
                <w:rFonts w:eastAsia="Calibri"/>
                <w:highlight w:val="white"/>
              </w:rPr>
            </w:r>
          </w:p>
        </w:tc>
      </w:tr>
    </w:tbl>
    <w:p>
      <w:pPr>
        <w:ind w:firstLine="0"/>
        <w:rPr>
          <w:highlight w:val="white"/>
        </w:rPr>
        <w:sectPr>
          <w:footnotePr/>
          <w:endnotePr/>
          <w:type w:val="nextPage"/>
          <w:pgSz w:w="11906" w:h="16838" w:orient="portrait"/>
          <w:pgMar w:top="1134" w:right="850" w:bottom="709" w:left="709" w:header="708" w:footer="708" w:gutter="0"/>
          <w:cols w:num="1" w:sep="0" w:space="708" w:equalWidth="1"/>
          <w:docGrid w:linePitch="360"/>
        </w:sectPr>
      </w:pPr>
      <w:r>
        <w:rPr>
          <w:highlight w:val="white"/>
        </w:rPr>
      </w:r>
      <w:r>
        <w:rPr>
          <w:highlight w:val="white"/>
        </w:rPr>
      </w:r>
      <w:r>
        <w:rPr>
          <w:highlight w:val="white"/>
        </w:rPr>
      </w:r>
    </w:p>
    <w:p>
      <w:pPr>
        <w:ind w:firstLine="0"/>
        <w:jc w:val="right"/>
        <w:keepLines/>
        <w:spacing w:line="240" w:lineRule="auto"/>
        <w:rPr>
          <w:highlight w:val="white"/>
        </w:rPr>
      </w:pPr>
      <w:r>
        <w:rPr>
          <w:highlight w:val="white"/>
        </w:rPr>
        <w:t xml:space="preserve">Приложение № 5</w:t>
      </w:r>
      <w:r>
        <w:rPr>
          <w:highlight w:val="white"/>
        </w:rPr>
      </w:r>
      <w:r>
        <w:rPr>
          <w:highlight w:val="white"/>
        </w:rPr>
      </w:r>
    </w:p>
    <w:p>
      <w:pPr>
        <w:ind w:firstLine="0"/>
        <w:jc w:val="right"/>
        <w:keepLines/>
        <w:spacing w:line="240" w:lineRule="auto"/>
        <w:rPr>
          <w:highlight w:val="white"/>
        </w:rPr>
      </w:pPr>
      <w:r>
        <w:rPr>
          <w:highlight w:val="white"/>
        </w:rPr>
        <w:t xml:space="preserve">к Договору поставки продукции</w:t>
      </w:r>
      <w:r>
        <w:rPr>
          <w:highlight w:val="white"/>
        </w:rPr>
      </w:r>
      <w:r>
        <w:rPr>
          <w:highlight w:val="white"/>
        </w:rPr>
      </w:r>
    </w:p>
    <w:p>
      <w:pPr>
        <w:ind w:firstLine="0"/>
        <w:jc w:val="right"/>
        <w:keepLines/>
        <w:spacing w:line="240" w:lineRule="auto"/>
        <w:rPr>
          <w:highlight w:val="white"/>
        </w:rPr>
      </w:pPr>
      <w:r>
        <w:rPr>
          <w:highlight w:val="white"/>
        </w:rPr>
        <w:t xml:space="preserve">от «___»_____________ 202_г.</w:t>
      </w:r>
      <w:r>
        <w:rPr>
          <w:highlight w:val="white"/>
        </w:rPr>
      </w:r>
      <w:r>
        <w:rPr>
          <w:highlight w:val="white"/>
        </w:rPr>
      </w:r>
    </w:p>
    <w:p>
      <w:pPr>
        <w:ind w:firstLine="0"/>
        <w:jc w:val="right"/>
        <w:keepLines/>
        <w:spacing w:line="240" w:lineRule="auto"/>
        <w:rPr>
          <w:rFonts w:eastAsia="Calibri"/>
          <w:highlight w:val="white"/>
        </w:rPr>
      </w:pPr>
      <w:r>
        <w:rPr>
          <w:highlight w:val="white"/>
        </w:rPr>
        <w:t xml:space="preserve">№ ________________________</w:t>
      </w:r>
      <w:r>
        <w:rPr>
          <w:rFonts w:eastAsia="Calibri"/>
          <w:highlight w:val="white"/>
        </w:rPr>
      </w:r>
      <w:r>
        <w:rPr>
          <w:rFonts w:eastAsia="Calibri"/>
          <w:highlight w:val="white"/>
        </w:rPr>
      </w:r>
    </w:p>
    <w:p>
      <w:pPr>
        <w:ind w:firstLine="0"/>
        <w:jc w:val="center"/>
        <w:keepLines/>
        <w:spacing w:line="240" w:lineRule="auto"/>
        <w:rPr>
          <w:highlight w:val="white"/>
        </w:rPr>
      </w:pPr>
      <w:r>
        <w:rPr>
          <w:highlight w:val="white"/>
        </w:rPr>
      </w:r>
      <w:r>
        <w:rPr>
          <w:highlight w:val="white"/>
        </w:rPr>
      </w:r>
      <w:r>
        <w:rPr>
          <w:highlight w:val="white"/>
        </w:rPr>
      </w:r>
    </w:p>
    <w:p>
      <w:pPr>
        <w:ind w:firstLine="0"/>
        <w:jc w:val="center"/>
        <w:keepLines/>
        <w:spacing w:line="240" w:lineRule="auto"/>
        <w:rPr>
          <w:highlight w:val="white"/>
        </w:rPr>
      </w:pPr>
      <w:r>
        <w:rPr>
          <w:highlight w:val="white"/>
        </w:rPr>
        <w:t xml:space="preserve">Характеристики и требования к поставляемой продукции</w:t>
      </w:r>
      <w:r>
        <w:rPr>
          <w:highlight w:val="white"/>
        </w:rPr>
      </w:r>
      <w:r>
        <w:rPr>
          <w:highlight w:val="white"/>
        </w:rPr>
      </w:r>
    </w:p>
    <w:p>
      <w:pPr>
        <w:ind w:firstLine="0"/>
        <w:jc w:val="center"/>
        <w:spacing w:line="240" w:lineRule="auto"/>
        <w:rPr>
          <w:highlight w:val="white"/>
        </w:rPr>
      </w:pPr>
      <w:r>
        <w:rPr>
          <w:highlight w:val="white"/>
        </w:rPr>
      </w:r>
      <w:r>
        <w:rPr>
          <w:highlight w:val="white"/>
        </w:rPr>
      </w:r>
      <w:r>
        <w:rPr>
          <w:highlight w:val="white"/>
        </w:rPr>
      </w:r>
    </w:p>
    <w:tbl>
      <w:tblPr>
        <w:tblW w:w="995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709"/>
        <w:gridCol w:w="3151"/>
        <w:gridCol w:w="3543"/>
        <w:gridCol w:w="2551"/>
      </w:tblGrid>
      <w:tr>
        <w:tblPrEx/>
        <w:trPr>
          <w:trHeight w:val="902"/>
        </w:trPr>
        <w:tc>
          <w:tcPr>
            <w:tcW w:w="709" w:type="dxa"/>
            <w:vAlign w:val="center"/>
            <w:textDirection w:val="lrTb"/>
            <w:noWrap w:val="false"/>
          </w:tcPr>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w:t>
            </w:r>
            <w:r>
              <w:rPr>
                <w:rFonts w:ascii="Times New Roman" w:hAnsi="Times New Roman" w:cs="Times New Roman"/>
                <w:sz w:val="22"/>
                <w:szCs w:val="22"/>
                <w:highlight w:val="white"/>
              </w:rPr>
            </w:r>
            <w:r>
              <w:rPr>
                <w:rFonts w:ascii="Times New Roman" w:hAnsi="Times New Roman" w:cs="Times New Roman"/>
                <w:sz w:val="22"/>
                <w:szCs w:val="22"/>
                <w:highlight w:val="white"/>
              </w:rPr>
            </w:r>
          </w:p>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п/п</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textDirection w:val="lrTb"/>
            <w:noWrap w:val="false"/>
          </w:tcPr>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Технические характеристики </w:t>
            </w:r>
            <w:r>
              <w:rPr>
                <w:rFonts w:ascii="Times New Roman" w:hAnsi="Times New Roman" w:cs="Times New Roman"/>
                <w:sz w:val="22"/>
                <w:szCs w:val="22"/>
                <w:highlight w:val="white"/>
              </w:rPr>
            </w:r>
            <w:r>
              <w:rPr>
                <w:rFonts w:ascii="Times New Roman" w:hAnsi="Times New Roman" w:cs="Times New Roman"/>
                <w:sz w:val="22"/>
                <w:szCs w:val="22"/>
                <w:highlight w:val="white"/>
              </w:rPr>
            </w:r>
          </w:p>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(наименование параметра)</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543" w:type="dxa"/>
            <w:vAlign w:val="center"/>
            <w:textDirection w:val="lrTb"/>
            <w:noWrap w:val="false"/>
          </w:tcPr>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Требование (значение параметра)</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2551" w:type="dxa"/>
            <w:vAlign w:val="center"/>
            <w:textDirection w:val="lrTb"/>
            <w:noWrap w:val="false"/>
          </w:tcPr>
          <w:p>
            <w:pPr>
              <w:pStyle w:val="1852"/>
              <w:contextualSpacing w:val="0"/>
              <w:ind w:firstLine="0"/>
              <w:jc w:val="center"/>
              <w:spacing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lang w:val="ru-RU" w:eastAsia="ru-RU"/>
              </w:rPr>
              <w:t xml:space="preserve">Согласованные технические характеристики</w:t>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2538"/>
        </w:trPr>
        <w:tc>
          <w:tcPr>
            <w:tcW w:w="709" w:type="dxa"/>
            <w:vAlign w:val="center"/>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t xml:space="preserve">1</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textDirection w:val="lrTb"/>
            <w:noWrap w:val="false"/>
          </w:tcPr>
          <w:p>
            <w:pPr>
              <w:contextualSpacing w:val="0"/>
              <w:spacing w:line="283" w:lineRule="atLeast"/>
              <w:rPr>
                <w:rFonts w:ascii="Times New Roman" w:hAnsi="Times New Roman" w:eastAsia="Times New Roman" w:cs="Times New Roman"/>
                <w:b w:val="0"/>
                <w:i w:val="0"/>
                <w:strike w:val="0"/>
                <w:color w:val="000000"/>
                <w:sz w:val="22"/>
                <w:szCs w:val="22"/>
                <w:highlight w:val="white"/>
                <w:u w:val="none"/>
                <w:vertAlign w:val="baseline"/>
              </w:rPr>
            </w:pP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t xml:space="preserve">Гарнитур кухонный</w:t>
            </w: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eastAsia="Times New Roman" w:cs="Times New Roman"/>
                <w:b w:val="0"/>
                <w:i w:val="0"/>
                <w:strike w:val="0"/>
                <w:color w:val="000000"/>
                <w:sz w:val="22"/>
                <w:szCs w:val="22"/>
                <w:highlight w:val="white"/>
                <w:u w:val="none"/>
                <w:vertAlign w:val="baseline"/>
              </w:rPr>
            </w:r>
          </w:p>
        </w:tc>
        <w:tc>
          <w:tcPr>
            <w:tcW w:w="3543" w:type="dxa"/>
            <w:vAlign w:val="center"/>
            <w:textDirection w:val="lrTb"/>
            <w:noWrap w:val="false"/>
          </w:tcPr>
          <w:p>
            <w:pPr>
              <w:contextualSpacing w:val="0"/>
              <w:jc w:val="center"/>
              <w:spacing w:line="283" w:lineRule="atLeast"/>
              <w:rPr>
                <w:rFonts w:ascii="Times New Roman" w:hAnsi="Times New Roman" w:eastAsia="Times New Roman" w:cs="Times New Roman"/>
                <w:sz w:val="22"/>
                <w:szCs w:val="22"/>
                <w:highlight w:val="white"/>
              </w:rPr>
            </w:pPr>
            <w:r>
              <w:rPr>
                <w:rFonts w:ascii="Times New Roman" w:hAnsi="Times New Roman" w:eastAsia="Times New Roman" w:cs="Times New Roman"/>
                <w:sz w:val="22"/>
                <w:szCs w:val="22"/>
                <w:highlight w:val="none"/>
              </w:rPr>
              <w:t xml:space="preserve">Характеристики кухонного гарнитура.</w:t>
            </w:r>
            <w:r>
              <w:rPr>
                <w:rFonts w:ascii="Times New Roman" w:hAnsi="Times New Roman" w:eastAsia="Times New Roman" w:cs="Times New Roman"/>
                <w:sz w:val="22"/>
                <w:szCs w:val="22"/>
                <w:highlight w:val="none"/>
              </w:rPr>
              <w:t xml:space="preserve"> Ширина - 150 см. Глубина 60 см. Тип направляющих – роликовые. Высота - 210 см. Стиль современный. Ориентация – прямая. Верхние модули – ширина 500 и 1000 мм, 715*300 мм. Нижние модули – ширина 500 и 1000 мм, 841*470 мм, высота указана с учетом  столешницы</w:t>
            </w:r>
            <w:r>
              <w:rPr>
                <w:rFonts w:ascii="Times New Roman" w:hAnsi="Times New Roman" w:eastAsia="Times New Roman" w:cs="Times New Roman"/>
                <w:sz w:val="22"/>
                <w:szCs w:val="22"/>
                <w:highlight w:val="none"/>
              </w:rPr>
              <w:t xml:space="preserve">. Толщина столешницы не менее 26 мм. Столешница состоит из двух частей 1000 и 500 мм. Ручки – пластик. Материал гарнитура ЛДСП не менее16, МДФ не менее 18 мм. Стеновая панель – влагостойкая МДФ. Металлическая сушилка для посуды. Мойка из нержавеющей стали.</w:t>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c>
          <w:tcPr>
            <w:tcW w:w="2551" w:type="dxa"/>
            <w:vAlign w:val="center"/>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2251"/>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t xml:space="preserve">2</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vMerge w:val="restart"/>
            <w:textDirection w:val="lrTb"/>
            <w:noWrap w:val="false"/>
          </w:tcPr>
          <w:p>
            <w:pPr>
              <w:contextualSpacing w:val="0"/>
              <w:spacing w:line="283" w:lineRule="atLeast"/>
              <w:rPr>
                <w:rFonts w:ascii="Times New Roman" w:hAnsi="Times New Roman" w:cs="Times New Roman"/>
                <w:sz w:val="22"/>
                <w:szCs w:val="22"/>
                <w:highlight w:val="white"/>
              </w:rPr>
            </w:pPr>
            <w:r>
              <w:rPr>
                <w:rFonts w:ascii="Times New Roman" w:hAnsi="Times New Roman" w:eastAsia="Times New Roman" w:cs="Times New Roman"/>
                <w:b w:val="0"/>
                <w:i w:val="0"/>
                <w:strike w:val="0"/>
                <w:color w:val="000000"/>
                <w:sz w:val="22"/>
                <w:szCs w:val="22"/>
                <w:highlight w:val="white"/>
                <w:u w:val="none"/>
                <w:vertAlign w:val="baseline"/>
              </w:rPr>
              <w:t xml:space="preserve">Кресло офис.сиденье и спинка тканевые</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543" w:type="dxa"/>
            <w:vAlign w:val="center"/>
            <w:vMerge w:val="restart"/>
            <w:textDirection w:val="lrTb"/>
            <w:noWrap w:val="false"/>
          </w:tcPr>
          <w:p>
            <w:pPr>
              <w:contextualSpacing w:val="0"/>
              <w:jc w:val="center"/>
              <w:spacing w:line="283" w:lineRule="atLeast"/>
              <w:rPr>
                <w:rFonts w:ascii="Times New Roman" w:hAnsi="Times New Roman" w:cs="Times New Roman"/>
                <w:sz w:val="22"/>
                <w:szCs w:val="22"/>
                <w:highlight w:val="white"/>
              </w:rPr>
            </w:pPr>
            <w:r>
              <w:rPr>
                <w:rFonts w:ascii="Times New Roman" w:hAnsi="Times New Roman" w:eastAsia="Times New Roman" w:cs="Times New Roman"/>
                <w:sz w:val="22"/>
                <w:szCs w:val="22"/>
                <w:highlight w:val="white"/>
              </w:rPr>
            </w:r>
            <w:r>
              <w:rPr>
                <w:rFonts w:ascii="Times New Roman" w:hAnsi="Times New Roman" w:eastAsia="Times New Roman" w:cs="Times New Roman"/>
                <w:color w:val="000000"/>
                <w:sz w:val="22"/>
                <w:szCs w:val="22"/>
                <w:highlight w:val="white"/>
              </w:rPr>
              <w:t xml:space="preserve">Габаритные размеры: Ш600*Г510*В1270, </w:t>
            </w:r>
            <w:r>
              <w:rPr>
                <w:rFonts w:ascii="Times New Roman" w:hAnsi="Times New Roman" w:eastAsia="Times New Roman" w:cs="Times New Roman"/>
                <w:color w:val="000000"/>
                <w:sz w:val="22"/>
                <w:szCs w:val="22"/>
                <w:highlight w:val="white"/>
              </w:rPr>
              <w:br/>
              <w:t xml:space="preserve">Сетчатая спинка </w:t>
            </w:r>
            <w:r>
              <w:rPr>
                <w:rFonts w:ascii="Times New Roman" w:hAnsi="Times New Roman" w:eastAsia="Times New Roman" w:cs="Times New Roman"/>
                <w:color w:val="000000"/>
                <w:sz w:val="22"/>
                <w:szCs w:val="22"/>
                <w:highlight w:val="white"/>
              </w:rPr>
              <w:br/>
              <w:t xml:space="preserve">Пластиковые подлокотники Хромированная металлическая </w:t>
            </w:r>
            <w:r>
              <w:rPr>
                <w:rFonts w:ascii="Times New Roman" w:hAnsi="Times New Roman" w:eastAsia="Times New Roman" w:cs="Times New Roman"/>
                <w:color w:val="000000"/>
                <w:sz w:val="22"/>
                <w:szCs w:val="22"/>
                <w:highlight w:val="white"/>
              </w:rPr>
              <w:t xml:space="preserve">крестовина  </w:t>
            </w:r>
            <w:r>
              <w:rPr>
                <w:rFonts w:ascii="Times New Roman" w:hAnsi="Times New Roman" w:eastAsia="Times New Roman" w:cs="Times New Roman"/>
                <w:color w:val="000000"/>
                <w:sz w:val="22"/>
                <w:szCs w:val="22"/>
                <w:highlight w:val="white"/>
              </w:rPr>
              <w:br/>
              <w:t xml:space="preserve">Механизм</w:t>
            </w:r>
            <w:r>
              <w:rPr>
                <w:rFonts w:ascii="Times New Roman" w:hAnsi="Times New Roman" w:eastAsia="Times New Roman" w:cs="Times New Roman"/>
                <w:color w:val="000000"/>
                <w:sz w:val="22"/>
                <w:szCs w:val="22"/>
                <w:highlight w:val="white"/>
              </w:rPr>
              <w:t xml:space="preserve"> “</w:t>
            </w:r>
            <w:r>
              <w:rPr>
                <w:rFonts w:ascii="Times New Roman" w:hAnsi="Times New Roman" w:eastAsia="Times New Roman" w:cs="Times New Roman"/>
                <w:color w:val="000000"/>
                <w:sz w:val="22"/>
                <w:szCs w:val="22"/>
                <w:highlight w:val="white"/>
              </w:rPr>
              <w:t xml:space="preserve">sys</w:t>
            </w:r>
            <w:r>
              <w:rPr>
                <w:rFonts w:ascii="Times New Roman" w:hAnsi="Times New Roman" w:eastAsia="Times New Roman" w:cs="Times New Roman"/>
                <w:color w:val="000000"/>
                <w:sz w:val="22"/>
                <w:szCs w:val="22"/>
                <w:highlight w:val="white"/>
              </w:rPr>
              <w:t xml:space="preserve">”</w:t>
            </w:r>
            <w:r>
              <w:rPr>
                <w:rFonts w:ascii="Times New Roman" w:hAnsi="Times New Roman" w:eastAsia="Times New Roman" w:cs="Times New Roman"/>
                <w:color w:val="000000"/>
                <w:sz w:val="22"/>
                <w:szCs w:val="22"/>
                <w:highlight w:val="white"/>
              </w:rPr>
              <w:br/>
              <w:t xml:space="preserve">Тканевая обивка, цвет черный.</w:t>
            </w:r>
            <w:r>
              <w:rPr>
                <w:rFonts w:ascii="Times New Roman" w:hAnsi="Times New Roman" w:eastAsia="Times New Roman" w:cs="Times New Roman"/>
                <w:color w:val="000000"/>
                <w:sz w:val="22"/>
                <w:szCs w:val="22"/>
                <w:highlight w:val="white"/>
              </w:rPr>
              <w:t xml:space="preserve"> Максимальная нагрузка 100 кг.</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1969"/>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t xml:space="preserve">3</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vMerge w:val="restart"/>
            <w:textDirection w:val="lrTb"/>
            <w:noWrap w:val="false"/>
          </w:tcPr>
          <w:p>
            <w:pPr>
              <w:contextualSpacing w:val="0"/>
              <w:spacing w:line="283" w:lineRule="atLeast"/>
              <w:rPr>
                <w:rFonts w:ascii="Times New Roman" w:hAnsi="Times New Roman" w:cs="Times New Roman"/>
                <w:sz w:val="22"/>
                <w:szCs w:val="22"/>
                <w:highlight w:val="white"/>
              </w:rPr>
            </w:pPr>
            <w:r>
              <w:rPr>
                <w:rFonts w:ascii="Times New Roman" w:hAnsi="Times New Roman" w:eastAsia="Times New Roman" w:cs="Times New Roman"/>
                <w:b w:val="0"/>
                <w:i w:val="0"/>
                <w:strike w:val="0"/>
                <w:color w:val="000000"/>
                <w:sz w:val="22"/>
                <w:szCs w:val="22"/>
                <w:highlight w:val="white"/>
                <w:u w:val="none"/>
                <w:vertAlign w:val="baseline"/>
              </w:rPr>
              <w:t xml:space="preserve">Стол 1600х800мм</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543" w:type="dxa"/>
            <w:vAlign w:val="center"/>
            <w:vMerge w:val="restart"/>
            <w:textDirection w:val="lrTb"/>
            <w:noWrap w:val="false"/>
          </w:tcPr>
          <w:p>
            <w:pPr>
              <w:contextualSpacing w:val="0"/>
              <w:jc w:val="center"/>
              <w:spacing w:after="0" w:line="283" w:lineRule="atLeast"/>
              <w:rPr>
                <w:rFonts w:ascii="Times New Roman" w:hAnsi="Times New Roman" w:cs="Times New Roman"/>
                <w:sz w:val="22"/>
                <w:szCs w:val="22"/>
                <w:highlight w:val="white"/>
              </w:rPr>
            </w:pPr>
            <w:r>
              <w:rPr>
                <w:rFonts w:ascii="Times New Roman" w:hAnsi="Times New Roman" w:eastAsia="Times New Roman" w:cs="Times New Roman"/>
                <w:color w:val="000000"/>
                <w:sz w:val="22"/>
                <w:szCs w:val="22"/>
                <w:highlight w:val="white"/>
              </w:rPr>
              <w:t xml:space="preserve">Тип: письменный стол</w:t>
            </w:r>
            <w:r>
              <w:rPr>
                <w:rFonts w:ascii="Times New Roman" w:hAnsi="Times New Roman" w:eastAsia="Times New Roman" w:cs="Times New Roman"/>
                <w:color w:val="000000"/>
                <w:sz w:val="22"/>
                <w:szCs w:val="22"/>
                <w:highlight w:val="white"/>
              </w:rPr>
              <w:br/>
              <w:t xml:space="preserve">Ширина 160 см</w:t>
            </w:r>
            <w:r>
              <w:rPr>
                <w:rFonts w:ascii="Times New Roman" w:hAnsi="Times New Roman" w:eastAsia="Times New Roman" w:cs="Times New Roman"/>
                <w:color w:val="000000"/>
                <w:sz w:val="22"/>
                <w:szCs w:val="22"/>
                <w:highlight w:val="white"/>
              </w:rPr>
              <w:br/>
              <w:t xml:space="preserve">Глубина 80 см</w:t>
            </w:r>
            <w:r>
              <w:rPr>
                <w:rFonts w:ascii="Times New Roman" w:hAnsi="Times New Roman" w:eastAsia="Times New Roman" w:cs="Times New Roman"/>
                <w:color w:val="000000"/>
                <w:sz w:val="22"/>
                <w:szCs w:val="22"/>
                <w:highlight w:val="white"/>
              </w:rPr>
              <w:br/>
              <w:t xml:space="preserve">Высота 75</w:t>
            </w:r>
            <w:r>
              <w:rPr>
                <w:rFonts w:ascii="Times New Roman" w:hAnsi="Times New Roman" w:eastAsia="Times New Roman" w:cs="Times New Roman"/>
                <w:color w:val="000000"/>
                <w:sz w:val="22"/>
                <w:szCs w:val="22"/>
                <w:highlight w:val="white"/>
              </w:rPr>
              <w:br/>
              <w:t xml:space="preserve">Покрытие матовое</w:t>
            </w:r>
            <w:r>
              <w:rPr>
                <w:rFonts w:ascii="Times New Roman" w:hAnsi="Times New Roman" w:eastAsia="Times New Roman" w:cs="Times New Roman"/>
                <w:color w:val="000000"/>
                <w:sz w:val="22"/>
                <w:szCs w:val="22"/>
                <w:highlight w:val="white"/>
              </w:rPr>
              <w:br/>
            </w:r>
            <w:r>
              <w:rPr>
                <w:rFonts w:ascii="Times New Roman" w:hAnsi="Times New Roman" w:eastAsia="Times New Roman" w:cs="Times New Roman"/>
                <w:color w:val="000000"/>
                <w:sz w:val="22"/>
                <w:szCs w:val="22"/>
                <w:highlight w:val="white"/>
              </w:rPr>
              <w:t xml:space="preserve">Материал  ЛДСП</w:t>
            </w:r>
            <w:r>
              <w:rPr>
                <w:rFonts w:ascii="Times New Roman" w:hAnsi="Times New Roman" w:eastAsia="Times New Roman" w:cs="Times New Roman"/>
                <w:color w:val="000000"/>
                <w:sz w:val="22"/>
                <w:szCs w:val="22"/>
                <w:highlight w:val="white"/>
              </w:rPr>
              <w:t xml:space="preserve"> 18 мм</w:t>
            </w:r>
            <w:r>
              <w:rPr>
                <w:rFonts w:ascii="Times New Roman" w:hAnsi="Times New Roman" w:eastAsia="Times New Roman" w:cs="Times New Roman"/>
                <w:color w:val="000000"/>
                <w:sz w:val="22"/>
                <w:szCs w:val="22"/>
                <w:highlight w:val="white"/>
              </w:rPr>
              <w:br/>
              <w:t xml:space="preserve">Кромка – ПВХ 0,45 мм.</w:t>
            </w:r>
            <w:r>
              <w:rPr>
                <w:rFonts w:ascii="Times New Roman" w:hAnsi="Times New Roman" w:eastAsia="Times New Roman" w:cs="Times New Roman"/>
                <w:color w:val="000000"/>
                <w:sz w:val="22"/>
                <w:szCs w:val="22"/>
                <w:highlight w:val="white"/>
              </w:rPr>
              <w:br/>
              <w:t xml:space="preserve">Цвет – орех</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2961"/>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t xml:space="preserve">4</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b w:val="0"/>
                <w:i w:val="0"/>
                <w:strike w:val="0"/>
                <w:color w:val="000000"/>
                <w:sz w:val="22"/>
                <w:szCs w:val="22"/>
                <w:highlight w:val="white"/>
                <w:u w:val="none"/>
                <w:vertAlign w:val="baseline"/>
              </w:rPr>
            </w:pP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t xml:space="preserve">Стол обеденный</w:t>
            </w: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cs="Times New Roman"/>
                <w:b w:val="0"/>
                <w:i w:val="0"/>
                <w:strike w:val="0"/>
                <w:color w:val="000000"/>
                <w:sz w:val="22"/>
                <w:szCs w:val="22"/>
                <w:highlight w:val="white"/>
                <w:u w:val="none"/>
                <w:vertAlign w:val="baseline"/>
              </w:rPr>
            </w:r>
          </w:p>
        </w:tc>
        <w:tc>
          <w:tcPr>
            <w:tcW w:w="3543" w:type="dxa"/>
            <w:vAlign w:val="center"/>
            <w:vMerge w:val="restart"/>
            <w:textDirection w:val="lrTb"/>
            <w:noWrap w:val="false"/>
          </w:tcPr>
          <w:p>
            <w:pPr>
              <w:contextualSpacing w:val="0"/>
              <w:ind w:left="0" w:right="0" w:firstLine="0"/>
              <w:jc w:val="center"/>
              <w:spacing w:after="0" w:line="283" w:lineRule="atLeast"/>
              <w:rPr>
                <w:rFonts w:ascii="Times New Roman" w:hAnsi="Times New Roman" w:cs="Times New Roman"/>
                <w:color w:val="000000"/>
                <w:sz w:val="22"/>
                <w:szCs w:val="22"/>
                <w:highlight w:val="white"/>
              </w:rPr>
            </w:pPr>
            <w:r>
              <w:rPr>
                <w:rFonts w:ascii="Times New Roman" w:hAnsi="Times New Roman" w:eastAsia="Times New Roman" w:cs="Times New Roman"/>
                <w:color w:val="000000"/>
                <w:sz w:val="22"/>
                <w:szCs w:val="22"/>
                <w:highlight w:val="none"/>
              </w:rPr>
              <w:t xml:space="preserve">Тип – стол обеденный. Ширина 64 см, высота 75 см, длина 95 см. Форма прямоугольный с прямыми углами. Материал каркаса, ножек – металл. Материал столешницы – ЛДСП. Конструкция - не раскладной. Цвет светлый.</w:t>
            </w:r>
            <w:r>
              <w:rPr>
                <w:rFonts w:ascii="Times New Roman" w:hAnsi="Times New Roman" w:eastAsia="Times New Roman" w:cs="Times New Roman"/>
                <w:color w:val="000000"/>
                <w:sz w:val="22"/>
                <w:szCs w:val="22"/>
                <w:highlight w:val="white"/>
              </w:rPr>
            </w:r>
            <w:r>
              <w:rPr>
                <w:rFonts w:ascii="Times New Roman" w:hAnsi="Times New Roman" w:cs="Times New Roman"/>
                <w:color w:val="000000"/>
                <w:sz w:val="22"/>
                <w:szCs w:val="22"/>
                <w:highlight w:val="white"/>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2253"/>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t xml:space="preserve">5</w:t>
            </w:r>
            <w:r>
              <w:rPr>
                <w:rFonts w:ascii="Times New Roman" w:hAnsi="Times New Roman" w:cs="Times New Roman"/>
                <w:sz w:val="22"/>
                <w:szCs w:val="22"/>
                <w:highlight w:val="white"/>
              </w:rPr>
            </w:r>
            <w:r>
              <w:rPr>
                <w:rFonts w:ascii="Times New Roman" w:hAnsi="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sz w:val="22"/>
                <w:szCs w:val="22"/>
                <w:highlight w:val="white"/>
              </w:rPr>
            </w:pPr>
            <w:r>
              <w:rPr>
                <w:rFonts w:ascii="Times New Roman" w:hAnsi="Times New Roman" w:eastAsia="Times New Roman" w:cs="Times New Roman"/>
                <w:b w:val="0"/>
                <w:i w:val="0"/>
                <w:strike w:val="0"/>
                <w:color w:val="000000"/>
                <w:sz w:val="22"/>
                <w:szCs w:val="22"/>
                <w:highlight w:val="white"/>
                <w:u w:val="none"/>
                <w:vertAlign w:val="baseline"/>
              </w:rPr>
              <w:t xml:space="preserve">Стул офис.метал.каркас сиденье ткань</w:t>
            </w: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p>
        </w:tc>
        <w:tc>
          <w:tcPr>
            <w:tcW w:w="3543" w:type="dxa"/>
            <w:vAlign w:val="center"/>
            <w:vMerge w:val="restart"/>
            <w:textDirection w:val="lrTb"/>
            <w:noWrap w:val="false"/>
          </w:tcPr>
          <w:p>
            <w:pPr>
              <w:contextualSpacing w:val="0"/>
              <w:ind w:left="0" w:right="0" w:firstLine="0"/>
              <w:jc w:val="center"/>
              <w:spacing w:line="283" w:lineRule="atLeast"/>
              <w:rPr>
                <w:rFonts w:ascii="Times New Roman" w:hAnsi="Times New Roman" w:cs="Times New Roman"/>
                <w:sz w:val="22"/>
                <w:szCs w:val="22"/>
                <w:highlight w:val="white"/>
              </w:rPr>
            </w:pPr>
            <w:r>
              <w:rPr>
                <w:rFonts w:ascii="Times New Roman" w:hAnsi="Times New Roman" w:eastAsia="Times New Roman" w:cs="Times New Roman"/>
                <w:sz w:val="22"/>
                <w:szCs w:val="22"/>
                <w:highlight w:val="white"/>
              </w:rPr>
            </w:r>
            <w:r>
              <w:rPr>
                <w:rFonts w:ascii="Times New Roman" w:hAnsi="Times New Roman" w:eastAsia="Times New Roman" w:cs="Times New Roman"/>
                <w:color w:val="000000"/>
                <w:sz w:val="22"/>
                <w:szCs w:val="22"/>
                <w:highlight w:val="white"/>
              </w:rPr>
              <w:t xml:space="preserve">Материал обивки </w:t>
            </w:r>
            <w:r>
              <w:rPr>
                <w:rFonts w:ascii="Times New Roman" w:hAnsi="Times New Roman" w:eastAsia="Times New Roman" w:cs="Times New Roman"/>
                <w:color w:val="000000"/>
                <w:sz w:val="22"/>
                <w:szCs w:val="22"/>
                <w:highlight w:val="white"/>
              </w:rPr>
              <w:t xml:space="preserve">ткань</w:t>
            </w:r>
            <w:r>
              <w:rPr>
                <w:rFonts w:ascii="Times New Roman" w:hAnsi="Times New Roman" w:eastAsia="Times New Roman" w:cs="Times New Roman"/>
                <w:color w:val="000000"/>
                <w:sz w:val="22"/>
                <w:szCs w:val="22"/>
                <w:highlight w:val="white"/>
              </w:rPr>
              <w:t xml:space="preserve">. Цвет серый.</w:t>
            </w:r>
            <w:r>
              <w:rPr>
                <w:rFonts w:ascii="Times New Roman" w:hAnsi="Times New Roman" w:eastAsia="Times New Roman" w:cs="Times New Roman"/>
                <w:color w:val="000000"/>
                <w:sz w:val="22"/>
                <w:szCs w:val="22"/>
                <w:highlight w:val="white"/>
              </w:rPr>
              <w:br/>
              <w:t xml:space="preserve">Материал основания металл, хром</w:t>
            </w:r>
            <w:r>
              <w:rPr>
                <w:rFonts w:ascii="Times New Roman" w:hAnsi="Times New Roman" w:eastAsia="Times New Roman" w:cs="Times New Roman"/>
                <w:color w:val="000000"/>
                <w:sz w:val="22"/>
                <w:szCs w:val="22"/>
                <w:highlight w:val="white"/>
              </w:rPr>
              <w:br/>
              <w:t xml:space="preserve">Размер: Глубина: 408 мм / Высота: 830 мм / Ширина: 434 мм</w:t>
            </w:r>
            <w:r>
              <w:rPr>
                <w:rFonts w:ascii="Times New Roman" w:hAnsi="Times New Roman" w:eastAsia="Times New Roman" w:cs="Times New Roman"/>
                <w:color w:val="000000"/>
                <w:sz w:val="22"/>
                <w:szCs w:val="22"/>
                <w:highlight w:val="white"/>
              </w:rPr>
              <w:br/>
            </w:r>
            <w:r>
              <w:rPr>
                <w:rFonts w:ascii="Times New Roman" w:hAnsi="Times New Roman" w:eastAsia="Times New Roman" w:cs="Times New Roman"/>
                <w:color w:val="000000"/>
                <w:sz w:val="22"/>
                <w:szCs w:val="22"/>
                <w:highlight w:val="white"/>
              </w:rPr>
              <w:t xml:space="preserve">Без</w:t>
            </w:r>
            <w:r>
              <w:rPr>
                <w:rFonts w:ascii="Times New Roman" w:hAnsi="Times New Roman" w:eastAsia="Times New Roman" w:cs="Times New Roman"/>
                <w:color w:val="000000"/>
                <w:sz w:val="22"/>
                <w:szCs w:val="22"/>
                <w:highlight w:val="white"/>
              </w:rPr>
              <w:t xml:space="preserve"> подлокотников</w:t>
            </w:r>
            <w:r>
              <w:rPr>
                <w:rFonts w:ascii="Times New Roman" w:hAnsi="Times New Roman" w:eastAsia="Times New Roman" w:cs="Times New Roman"/>
                <w:color w:val="000000"/>
                <w:sz w:val="22"/>
                <w:szCs w:val="22"/>
                <w:highlight w:val="white"/>
              </w:rPr>
              <w:br/>
              <w:t xml:space="preserve">Максимальная нагрузка 100 кг</w:t>
            </w: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r>
              <w:rPr>
                <w:rFonts w:ascii="Times New Roman" w:hAnsi="Times New Roman" w:cs="Times New Roman"/>
                <w:sz w:val="22"/>
                <w:szCs w:val="22"/>
                <w:highlight w:val="white"/>
              </w:rPr>
            </w:r>
          </w:p>
        </w:tc>
      </w:tr>
      <w:tr>
        <w:tblPrEx/>
        <w:trPr>
          <w:trHeight w:val="2253"/>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none"/>
              </w:rPr>
              <w:t xml:space="preserve">6</w:t>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sz w:val="22"/>
                <w:szCs w:val="22"/>
                <w:highlight w:val="white"/>
              </w:rPr>
            </w:pPr>
            <w:r>
              <w:rPr>
                <w:rFonts w:ascii="Times New Roman" w:hAnsi="Times New Roman" w:eastAsia="Times New Roman" w:cs="Times New Roman"/>
                <w:b w:val="0"/>
                <w:i w:val="0"/>
                <w:strike w:val="0"/>
                <w:color w:val="000000"/>
                <w:sz w:val="22"/>
                <w:szCs w:val="22"/>
                <w:highlight w:val="white"/>
                <w:u w:val="none"/>
                <w:vertAlign w:val="baseline"/>
              </w:rPr>
              <w:t xml:space="preserve">Тумба подкатная 3 ящика</w:t>
            </w: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p>
        </w:tc>
        <w:tc>
          <w:tcPr>
            <w:tcW w:w="3543" w:type="dxa"/>
            <w:vAlign w:val="center"/>
            <w:vMerge w:val="restart"/>
            <w:textDirection w:val="lrTb"/>
            <w:noWrap w:val="false"/>
          </w:tcPr>
          <w:p>
            <w:pPr>
              <w:contextualSpacing w:val="0"/>
              <w:ind w:left="0" w:right="0" w:firstLine="0"/>
              <w:jc w:val="center"/>
              <w:spacing w:after="0" w:line="283" w:lineRule="atLeast"/>
              <w:rPr>
                <w:rFonts w:ascii="Times New Roman" w:hAnsi="Times New Roman" w:cs="Times New Roman"/>
                <w:sz w:val="22"/>
                <w:szCs w:val="22"/>
                <w:highlight w:val="white"/>
              </w:rPr>
            </w:pPr>
            <w:r>
              <w:rPr>
                <w:rFonts w:ascii="Times New Roman" w:hAnsi="Times New Roman" w:eastAsia="Times New Roman" w:cs="Times New Roman"/>
                <w:color w:val="000000"/>
                <w:sz w:val="22"/>
                <w:szCs w:val="22"/>
                <w:highlight w:val="white"/>
              </w:rPr>
              <w:t xml:space="preserve">Вид – тумба </w:t>
            </w:r>
            <w:r>
              <w:rPr>
                <w:rFonts w:ascii="Times New Roman" w:hAnsi="Times New Roman" w:eastAsia="Times New Roman" w:cs="Times New Roman"/>
                <w:color w:val="000000"/>
                <w:sz w:val="22"/>
                <w:szCs w:val="22"/>
                <w:highlight w:val="white"/>
              </w:rPr>
              <w:t xml:space="preserve">подкатная</w:t>
            </w:r>
            <w:r>
              <w:rPr>
                <w:rFonts w:ascii="Times New Roman" w:hAnsi="Times New Roman" w:eastAsia="Times New Roman" w:cs="Times New Roman"/>
                <w:color w:val="000000"/>
                <w:sz w:val="22"/>
                <w:szCs w:val="22"/>
                <w:highlight w:val="white"/>
              </w:rPr>
              <w:t xml:space="preserve"> с ящиками и замком</w:t>
            </w:r>
            <w:r>
              <w:rPr>
                <w:rFonts w:ascii="Times New Roman" w:hAnsi="Times New Roman" w:eastAsia="Times New Roman" w:cs="Times New Roman"/>
                <w:color w:val="000000"/>
                <w:sz w:val="22"/>
                <w:szCs w:val="22"/>
                <w:highlight w:val="white"/>
              </w:rPr>
              <w:br/>
              <w:t xml:space="preserve">Ширина 41,2 см</w:t>
            </w:r>
            <w:r>
              <w:rPr>
                <w:rFonts w:ascii="Times New Roman" w:hAnsi="Times New Roman" w:eastAsia="Times New Roman" w:cs="Times New Roman"/>
                <w:color w:val="000000"/>
                <w:sz w:val="22"/>
                <w:szCs w:val="22"/>
                <w:highlight w:val="white"/>
              </w:rPr>
              <w:br/>
              <w:t xml:space="preserve">Глубина 45 см</w:t>
            </w:r>
            <w:r>
              <w:rPr>
                <w:rFonts w:ascii="Times New Roman" w:hAnsi="Times New Roman" w:eastAsia="Times New Roman" w:cs="Times New Roman"/>
                <w:color w:val="000000"/>
                <w:sz w:val="22"/>
                <w:szCs w:val="22"/>
                <w:highlight w:val="white"/>
              </w:rPr>
              <w:br/>
              <w:t xml:space="preserve">Высота 63 см</w:t>
            </w:r>
            <w:r>
              <w:rPr>
                <w:rFonts w:ascii="Times New Roman" w:hAnsi="Times New Roman" w:eastAsia="Times New Roman" w:cs="Times New Roman"/>
                <w:color w:val="000000"/>
                <w:sz w:val="22"/>
                <w:szCs w:val="22"/>
                <w:highlight w:val="white"/>
              </w:rPr>
              <w:br/>
              <w:t xml:space="preserve">Задняя стенка ДВП 4 мм</w:t>
            </w:r>
            <w:r>
              <w:rPr>
                <w:rFonts w:ascii="Times New Roman" w:hAnsi="Times New Roman" w:eastAsia="Times New Roman" w:cs="Times New Roman"/>
                <w:color w:val="000000"/>
                <w:sz w:val="22"/>
                <w:szCs w:val="22"/>
                <w:highlight w:val="white"/>
              </w:rPr>
              <w:br/>
            </w:r>
            <w:r>
              <w:rPr>
                <w:rFonts w:ascii="Times New Roman" w:hAnsi="Times New Roman" w:eastAsia="Times New Roman" w:cs="Times New Roman"/>
                <w:color w:val="000000"/>
                <w:sz w:val="22"/>
                <w:szCs w:val="22"/>
                <w:highlight w:val="white"/>
              </w:rPr>
              <w:t xml:space="preserve">Материал  ЛДСП</w:t>
            </w:r>
            <w:r>
              <w:rPr>
                <w:rFonts w:ascii="Times New Roman" w:hAnsi="Times New Roman" w:eastAsia="Times New Roman" w:cs="Times New Roman"/>
                <w:color w:val="000000"/>
                <w:sz w:val="22"/>
                <w:szCs w:val="22"/>
                <w:highlight w:val="white"/>
              </w:rPr>
              <w:t xml:space="preserve"> 18 мм</w:t>
            </w:r>
            <w:r>
              <w:rPr>
                <w:rFonts w:ascii="Times New Roman" w:hAnsi="Times New Roman" w:eastAsia="Times New Roman" w:cs="Times New Roman"/>
                <w:color w:val="000000"/>
                <w:sz w:val="22"/>
                <w:szCs w:val="22"/>
                <w:highlight w:val="white"/>
              </w:rPr>
              <w:br/>
              <w:t xml:space="preserve">Кромка – ПВХ 0,45 мм.</w:t>
            </w:r>
            <w:r>
              <w:rPr>
                <w:rFonts w:ascii="Times New Roman" w:hAnsi="Times New Roman" w:eastAsia="Times New Roman" w:cs="Times New Roman"/>
                <w:color w:val="000000"/>
                <w:sz w:val="22"/>
                <w:szCs w:val="22"/>
                <w:highlight w:val="white"/>
              </w:rPr>
              <w:br/>
              <w:t xml:space="preserve">Цвет – орех.</w:t>
            </w:r>
            <w:r>
              <w:rPr>
                <w:rFonts w:ascii="Times New Roman" w:hAnsi="Times New Roman" w:eastAsia="Times New Roman" w:cs="Times New Roman"/>
                <w:color w:val="000000"/>
                <w:sz w:val="22"/>
                <w:szCs w:val="22"/>
                <w:highlight w:val="white"/>
              </w:rPr>
              <w:br/>
              <w:t xml:space="preserve">Ручки металлические, серебристые</w:t>
            </w:r>
            <w:r>
              <w:rPr>
                <w:rFonts w:ascii="Times New Roman" w:hAnsi="Times New Roman" w:eastAsia="Times New Roman" w:cs="Times New Roman"/>
                <w:sz w:val="22"/>
                <w:szCs w:val="22"/>
                <w:highlight w:val="white"/>
              </w:rPr>
            </w:r>
            <w:r>
              <w:rPr>
                <w:rFonts w:ascii="Times New Roman" w:hAnsi="Times New Roman" w:cs="Times New Roman"/>
                <w:sz w:val="22"/>
                <w:szCs w:val="22"/>
                <w:highlight w:val="white"/>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r>
      <w:tr>
        <w:tblPrEx/>
        <w:trPr>
          <w:trHeight w:val="2253"/>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none"/>
              </w:rPr>
              <w:t xml:space="preserve">7</w:t>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b w:val="0"/>
                <w:bCs w:val="0"/>
                <w:i w:val="0"/>
                <w:strike w:val="0"/>
                <w:color w:val="000000"/>
                <w:sz w:val="22"/>
                <w:szCs w:val="22"/>
                <w:highlight w:val="none"/>
                <w:u w:val="none"/>
                <w:vertAlign w:val="baseline"/>
              </w:rPr>
            </w:pPr>
            <w:r>
              <w:rPr>
                <w:rFonts w:ascii="Times New Roman" w:hAnsi="Times New Roman" w:eastAsia="Times New Roman" w:cs="Times New Roman"/>
                <w:b w:val="0"/>
                <w:i w:val="0"/>
                <w:strike w:val="0"/>
                <w:color w:val="000000"/>
                <w:sz w:val="22"/>
                <w:szCs w:val="22"/>
                <w:u w:val="none"/>
                <w:vertAlign w:val="baseline"/>
              </w:rPr>
            </w:r>
            <w:r>
              <w:rPr>
                <w:rFonts w:ascii="Times New Roman" w:hAnsi="Times New Roman" w:eastAsia="Times New Roman" w:cs="Times New Roman"/>
                <w:b w:val="0"/>
                <w:i w:val="0"/>
                <w:strike w:val="0"/>
                <w:color w:val="000000"/>
                <w:sz w:val="22"/>
                <w:szCs w:val="22"/>
                <w:u w:val="none"/>
                <w:vertAlign w:val="baseline"/>
              </w:rPr>
              <w:t xml:space="preserve">Шкаф д/верх одежды двустворчатый,цв.орех</w:t>
            </w:r>
            <w:r>
              <w:rPr>
                <w:rFonts w:ascii="Times New Roman" w:hAnsi="Times New Roman" w:eastAsia="Times New Roman" w:cs="Times New Roman"/>
                <w:b w:val="0"/>
                <w:bCs w:val="0"/>
                <w:i w:val="0"/>
                <w:strike w:val="0"/>
                <w:color w:val="000000"/>
                <w:sz w:val="22"/>
                <w:szCs w:val="22"/>
                <w:highlight w:val="none"/>
                <w:u w:val="none"/>
                <w:vertAlign w:val="baseline"/>
              </w:rPr>
            </w:r>
            <w:r>
              <w:rPr>
                <w:rFonts w:ascii="Times New Roman" w:hAnsi="Times New Roman" w:cs="Times New Roman"/>
                <w:b w:val="0"/>
                <w:bCs w:val="0"/>
                <w:i w:val="0"/>
                <w:strike w:val="0"/>
                <w:color w:val="000000"/>
                <w:sz w:val="22"/>
                <w:szCs w:val="22"/>
                <w:highlight w:val="none"/>
                <w:u w:val="none"/>
                <w:vertAlign w:val="baseline"/>
              </w:rPr>
            </w:r>
          </w:p>
        </w:tc>
        <w:tc>
          <w:tcPr>
            <w:tcW w:w="3543" w:type="dxa"/>
            <w:vAlign w:val="center"/>
            <w:vMerge w:val="restart"/>
            <w:textDirection w:val="lrTb"/>
            <w:noWrap w:val="false"/>
          </w:tcPr>
          <w:p>
            <w:pPr>
              <w:contextualSpacing w:val="0"/>
              <w:ind w:left="0" w:right="0" w:firstLine="0"/>
              <w:jc w:val="center"/>
              <w:spacing w:after="0" w:line="283" w:lineRule="atLeast"/>
              <w:rPr>
                <w:rFonts w:ascii="Times New Roman" w:hAnsi="Times New Roman" w:cs="Times New Roman"/>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rPr>
              <w:t xml:space="preserve">Габаритные размеры –76*55*200 см. Фасады и каркас выполнен из ЛДСП 18 мм. Регулировка по высоте. Отделение для головных уборов. Задняя стенка ДВП 4 мм, накладная. Ручки металлические, серебристые. Кромка – ПВХ 0,45 мм. Цвет – орех.</w:t>
            </w:r>
            <w:r>
              <w:rPr>
                <w:rFonts w:ascii="Times New Roman" w:hAnsi="Times New Roman" w:eastAsia="Times New Roman" w:cs="Times New Roman"/>
                <w:sz w:val="22"/>
                <w:szCs w:val="22"/>
              </w:rPr>
            </w:r>
            <w:r>
              <w:rPr>
                <w:rFonts w:ascii="Times New Roman" w:hAnsi="Times New Roman" w:cs="Times New Roman"/>
                <w:sz w:val="22"/>
                <w:szCs w:val="22"/>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r>
      <w:tr>
        <w:tblPrEx/>
        <w:trPr>
          <w:trHeight w:val="2253"/>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none"/>
              </w:rPr>
              <w:t xml:space="preserve">8</w:t>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b w:val="0"/>
                <w:i w:val="0"/>
                <w:strike w:val="0"/>
                <w:color w:val="000000"/>
                <w:sz w:val="22"/>
                <w:szCs w:val="22"/>
                <w:highlight w:val="white"/>
                <w:u w:val="none"/>
                <w:vertAlign w:val="baseline"/>
              </w:rPr>
            </w:pP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eastAsia="Times New Roman" w:cs="Times New Roman"/>
                <w:b w:val="0"/>
                <w:i w:val="0"/>
                <w:strike w:val="0"/>
                <w:color w:val="000000"/>
                <w:sz w:val="22"/>
                <w:highlight w:val="white"/>
                <w:u w:val="none"/>
                <w:vertAlign w:val="baseline"/>
              </w:rPr>
              <w:t xml:space="preserve">Шкаф для докум 800Х400Х1910 комбинирован</w:t>
            </w:r>
            <w:r>
              <w:rPr>
                <w:rFonts w:ascii="Times New Roman" w:hAnsi="Times New Roman" w:eastAsia="Times New Roman" w:cs="Times New Roman"/>
                <w:b w:val="0"/>
                <w:i w:val="0"/>
                <w:strike w:val="0"/>
                <w:color w:val="000000"/>
                <w:sz w:val="22"/>
                <w:szCs w:val="22"/>
                <w:highlight w:val="white"/>
                <w:u w:val="none"/>
                <w:vertAlign w:val="baseline"/>
              </w:rPr>
            </w:r>
            <w:r>
              <w:rPr>
                <w:rFonts w:ascii="Times New Roman" w:hAnsi="Times New Roman" w:cs="Times New Roman"/>
                <w:b w:val="0"/>
                <w:i w:val="0"/>
                <w:strike w:val="0"/>
                <w:color w:val="000000"/>
                <w:sz w:val="22"/>
                <w:szCs w:val="22"/>
                <w:highlight w:val="white"/>
                <w:u w:val="none"/>
                <w:vertAlign w:val="baseline"/>
              </w:rPr>
            </w:r>
          </w:p>
        </w:tc>
        <w:tc>
          <w:tcPr>
            <w:tcW w:w="3543" w:type="dxa"/>
            <w:vAlign w:val="center"/>
            <w:vMerge w:val="restart"/>
            <w:textDirection w:val="lrTb"/>
            <w:noWrap w:val="false"/>
          </w:tcPr>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Шкаф закрытый со стеклом (комбинированный). Стекло прозрачное, толщиной 4 мм. Габаритные размеры – 80*40*191  см. Три секции со стеклом, две секции глухие. Тип</w:t>
            </w:r>
            <w:r>
              <w:rPr>
                <w:rFonts w:ascii="Times New Roman" w:hAnsi="Times New Roman" w:eastAsia="Times New Roman" w:cs="Times New Roman"/>
                <w:sz w:val="22"/>
                <w:szCs w:val="22"/>
              </w:rPr>
            </w:r>
            <w:r>
              <w:rPr>
                <w:rFonts w:ascii="Times New Roman" w:hAnsi="Times New Roman" w:cs="Times New Roman"/>
                <w:sz w:val="22"/>
                <w:szCs w:val="22"/>
              </w:rPr>
            </w:r>
          </w:p>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дверей - распашные. Фасады</w:t>
            </w:r>
            <w:r>
              <w:rPr>
                <w:rFonts w:ascii="Times New Roman" w:hAnsi="Times New Roman" w:eastAsia="Times New Roman" w:cs="Times New Roman"/>
                <w:sz w:val="22"/>
                <w:szCs w:val="22"/>
              </w:rPr>
            </w:r>
            <w:r>
              <w:rPr>
                <w:rFonts w:ascii="Times New Roman" w:hAnsi="Times New Roman" w:cs="Times New Roman"/>
                <w:sz w:val="22"/>
                <w:szCs w:val="22"/>
              </w:rPr>
            </w:r>
          </w:p>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и каркас выполнен из ЛДСП 18 мм. Регулировка по высоте. Задняя</w:t>
            </w:r>
            <w:r>
              <w:rPr>
                <w:rFonts w:ascii="Times New Roman" w:hAnsi="Times New Roman" w:eastAsia="Times New Roman" w:cs="Times New Roman"/>
                <w:sz w:val="22"/>
                <w:szCs w:val="22"/>
              </w:rPr>
            </w:r>
            <w:r>
              <w:rPr>
                <w:rFonts w:ascii="Times New Roman" w:hAnsi="Times New Roman" w:cs="Times New Roman"/>
                <w:sz w:val="22"/>
                <w:szCs w:val="22"/>
              </w:rPr>
            </w:r>
          </w:p>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стенка ДВП 4 мм, накладная. Ручки</w:t>
            </w:r>
            <w:r>
              <w:rPr>
                <w:rFonts w:ascii="Times New Roman" w:hAnsi="Times New Roman" w:eastAsia="Times New Roman" w:cs="Times New Roman"/>
                <w:sz w:val="22"/>
                <w:szCs w:val="22"/>
              </w:rPr>
            </w:r>
            <w:r>
              <w:rPr>
                <w:rFonts w:ascii="Times New Roman" w:hAnsi="Times New Roman" w:cs="Times New Roman"/>
                <w:sz w:val="22"/>
                <w:szCs w:val="22"/>
              </w:rPr>
            </w:r>
          </w:p>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металлические, серебристые. </w:t>
            </w:r>
            <w:r>
              <w:rPr>
                <w:rFonts w:ascii="Times New Roman" w:hAnsi="Times New Roman" w:eastAsia="Times New Roman" w:cs="Times New Roman"/>
                <w:sz w:val="22"/>
                <w:szCs w:val="22"/>
              </w:rPr>
            </w:r>
            <w:r>
              <w:rPr>
                <w:rFonts w:ascii="Times New Roman" w:hAnsi="Times New Roman" w:cs="Times New Roman"/>
                <w:sz w:val="22"/>
                <w:szCs w:val="22"/>
              </w:rPr>
            </w:r>
          </w:p>
          <w:p>
            <w:pPr>
              <w:ind w:left="0" w:right="0" w:firstLine="0"/>
              <w:jc w:val="center"/>
              <w:spacing w:before="0" w:after="0" w:line="57" w:lineRule="atLeast"/>
              <w:rPr>
                <w:rFonts w:ascii="Times New Roman" w:hAnsi="Times New Roman" w:cs="Times New Roman"/>
                <w:sz w:val="22"/>
                <w:szCs w:val="22"/>
              </w:rPr>
              <w:pBdr>
                <w:top w:val="none" w:color="000000" w:sz="4" w:space="0"/>
                <w:left w:val="none" w:color="000000" w:sz="4" w:space="0"/>
                <w:bottom w:val="none" w:color="000000" w:sz="4" w:space="0"/>
                <w:right w:val="none" w:color="000000" w:sz="4" w:space="0"/>
              </w:pBdr>
            </w:pPr>
            <w:r>
              <w:rPr>
                <w:rFonts w:ascii="Times New Roman" w:hAnsi="Times New Roman" w:eastAsia="Times New Roman" w:cs="Times New Roman"/>
                <w:sz w:val="22"/>
                <w:szCs w:val="22"/>
              </w:rPr>
              <w:t xml:space="preserve">Кромка – ПВХ 0,45 мм. Цвет – орех.</w:t>
            </w:r>
            <w:r>
              <w:rPr>
                <w:rFonts w:ascii="Times New Roman" w:hAnsi="Times New Roman" w:eastAsia="Times New Roman" w:cs="Times New Roman"/>
                <w:sz w:val="22"/>
                <w:szCs w:val="22"/>
              </w:rPr>
            </w:r>
            <w:r>
              <w:rPr>
                <w:rFonts w:ascii="Times New Roman" w:hAnsi="Times New Roman" w:cs="Times New Roman"/>
                <w:sz w:val="22"/>
                <w:szCs w:val="22"/>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r>
      <w:tr>
        <w:tblPrEx/>
        <w:trPr>
          <w:trHeight w:val="2253"/>
        </w:trPr>
        <w:tc>
          <w:tcPr>
            <w:tcW w:w="709"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none"/>
              </w:rPr>
              <w:t xml:space="preserve">9</w:t>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c>
          <w:tcPr>
            <w:tcW w:w="3151" w:type="dxa"/>
            <w:vAlign w:val="center"/>
            <w:vMerge w:val="restart"/>
            <w:textDirection w:val="lrTb"/>
            <w:noWrap w:val="false"/>
          </w:tcPr>
          <w:p>
            <w:pPr>
              <w:contextualSpacing w:val="0"/>
              <w:ind w:left="0" w:right="0" w:firstLine="0"/>
              <w:spacing w:line="283" w:lineRule="atLeast"/>
              <w:rPr>
                <w:rFonts w:ascii="Times New Roman" w:hAnsi="Times New Roman" w:cs="Times New Roman"/>
                <w:b w:val="0"/>
                <w:i w:val="0"/>
                <w:strike w:val="0"/>
                <w:color w:val="000000"/>
                <w:sz w:val="22"/>
                <w:szCs w:val="22"/>
                <w:u w:val="none"/>
                <w:vertAlign w:val="baseline"/>
              </w:rPr>
            </w:pPr>
            <w:r>
              <w:rPr>
                <w:rFonts w:ascii="Times New Roman" w:hAnsi="Times New Roman" w:eastAsia="Times New Roman" w:cs="Times New Roman"/>
                <w:b w:val="0"/>
                <w:i w:val="0"/>
                <w:strike w:val="0"/>
                <w:color w:val="000000"/>
                <w:sz w:val="22"/>
                <w:szCs w:val="22"/>
                <w:u w:val="none"/>
                <w:vertAlign w:val="baseline"/>
              </w:rPr>
            </w:r>
            <w:r>
              <w:rPr>
                <w:rFonts w:ascii="Times New Roman" w:hAnsi="Times New Roman" w:eastAsia="Times New Roman" w:cs="Times New Roman"/>
                <w:b w:val="0"/>
                <w:i w:val="0"/>
                <w:strike w:val="0"/>
                <w:color w:val="000000"/>
                <w:sz w:val="22"/>
                <w:u w:val="none"/>
                <w:vertAlign w:val="baseline"/>
              </w:rPr>
              <w:t xml:space="preserve">Шкаф для одежды 800Х580Х1910</w:t>
            </w:r>
            <w:r>
              <w:rPr>
                <w:rFonts w:ascii="Times New Roman" w:hAnsi="Times New Roman" w:eastAsia="Times New Roman" w:cs="Times New Roman"/>
                <w:b w:val="0"/>
                <w:i w:val="0"/>
                <w:strike w:val="0"/>
                <w:color w:val="000000"/>
                <w:sz w:val="22"/>
                <w:szCs w:val="22"/>
                <w:u w:val="none"/>
                <w:vertAlign w:val="baseline"/>
              </w:rPr>
            </w:r>
            <w:r>
              <w:rPr>
                <w:rFonts w:ascii="Times New Roman" w:hAnsi="Times New Roman" w:cs="Times New Roman"/>
                <w:b w:val="0"/>
                <w:i w:val="0"/>
                <w:strike w:val="0"/>
                <w:color w:val="000000"/>
                <w:sz w:val="22"/>
                <w:szCs w:val="22"/>
                <w:u w:val="none"/>
                <w:vertAlign w:val="baseline"/>
              </w:rPr>
            </w:r>
          </w:p>
        </w:tc>
        <w:tc>
          <w:tcPr>
            <w:tcW w:w="3543" w:type="dxa"/>
            <w:vAlign w:val="center"/>
            <w:vMerge w:val="restart"/>
            <w:textDirection w:val="lrTb"/>
            <w:noWrap w:val="false"/>
          </w:tcPr>
          <w:p>
            <w:pPr>
              <w:contextualSpacing/>
              <w:ind w:left="0" w:right="0" w:firstLine="0"/>
              <w:jc w:val="center"/>
              <w:rPr>
                <w:rFonts w:ascii="Times New Roman" w:hAnsi="Times New Roman" w:cs="Times New Roman"/>
                <w:color w:val="000000"/>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rPr>
              <w:t xml:space="preserve">Габаритные размеры –80*58*191 см</w:t>
            </w:r>
            <w:r>
              <w:rPr>
                <w:rFonts w:ascii="Times New Roman" w:hAnsi="Times New Roman" w:eastAsia="Times New Roman" w:cs="Times New Roman"/>
                <w:color w:val="000000"/>
                <w:sz w:val="22"/>
                <w:szCs w:val="22"/>
              </w:rPr>
              <w:br/>
              <w:t xml:space="preserve">Фасады и каркас выполнен из ЛДСП 18 мм</w:t>
            </w:r>
            <w:r>
              <w:rPr>
                <w:rFonts w:ascii="Times New Roman" w:hAnsi="Times New Roman" w:eastAsia="Times New Roman" w:cs="Times New Roman"/>
                <w:color w:val="000000"/>
                <w:sz w:val="22"/>
                <w:szCs w:val="22"/>
              </w:rPr>
              <w:br/>
              <w:t xml:space="preserve">Регулировка по высоте.</w:t>
            </w:r>
            <w:r>
              <w:rPr>
                <w:rFonts w:ascii="Times New Roman" w:hAnsi="Times New Roman" w:eastAsia="Times New Roman" w:cs="Times New Roman"/>
                <w:color w:val="000000"/>
                <w:sz w:val="22"/>
                <w:szCs w:val="22"/>
              </w:rPr>
              <w:br/>
              <w:t xml:space="preserve">Отделение для головных уборов</w:t>
            </w:r>
            <w:r>
              <w:rPr>
                <w:rFonts w:ascii="Times New Roman" w:hAnsi="Times New Roman" w:eastAsia="Times New Roman" w:cs="Times New Roman"/>
                <w:color w:val="000000"/>
                <w:sz w:val="22"/>
                <w:szCs w:val="22"/>
              </w:rPr>
              <w:br/>
              <w:t xml:space="preserve">Задняя стенка ДВП 4 мм, накладная</w:t>
            </w:r>
            <w:r>
              <w:rPr>
                <w:rFonts w:ascii="Times New Roman" w:hAnsi="Times New Roman" w:eastAsia="Times New Roman" w:cs="Times New Roman"/>
                <w:color w:val="000000"/>
                <w:sz w:val="22"/>
                <w:szCs w:val="22"/>
              </w:rPr>
              <w:br/>
              <w:t xml:space="preserve">Ручки металлические, серебристые</w:t>
            </w:r>
            <w:r>
              <w:rPr>
                <w:rFonts w:ascii="Times New Roman" w:hAnsi="Times New Roman" w:eastAsia="Times New Roman" w:cs="Times New Roman"/>
                <w:color w:val="000000"/>
                <w:sz w:val="22"/>
                <w:szCs w:val="22"/>
              </w:rPr>
              <w:br/>
              <w:t xml:space="preserve">Кромка – ПВХ 0,45 мм.</w:t>
            </w:r>
            <w:r>
              <w:rPr>
                <w:rFonts w:ascii="Times New Roman" w:hAnsi="Times New Roman" w:eastAsia="Times New Roman" w:cs="Times New Roman"/>
                <w:color w:val="000000"/>
                <w:sz w:val="22"/>
                <w:szCs w:val="22"/>
              </w:rPr>
              <w:br/>
              <w:t xml:space="preserve">Цвет – орех.</w:t>
            </w:r>
            <w:r>
              <w:rPr>
                <w:rFonts w:ascii="Times New Roman" w:hAnsi="Times New Roman" w:eastAsia="Times New Roman" w:cs="Times New Roman"/>
                <w:color w:val="000000"/>
                <w:sz w:val="22"/>
                <w:szCs w:val="22"/>
              </w:rPr>
            </w:r>
            <w:r>
              <w:rPr>
                <w:rFonts w:ascii="Times New Roman" w:hAnsi="Times New Roman" w:cs="Times New Roman"/>
                <w:color w:val="000000"/>
                <w:sz w:val="22"/>
                <w:szCs w:val="22"/>
              </w:rPr>
            </w:r>
          </w:p>
        </w:tc>
        <w:tc>
          <w:tcPr>
            <w:tcW w:w="2551" w:type="dxa"/>
            <w:vAlign w:val="center"/>
            <w:vMerge w:val="restart"/>
            <w:textDirection w:val="lrTb"/>
            <w:noWrap w:val="false"/>
          </w:tcPr>
          <w:p>
            <w:pPr>
              <w:contextualSpacing w:val="0"/>
              <w:ind w:firstLine="0"/>
              <w:jc w:val="center"/>
              <w:spacing w:after="0" w:line="240" w:lineRule="auto"/>
              <w:rPr>
                <w:rFonts w:ascii="Times New Roman" w:hAnsi="Times New Roman" w:eastAsia="Times New Roman" w:cs="Times New Roman"/>
                <w:sz w:val="22"/>
                <w:szCs w:val="22"/>
                <w:highlight w:val="white"/>
              </w:rPr>
              <w:suppressLineNumbers w:val="0"/>
            </w:pP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r>
              <w:rPr>
                <w:rFonts w:ascii="Times New Roman" w:hAnsi="Times New Roman" w:eastAsia="Times New Roman" w:cs="Times New Roman"/>
                <w:sz w:val="22"/>
                <w:szCs w:val="22"/>
                <w:highlight w:val="white"/>
              </w:rPr>
            </w:r>
          </w:p>
        </w:tc>
      </w:tr>
    </w:tbl>
    <w:p>
      <w:pPr>
        <w:ind w:firstLine="0"/>
        <w:jc w:val="center"/>
        <w:keepLines/>
        <w:spacing w:line="240" w:lineRule="auto"/>
        <w:rPr>
          <w:highlight w:val="white"/>
        </w:rPr>
      </w:pPr>
      <w:r>
        <w:rPr>
          <w:highlight w:val="white"/>
        </w:rPr>
      </w:r>
      <w:r>
        <w:rPr>
          <w:highlight w:val="white"/>
        </w:rPr>
      </w:r>
      <w:r>
        <w:rPr>
          <w:highlight w:val="white"/>
        </w:rPr>
      </w:r>
    </w:p>
    <w:tbl>
      <w:tblPr>
        <w:tblW w:w="1052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390"/>
        <w:gridCol w:w="4136"/>
      </w:tblGrid>
      <w:tr>
        <w:tblPrEx/>
        <w:trPr>
          <w:jc w:val="center"/>
          <w:trHeight w:val="340"/>
        </w:trPr>
        <w:tc>
          <w:tcPr>
            <w:tcBorders>
              <w:top w:val="none" w:color="000000" w:sz="4" w:space="0"/>
              <w:left w:val="none" w:color="000000" w:sz="4" w:space="0"/>
              <w:bottom w:val="none" w:color="000000" w:sz="4" w:space="0"/>
              <w:right w:val="none" w:color="000000" w:sz="4" w:space="0"/>
            </w:tcBorders>
            <w:tcW w:w="6110" w:type="dxa"/>
            <w:textDirection w:val="lrTb"/>
            <w:noWrap w:val="false"/>
          </w:tcPr>
          <w:p>
            <w:pPr>
              <w:ind w:firstLine="0"/>
              <w:keepLines/>
              <w:spacing w:line="240" w:lineRule="auto"/>
              <w:rPr>
                <w:rFonts w:eastAsia="Calibri"/>
                <w:b/>
                <w:bCs/>
                <w:highlight w:val="white"/>
              </w:rPr>
            </w:pPr>
            <w:r>
              <w:rPr>
                <w:rFonts w:eastAsia="Calibri"/>
                <w:b/>
                <w:bCs/>
                <w:highlight w:val="white"/>
              </w:rPr>
              <w:t xml:space="preserve">Покупатель:</w:t>
            </w:r>
            <w:r>
              <w:rPr>
                <w:rFonts w:eastAsia="Calibri"/>
                <w:b/>
                <w:bCs/>
                <w:highlight w:val="white"/>
              </w:rPr>
              <w:tab/>
            </w:r>
            <w:r>
              <w:rPr>
                <w:rFonts w:eastAsia="Calibri"/>
                <w:b/>
                <w:bCs/>
                <w:highlight w:val="white"/>
              </w:rPr>
              <w:tab/>
            </w:r>
            <w:r>
              <w:rPr>
                <w:rFonts w:eastAsia="Calibri"/>
                <w:b/>
                <w:bCs/>
                <w:highlight w:val="white"/>
              </w:rPr>
              <w:tab/>
            </w:r>
            <w:r>
              <w:rPr>
                <w:rFonts w:eastAsia="Calibri"/>
                <w:b/>
                <w:bCs/>
                <w:highlight w:val="white"/>
              </w:rPr>
            </w:r>
            <w:r>
              <w:rPr>
                <w:rFonts w:eastAsia="Calibri"/>
                <w:b/>
                <w:bCs/>
                <w:highlight w:val="white"/>
              </w:rPr>
            </w:r>
          </w:p>
          <w:p>
            <w:pPr>
              <w:ind w:firstLine="0"/>
              <w:keepLines/>
              <w:spacing w:line="240" w:lineRule="auto"/>
              <w:rPr>
                <w:rFonts w:eastAsia="Calibri"/>
                <w:highlight w:val="white"/>
              </w:rPr>
            </w:pPr>
            <w:r>
              <w:rPr>
                <w:rFonts w:eastAsia="Calibri"/>
                <w:b/>
                <w:bCs/>
                <w:highlight w:val="white"/>
              </w:rPr>
              <w:t xml:space="preserve">__________________________</w:t>
            </w:r>
            <w:r>
              <w:rPr>
                <w:rFonts w:eastAsia="Calibri"/>
                <w:highlight w:val="white"/>
              </w:rPr>
              <w:tab/>
            </w:r>
            <w:r>
              <w:rPr>
                <w:rFonts w:eastAsia="Calibri"/>
                <w:highlight w:val="white"/>
              </w:rPr>
              <w:tab/>
            </w:r>
            <w:r>
              <w:rPr>
                <w:rFonts w:eastAsia="Calibri"/>
                <w:highlight w:val="white"/>
              </w:rPr>
            </w:r>
            <w:r>
              <w:rPr>
                <w:rFonts w:eastAsia="Calibri"/>
                <w:highlight w:val="white"/>
              </w:rPr>
            </w:r>
          </w:p>
          <w:p>
            <w:pPr>
              <w:ind w:firstLine="0"/>
              <w:keepLines/>
              <w:spacing w:line="240" w:lineRule="auto"/>
              <w:rPr>
                <w:rFonts w:eastAsia="Calibri"/>
                <w:highlight w:val="white"/>
              </w:rPr>
            </w:pPr>
            <w:r>
              <w:rPr>
                <w:rFonts w:eastAsia="Calibri"/>
                <w:highlight w:val="white"/>
              </w:rPr>
            </w:r>
            <w:r>
              <w:rPr>
                <w:rFonts w:eastAsia="Calibri"/>
                <w:highlight w:val="white"/>
              </w:rPr>
            </w:r>
            <w:r>
              <w:rPr>
                <w:rFonts w:eastAsia="Calibri"/>
                <w:highlight w:val="white"/>
              </w:rPr>
            </w:r>
          </w:p>
          <w:p>
            <w:pPr>
              <w:ind w:firstLine="0"/>
              <w:keepLines/>
              <w:spacing w:line="240" w:lineRule="auto"/>
              <w:rPr>
                <w:rFonts w:eastAsia="Calibri"/>
                <w:highlight w:val="white"/>
              </w:rPr>
            </w:pPr>
            <w:r>
              <w:rPr>
                <w:rFonts w:eastAsia="Calibri"/>
                <w:highlight w:val="white"/>
              </w:rPr>
              <w:t xml:space="preserve">________________</w:t>
            </w:r>
            <w:r>
              <w:rPr>
                <w:rFonts w:eastAsia="Calibri"/>
                <w:highlight w:val="white"/>
              </w:rPr>
              <w:tab/>
            </w:r>
            <w:r>
              <w:rPr>
                <w:rFonts w:eastAsia="Calibri"/>
                <w:highlight w:val="white"/>
              </w:rPr>
              <w:tab/>
            </w:r>
            <w:r>
              <w:rPr>
                <w:rFonts w:eastAsia="Calibri"/>
                <w:highlight w:val="white"/>
              </w:rPr>
            </w:r>
            <w:r>
              <w:rPr>
                <w:rFonts w:eastAsia="Calibri"/>
                <w:highlight w:val="white"/>
              </w:rPr>
            </w:r>
          </w:p>
          <w:p>
            <w:pPr>
              <w:ind w:firstLine="0"/>
              <w:keepLines/>
              <w:spacing w:line="240" w:lineRule="auto"/>
              <w:rPr>
                <w:rFonts w:eastAsia="Calibri"/>
                <w:highlight w:val="white"/>
              </w:rPr>
            </w:pPr>
            <w:r>
              <w:rPr>
                <w:rFonts w:eastAsia="Calibri"/>
                <w:highlight w:val="white"/>
              </w:rPr>
              <w:t xml:space="preserve">м.п.</w:t>
            </w:r>
            <w:r>
              <w:rPr>
                <w:rFonts w:eastAsia="Calibri"/>
                <w:highlight w:val="white"/>
              </w:rPr>
              <w:tab/>
            </w:r>
            <w:r>
              <w:rPr>
                <w:rFonts w:eastAsia="Calibri"/>
                <w:highlight w:val="white"/>
              </w:rPr>
              <w:tab/>
            </w:r>
            <w:r>
              <w:rPr>
                <w:rFonts w:eastAsia="Calibri"/>
                <w:highlight w:val="white"/>
              </w:rPr>
              <w:tab/>
            </w:r>
            <w:r>
              <w:rPr>
                <w:rFonts w:eastAsia="Calibri"/>
                <w:highlight w:val="white"/>
              </w:rPr>
              <w:tab/>
            </w:r>
            <w:r>
              <w:rPr>
                <w:rFonts w:eastAsia="Calibri"/>
                <w:highlight w:val="white"/>
              </w:rPr>
            </w:r>
            <w:r>
              <w:rPr>
                <w:rFonts w:eastAsia="Calibri"/>
                <w:highlight w:val="white"/>
              </w:rPr>
            </w:r>
          </w:p>
        </w:tc>
        <w:tc>
          <w:tcPr>
            <w:tcBorders>
              <w:top w:val="none" w:color="000000" w:sz="4" w:space="0"/>
              <w:left w:val="none" w:color="000000" w:sz="4" w:space="0"/>
              <w:bottom w:val="none" w:color="000000" w:sz="4" w:space="0"/>
              <w:right w:val="none" w:color="000000" w:sz="4" w:space="0"/>
            </w:tcBorders>
            <w:tcW w:w="3955" w:type="dxa"/>
            <w:textDirection w:val="lrTb"/>
            <w:noWrap w:val="false"/>
          </w:tcPr>
          <w:p>
            <w:pPr>
              <w:ind w:firstLine="0"/>
              <w:keepLines/>
              <w:spacing w:line="240" w:lineRule="auto"/>
              <w:tabs>
                <w:tab w:val="left" w:pos="34" w:leader="none"/>
              </w:tabs>
              <w:rPr>
                <w:rFonts w:eastAsia="Calibri"/>
                <w:b/>
                <w:bCs/>
                <w:highlight w:val="white"/>
              </w:rPr>
            </w:pPr>
            <w:r>
              <w:rPr>
                <w:rFonts w:eastAsia="Calibri"/>
                <w:b/>
                <w:bCs/>
                <w:highlight w:val="white"/>
              </w:rPr>
              <w:t xml:space="preserve">Поставщик:</w:t>
            </w:r>
            <w:r>
              <w:rPr>
                <w:rFonts w:eastAsia="Calibri"/>
                <w:b/>
                <w:bCs/>
                <w:highlight w:val="white"/>
              </w:rPr>
            </w:r>
            <w:r>
              <w:rPr>
                <w:rFonts w:eastAsia="Calibri"/>
                <w:b/>
                <w:bCs/>
                <w:highlight w:val="white"/>
              </w:rPr>
            </w:r>
          </w:p>
          <w:p>
            <w:pPr>
              <w:ind w:firstLine="0"/>
              <w:keepLines/>
              <w:spacing w:line="240" w:lineRule="auto"/>
              <w:tabs>
                <w:tab w:val="left" w:pos="34" w:leader="none"/>
              </w:tabs>
              <w:rPr>
                <w:rFonts w:eastAsia="Calibri"/>
                <w:b/>
                <w:bCs/>
                <w:highlight w:val="white"/>
              </w:rPr>
            </w:pPr>
            <w:r>
              <w:rPr>
                <w:rFonts w:eastAsia="Calibri"/>
                <w:b/>
                <w:bCs/>
                <w:highlight w:val="white"/>
              </w:rPr>
              <w:t xml:space="preserve">_____________________</w:t>
            </w:r>
            <w:r>
              <w:rPr>
                <w:rFonts w:eastAsia="Calibri"/>
                <w:b/>
                <w:bCs/>
                <w:highlight w:val="white"/>
              </w:rPr>
            </w:r>
            <w:r>
              <w:rPr>
                <w:rFonts w:eastAsia="Calibri"/>
                <w:b/>
                <w:bCs/>
                <w:highlight w:val="white"/>
              </w:rPr>
            </w:r>
          </w:p>
          <w:p>
            <w:pPr>
              <w:ind w:firstLine="0"/>
              <w:keepLines/>
              <w:spacing w:line="240" w:lineRule="auto"/>
              <w:tabs>
                <w:tab w:val="left" w:pos="34" w:leader="none"/>
              </w:tabs>
              <w:rPr>
                <w:rFonts w:eastAsia="Calibri"/>
                <w:highlight w:val="white"/>
              </w:rPr>
            </w:pPr>
            <w:r>
              <w:rPr>
                <w:rFonts w:eastAsia="Calibri"/>
                <w:highlight w:val="white"/>
              </w:rPr>
            </w:r>
            <w:r>
              <w:rPr>
                <w:rFonts w:eastAsia="Calibri"/>
                <w:highlight w:val="white"/>
              </w:rPr>
            </w:r>
            <w:r>
              <w:rPr>
                <w:rFonts w:eastAsia="Calibri"/>
                <w:highlight w:val="white"/>
              </w:rPr>
            </w:r>
          </w:p>
          <w:p>
            <w:pPr>
              <w:ind w:firstLine="0"/>
              <w:keepLines/>
              <w:spacing w:line="240" w:lineRule="auto"/>
              <w:tabs>
                <w:tab w:val="left" w:pos="34" w:leader="none"/>
              </w:tabs>
              <w:rPr>
                <w:rFonts w:eastAsia="Calibri"/>
                <w:highlight w:val="white"/>
              </w:rPr>
            </w:pPr>
            <w:r>
              <w:rPr>
                <w:rFonts w:eastAsia="Calibri"/>
                <w:highlight w:val="white"/>
              </w:rPr>
              <w:t xml:space="preserve">_________________ </w:t>
            </w:r>
            <w:r>
              <w:rPr>
                <w:rFonts w:eastAsia="Calibri"/>
                <w:highlight w:val="white"/>
              </w:rPr>
            </w:r>
            <w:r>
              <w:rPr>
                <w:rFonts w:eastAsia="Calibri"/>
                <w:highlight w:val="white"/>
              </w:rPr>
            </w:r>
          </w:p>
          <w:p>
            <w:pPr>
              <w:ind w:firstLine="0"/>
              <w:keepLines/>
              <w:spacing w:line="240" w:lineRule="auto"/>
              <w:tabs>
                <w:tab w:val="left" w:pos="34" w:leader="none"/>
              </w:tabs>
              <w:rPr>
                <w:rFonts w:eastAsia="Calibri"/>
                <w:highlight w:val="white"/>
              </w:rPr>
            </w:pPr>
            <w:r>
              <w:rPr>
                <w:rFonts w:eastAsia="Calibri"/>
                <w:highlight w:val="white"/>
              </w:rPr>
              <w:t xml:space="preserve">м.п.</w:t>
            </w:r>
            <w:r>
              <w:rPr>
                <w:rFonts w:eastAsia="Calibri"/>
                <w:highlight w:val="white"/>
              </w:rPr>
              <w:tab/>
            </w:r>
            <w:r>
              <w:rPr>
                <w:rFonts w:eastAsia="Calibri"/>
                <w:highlight w:val="white"/>
              </w:rPr>
            </w:r>
            <w:r>
              <w:rPr>
                <w:rFonts w:eastAsia="Calibri"/>
                <w:highlight w:val="white"/>
              </w:rPr>
            </w:r>
          </w:p>
        </w:tc>
      </w:tr>
    </w:tbl>
    <w:p>
      <w:pPr>
        <w:ind w:left="709" w:firstLine="0"/>
        <w:jc w:val="right"/>
        <w:keepNext w:val="0"/>
        <w:spacing w:line="240" w:lineRule="auto"/>
        <w:tabs>
          <w:tab w:val="left" w:pos="8931" w:leader="none"/>
        </w:tabs>
        <w:rPr>
          <w:highlight w:val="white"/>
        </w:rPr>
      </w:pPr>
      <w:r>
        <w:rPr>
          <w:highlight w:val="white"/>
        </w:rPr>
        <w:br w:type="page" w:clear="all"/>
      </w:r>
      <w:r>
        <w:rPr>
          <w:highlight w:val="white"/>
        </w:rPr>
      </w:r>
      <w:r>
        <w:rPr>
          <w:highlight w:val="white"/>
        </w:rPr>
      </w:r>
    </w:p>
    <w:p>
      <w:pPr>
        <w:ind w:left="709" w:firstLine="0"/>
        <w:jc w:val="right"/>
        <w:keepNext w:val="0"/>
        <w:spacing w:line="240" w:lineRule="auto"/>
        <w:tabs>
          <w:tab w:val="left" w:pos="8931" w:leader="none"/>
        </w:tabs>
        <w:rPr>
          <w:highlight w:val="white"/>
        </w:rPr>
      </w:pPr>
      <w:r>
        <w:rPr>
          <w:highlight w:val="white"/>
        </w:rPr>
        <w:t xml:space="preserve">Приложение № 6</w:t>
      </w:r>
      <w:r>
        <w:rPr>
          <w:highlight w:val="white"/>
        </w:rPr>
      </w:r>
      <w:r>
        <w:rPr>
          <w:highlight w:val="white"/>
        </w:rPr>
      </w:r>
    </w:p>
    <w:p>
      <w:pPr>
        <w:ind w:left="709" w:firstLine="0"/>
        <w:jc w:val="right"/>
        <w:keepNext w:val="0"/>
        <w:spacing w:line="240" w:lineRule="auto"/>
        <w:tabs>
          <w:tab w:val="left" w:pos="8931" w:leader="none"/>
        </w:tabs>
        <w:rPr>
          <w:highlight w:val="white"/>
        </w:rPr>
      </w:pPr>
      <w:r>
        <w:rPr>
          <w:highlight w:val="white"/>
        </w:rPr>
        <w:t xml:space="preserve">                                                                        к договору поставки продукции</w:t>
      </w:r>
      <w:r>
        <w:rPr>
          <w:highlight w:val="white"/>
        </w:rPr>
      </w:r>
      <w:r>
        <w:rPr>
          <w:highlight w:val="white"/>
        </w:rPr>
      </w:r>
    </w:p>
    <w:p>
      <w:pPr>
        <w:ind w:left="709" w:firstLine="0"/>
        <w:jc w:val="right"/>
        <w:keepNext w:val="0"/>
        <w:spacing w:line="240" w:lineRule="auto"/>
        <w:tabs>
          <w:tab w:val="left" w:pos="8931" w:leader="none"/>
        </w:tabs>
        <w:rPr>
          <w:highlight w:val="white"/>
        </w:rPr>
      </w:pPr>
      <w:r>
        <w:rPr>
          <w:highlight w:val="white"/>
        </w:rPr>
        <w:t xml:space="preserve">№ ______________</w:t>
      </w:r>
      <w:r>
        <w:rPr>
          <w:highlight w:val="white"/>
        </w:rPr>
      </w:r>
      <w:r>
        <w:rPr>
          <w:highlight w:val="white"/>
        </w:rPr>
      </w:r>
    </w:p>
    <w:p>
      <w:pPr>
        <w:ind w:left="709" w:firstLine="0"/>
        <w:jc w:val="right"/>
        <w:keepNext w:val="0"/>
        <w:spacing w:line="240" w:lineRule="auto"/>
        <w:tabs>
          <w:tab w:val="left" w:pos="8931" w:leader="none"/>
        </w:tabs>
        <w:rPr>
          <w:highlight w:val="white"/>
        </w:rPr>
      </w:pPr>
      <w:r>
        <w:rPr>
          <w:highlight w:val="white"/>
        </w:rPr>
        <w:t xml:space="preserve">                                             от______________</w:t>
      </w:r>
      <w:r>
        <w:rPr>
          <w:highlight w:val="white"/>
        </w:rPr>
      </w:r>
      <w:r>
        <w:rPr>
          <w:highlight w:val="white"/>
        </w:rPr>
      </w:r>
    </w:p>
    <w:p>
      <w:pPr>
        <w:ind w:left="709" w:firstLine="0"/>
        <w:keepNext w:val="0"/>
        <w:spacing w:line="240" w:lineRule="auto"/>
        <w:tabs>
          <w:tab w:val="left" w:pos="8931" w:leader="none"/>
        </w:tabs>
        <w:rPr>
          <w:highlight w:val="white"/>
        </w:rPr>
      </w:pPr>
      <w:r>
        <w:rPr>
          <w:highlight w:val="white"/>
        </w:rPr>
      </w:r>
      <w:r>
        <w:rPr>
          <w:highlight w:val="white"/>
        </w:rPr>
      </w:r>
      <w:r>
        <w:rPr>
          <w:highlight w:val="white"/>
        </w:rPr>
      </w:r>
    </w:p>
    <w:p>
      <w:pPr>
        <w:jc w:val="center"/>
        <w:keepNext w:val="0"/>
        <w:spacing w:line="240" w:lineRule="auto"/>
        <w:rPr>
          <w:b/>
          <w:highlight w:val="white"/>
        </w:rPr>
      </w:pPr>
      <w:r>
        <w:rPr>
          <w:b/>
          <w:highlight w:val="white"/>
        </w:rPr>
        <w:t xml:space="preserve">Условия предоставления обеспечения исполнения обязательств </w:t>
      </w:r>
      <w:r>
        <w:rPr>
          <w:b/>
          <w:highlight w:val="white"/>
        </w:rPr>
      </w:r>
      <w:r>
        <w:rPr>
          <w:b/>
          <w:highlight w:val="white"/>
        </w:rPr>
      </w:r>
    </w:p>
    <w:p>
      <w:pPr>
        <w:jc w:val="center"/>
        <w:keepNext w:val="0"/>
        <w:spacing w:line="240" w:lineRule="auto"/>
        <w:rPr>
          <w:b/>
          <w:highlight w:val="white"/>
        </w:rPr>
      </w:pPr>
      <w:r>
        <w:rPr>
          <w:b/>
          <w:highlight w:val="white"/>
        </w:rPr>
        <w:t xml:space="preserve">при аномально низкой цене</w:t>
      </w:r>
      <w:r>
        <w:rPr>
          <w:rStyle w:val="1510"/>
          <w:bCs/>
          <w:highlight w:val="white"/>
        </w:rPr>
        <w:footnoteReference w:id="14"/>
      </w:r>
      <w:r>
        <w:rPr>
          <w:b/>
          <w:highlight w:val="white"/>
        </w:rPr>
      </w:r>
      <w:r>
        <w:rPr>
          <w:b/>
          <w:highlight w:val="white"/>
        </w:rPr>
      </w:r>
    </w:p>
    <w:p>
      <w:pPr>
        <w:keepNext w:val="0"/>
        <w:spacing w:line="240" w:lineRule="auto"/>
        <w:rPr>
          <w:highlight w:val="white"/>
        </w:rPr>
      </w:pPr>
      <w:r>
        <w:rPr>
          <w:highlight w:val="white"/>
        </w:rPr>
      </w:r>
      <w:r>
        <w:rPr>
          <w:highlight w:val="white"/>
        </w:rPr>
      </w:r>
      <w:r>
        <w:rPr>
          <w:highlight w:val="white"/>
        </w:rPr>
      </w:r>
    </w:p>
    <w:p>
      <w:pPr>
        <w:pStyle w:val="1546"/>
        <w:numPr>
          <w:ilvl w:val="0"/>
          <w:numId w:val="16"/>
        </w:numPr>
        <w:contextualSpacing/>
        <w:ind w:left="0" w:firstLine="709"/>
        <w:keepNext w:val="0"/>
        <w:spacing w:before="0" w:after="0" w:line="240" w:lineRule="auto"/>
        <w:tabs>
          <w:tab w:val="left" w:pos="709" w:leader="none"/>
          <w:tab w:val="left" w:pos="1134" w:leader="none"/>
        </w:tabs>
        <w:rPr>
          <w:rStyle w:val="1898"/>
          <w:sz w:val="28"/>
          <w:szCs w:val="28"/>
          <w:highlight w:val="white"/>
        </w:rPr>
      </w:pPr>
      <w:r>
        <w:rPr>
          <w:rStyle w:val="1898"/>
          <w:sz w:val="28"/>
          <w:szCs w:val="28"/>
          <w:highlight w:val="white"/>
        </w:rPr>
        <w:t xml:space="preserve">Если участник закупки (Поставщик) предоставил аномально низкое ценовое предложение, выраженное в снижении цены относительно началь</w:t>
      </w:r>
      <w:r>
        <w:rPr>
          <w:rStyle w:val="1898"/>
          <w:sz w:val="28"/>
          <w:szCs w:val="28"/>
          <w:highlight w:val="white"/>
        </w:rPr>
        <w:t xml:space="preserve">ной (максимальной) цены Договора (цены лота), указанной в извещении и/или документации о закупке, на 25% (двадцать пять процентов) и более, таким участником (Поставщиком) предоставляется обеспечение исполнения обязательств по Договору в следующем размере: </w:t>
      </w:r>
      <w:r>
        <w:rPr>
          <w:rStyle w:val="1898"/>
          <w:sz w:val="28"/>
          <w:szCs w:val="28"/>
          <w:highlight w:val="white"/>
        </w:rPr>
      </w:r>
      <w:r>
        <w:rPr>
          <w:rStyle w:val="1898"/>
          <w:sz w:val="28"/>
          <w:szCs w:val="28"/>
          <w:highlight w:val="white"/>
        </w:rPr>
      </w:r>
    </w:p>
    <w:p>
      <w:pPr>
        <w:spacing w:line="240" w:lineRule="auto"/>
        <w:rPr>
          <w:rStyle w:val="1898"/>
          <w:sz w:val="28"/>
          <w:szCs w:val="28"/>
          <w:highlight w:val="white"/>
        </w:rPr>
      </w:pPr>
      <w:r>
        <w:rPr>
          <w:b/>
          <w:i/>
          <w:sz w:val="28"/>
          <w:szCs w:val="28"/>
          <w:highlight w:val="white"/>
        </w:rPr>
        <w:t xml:space="preserve">Вариант 1 (для включения в договоры, заключаемые по результатам закупочных процедур, участниками которых могут быть любые лица, указанные в ч. 5 ст. 2 Закона 223-ФЗ</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проектом Договора, размещенного в составе закупочной документации,</w:t>
      </w:r>
      <w:r>
        <w:rPr>
          <w:rStyle w:val="1898"/>
          <w:sz w:val="28"/>
          <w:szCs w:val="28"/>
          <w:highlight w:val="white"/>
        </w:rPr>
        <w:t xml:space="preserve"> необходимость предоставления Поставщиком обеспечения исполнения обязательств не была предусмотрена, то при аномально низком ценовом предложении требуется предоставить обеспечение на исполнение обязательств по Договору в размере 5% (пять процентов) от нача</w:t>
      </w:r>
      <w:r>
        <w:rPr>
          <w:rStyle w:val="1898"/>
          <w:sz w:val="28"/>
          <w:szCs w:val="28"/>
          <w:highlight w:val="white"/>
        </w:rPr>
        <w:t xml:space="preserve">льной (максимальной) цены Договора (цены лота) (по решению закупочной комиссии при формировании извещения о закупке и/или документации о закупки размер обеспечения может быть увеличен до 30% (тридцати)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w:t>
      </w:r>
      <w:r>
        <w:rPr>
          <w:rStyle w:val="1898"/>
          <w:sz w:val="28"/>
          <w:szCs w:val="28"/>
          <w:highlight w:val="white"/>
        </w:rPr>
        <w:t xml:space="preserve">овору, то при аномально низком ценовом предложении сумма такого обеспечения увеличивается в 1,5 (полтора) раза от первоначально установленной, но в любом случае должна быть не менее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согласно проекту Договора, размещенному в составе закупочной документации, Поставщик обязан был предостави</w:t>
      </w:r>
      <w:r>
        <w:rPr>
          <w:rStyle w:val="1898"/>
          <w:sz w:val="28"/>
          <w:szCs w:val="28"/>
          <w:highlight w:val="white"/>
        </w:rPr>
        <w:t xml:space="preserve">ть только обеспечение на возврат авансовых платежей, то при аномально низком ценовом предложении требуется предоставить обеспечение исполнения Договора в размере аванса, но не менее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проектом Договора, размещенного в составе закупочной документации, необходимость предоставления Поставщиком обеспечения исполнения обязательств не была предусмотрена, и</w:t>
      </w:r>
      <w:r>
        <w:rPr>
          <w:rStyle w:val="1898"/>
          <w:sz w:val="28"/>
          <w:szCs w:val="28"/>
          <w:highlight w:val="white"/>
        </w:rPr>
        <w:t xml:space="preserve"> при этом Договором предусмотрены авансовые платежи, то при аномально низком ценовом предложении требуется предоставить обеспечение исполнения Договора в размере аванса, но не менее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w:t>
      </w:r>
      <w:r>
        <w:rPr>
          <w:rStyle w:val="1898"/>
          <w:sz w:val="28"/>
          <w:szCs w:val="28"/>
          <w:highlight w:val="white"/>
        </w:rPr>
        <w:t xml:space="preserve"> обязательств по Договору, и при этом Договором предусмотрены авансовые платежи, то при аномально низком ценовом предложении сумма такого обеспечения увеличивается в 1,5 (полтора) раза от первоначально установленной, но должна быть не менее размера аванса.</w:t>
      </w:r>
      <w:r>
        <w:rPr>
          <w:rStyle w:val="1898"/>
          <w:sz w:val="28"/>
          <w:szCs w:val="28"/>
          <w:highlight w:val="white"/>
        </w:rPr>
      </w:r>
      <w:r>
        <w:rPr>
          <w:rStyle w:val="1898"/>
          <w:sz w:val="28"/>
          <w:szCs w:val="28"/>
          <w:highlight w:val="white"/>
        </w:rPr>
      </w:r>
    </w:p>
    <w:p>
      <w:pPr>
        <w:pStyle w:val="1546"/>
        <w:numPr>
          <w:ilvl w:val="1"/>
          <w:numId w:val="15"/>
        </w:numPr>
        <w:contextualSpacing/>
        <w:ind w:left="0" w:firstLine="709"/>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В случае если согласно проекту Договора, размещенному в составе закупочной документации, Поставщик обязан был предоставить обеспечение на исполнение обязательств по Договору и обеспечение на возврат авансовых платежей, то при аномально низком</w:t>
      </w:r>
      <w:r>
        <w:rPr>
          <w:rStyle w:val="1898"/>
          <w:sz w:val="28"/>
          <w:szCs w:val="28"/>
          <w:highlight w:val="white"/>
        </w:rPr>
        <w:t xml:space="preserve"> ценовом предложении сумма обеспечения на исполнение обязательств по Договору увеличивается в 1,5 (полтора) раза от первоначально установленной, но любом случае должна быть не менее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ind w:left="0"/>
        <w:tabs>
          <w:tab w:val="left" w:pos="1276" w:leader="none"/>
        </w:tabs>
        <w:rPr>
          <w:b/>
          <w:i/>
          <w:sz w:val="28"/>
          <w:szCs w:val="28"/>
          <w:highlight w:val="white"/>
        </w:rPr>
      </w:pPr>
      <w:r>
        <w:rPr>
          <w:b/>
          <w:i/>
          <w:sz w:val="28"/>
          <w:szCs w:val="28"/>
          <w:highlight w:val="white"/>
        </w:rPr>
        <w:t xml:space="preserve">Вариант 2 (для включения в договоры, заключаемые по результатам закупочных процедур, участниками которых могут быть только субъекты малого и среднего предпринимательства)</w:t>
      </w:r>
      <w:r>
        <w:rPr>
          <w:b/>
          <w:i/>
          <w:sz w:val="28"/>
          <w:szCs w:val="28"/>
          <w:highlight w:val="white"/>
        </w:rPr>
      </w:r>
      <w:r>
        <w:rPr>
          <w:b/>
          <w:i/>
          <w:sz w:val="28"/>
          <w:szCs w:val="28"/>
          <w:highlight w:val="white"/>
        </w:rPr>
      </w:r>
    </w:p>
    <w:p>
      <w:pPr>
        <w:pStyle w:val="1546"/>
        <w:contextualSpacing/>
        <w:ind w:left="0" w:firstLine="0"/>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1.1. В случае если проектом Договора, размещенным в составе закупочной документации, необходимость предоставления Поставщиком обесп</w:t>
      </w:r>
      <w:r>
        <w:rPr>
          <w:rStyle w:val="1898"/>
          <w:sz w:val="28"/>
          <w:szCs w:val="28"/>
          <w:highlight w:val="white"/>
        </w:rPr>
        <w:t xml:space="preserve">ечения исполнения обязательств не была предусмотрена, то при аномально низком ценовом предложении требуется предоставить обеспечение на исполнение обязательств по Договору в размере 3% (трех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contextualSpacing/>
        <w:ind w:left="0" w:firstLine="0"/>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1.2. В случае если согласно проекту Договора, размещенному в составе закупочной документации, Поставщик обязан был предоставить только обеспечение на исполнение обязательств по Дог</w:t>
      </w:r>
      <w:r>
        <w:rPr>
          <w:rStyle w:val="1898"/>
          <w:sz w:val="28"/>
          <w:szCs w:val="28"/>
          <w:highlight w:val="white"/>
        </w:rPr>
        <w:t xml:space="preserve">овору, то при аномально низком ценовом предложении сумма такого обеспечения увеличивается в 1,5 (полтора) раза от первоначально установленной, но в любом случае должна быть не более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contextualSpacing/>
        <w:ind w:left="0" w:firstLine="0"/>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1.3. В случае если согласно проекту Договора, размещенному в составе закупочной документации, Поставщик обязан был предоставить только обе</w:t>
      </w:r>
      <w:r>
        <w:rPr>
          <w:rStyle w:val="1898"/>
          <w:sz w:val="28"/>
          <w:szCs w:val="28"/>
          <w:highlight w:val="white"/>
        </w:rPr>
        <w:t xml:space="preserve">спечение на возврат авансовых платежей, то при аномально низком ценовом предложении требуется предоставить обеспечение на исполнение обязательств по Договору в размере аванса. При этом отдельное обеспечение на возврат авансовых платежей не предоставляется.</w:t>
      </w:r>
      <w:r>
        <w:rPr>
          <w:rStyle w:val="1898"/>
          <w:sz w:val="28"/>
          <w:szCs w:val="28"/>
          <w:highlight w:val="white"/>
        </w:rPr>
      </w:r>
      <w:r>
        <w:rPr>
          <w:rStyle w:val="1898"/>
          <w:sz w:val="28"/>
          <w:szCs w:val="28"/>
          <w:highlight w:val="white"/>
        </w:rPr>
      </w:r>
    </w:p>
    <w:p>
      <w:pPr>
        <w:pStyle w:val="1546"/>
        <w:contextualSpacing/>
        <w:ind w:left="0" w:firstLine="0"/>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1.4. В случае если проектом Договора, размещенным в составе закупочной документации, необходимость предоставления Пост</w:t>
      </w:r>
      <w:r>
        <w:rPr>
          <w:rStyle w:val="1898"/>
          <w:sz w:val="28"/>
          <w:szCs w:val="28"/>
          <w:highlight w:val="white"/>
        </w:rPr>
        <w:t xml:space="preserve">авщиком обеспечения исполнения обязательств не была предусмотрена, и при этом Договором предусмотрены авансовые платежи, то при аномально низком ценовом предложении требуется предоставить обеспечение на исполнение обязательств по Договору в размере аванса.</w:t>
      </w:r>
      <w:r>
        <w:rPr>
          <w:rStyle w:val="1898"/>
          <w:sz w:val="28"/>
          <w:szCs w:val="28"/>
          <w:highlight w:val="white"/>
        </w:rPr>
      </w:r>
      <w:r>
        <w:rPr>
          <w:rStyle w:val="1898"/>
          <w:sz w:val="28"/>
          <w:szCs w:val="28"/>
          <w:highlight w:val="white"/>
        </w:rPr>
      </w:r>
    </w:p>
    <w:p>
      <w:pPr>
        <w:pStyle w:val="1546"/>
        <w:contextualSpacing/>
        <w:ind w:left="0" w:firstLine="0"/>
        <w:keepNext w:val="0"/>
        <w:spacing w:before="0" w:after="0" w:line="240" w:lineRule="auto"/>
        <w:tabs>
          <w:tab w:val="left" w:pos="1276" w:leader="none"/>
        </w:tabs>
        <w:rPr>
          <w:rStyle w:val="1898"/>
          <w:sz w:val="28"/>
          <w:szCs w:val="28"/>
          <w:highlight w:val="white"/>
        </w:rPr>
      </w:pPr>
      <w:r>
        <w:rPr>
          <w:rStyle w:val="1898"/>
          <w:sz w:val="28"/>
          <w:szCs w:val="28"/>
          <w:highlight w:val="white"/>
        </w:rPr>
        <w:t xml:space="preserve">1.5. В случае если согласно проекту Договора, размещенному в составе закупочной документации, Поставщик обязан был предос</w:t>
      </w:r>
      <w:r>
        <w:rPr>
          <w:rStyle w:val="1898"/>
          <w:sz w:val="28"/>
          <w:szCs w:val="28"/>
          <w:highlight w:val="white"/>
        </w:rPr>
        <w:t xml:space="preserve">тавить только обеспечение на исполнение обязательств по Договору, и при этом Договором предусмотрены авансовые платежи, то при аномально низком ценовом предложении требуется предоставить обеспечение на исполнение обязательств по Договору в размере аванса, </w:t>
      </w:r>
      <w:r>
        <w:rPr>
          <w:rStyle w:val="1898"/>
          <w:sz w:val="28"/>
          <w:szCs w:val="28"/>
          <w:highlight w:val="white"/>
        </w:rPr>
        <w:t xml:space="preserve">но не менее 5% (пяти процентов) от начальной (максимальной) цены Договора (цены лота).</w:t>
      </w:r>
      <w:r>
        <w:rPr>
          <w:rStyle w:val="1898"/>
          <w:sz w:val="28"/>
          <w:szCs w:val="28"/>
          <w:highlight w:val="white"/>
        </w:rPr>
      </w:r>
      <w:r>
        <w:rPr>
          <w:rStyle w:val="1898"/>
          <w:sz w:val="28"/>
          <w:szCs w:val="28"/>
          <w:highlight w:val="white"/>
        </w:rPr>
      </w:r>
    </w:p>
    <w:p>
      <w:pPr>
        <w:pStyle w:val="1546"/>
        <w:contextualSpacing/>
        <w:ind w:left="0" w:firstLine="0"/>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1.6. В случае если соглас</w:t>
      </w:r>
      <w:r>
        <w:rPr>
          <w:rStyle w:val="1898"/>
          <w:sz w:val="28"/>
          <w:szCs w:val="28"/>
          <w:highlight w:val="white"/>
        </w:rPr>
        <w:t xml:space="preserve">но проекту Договора, размещенному в составе закупочной документации, Поставщик обязан был предоставить обеспечение на исполнение обязательств по Договору, включая обязательства по возврату авансовых платежей, то при аномально низком ценовом предложении тре</w:t>
      </w:r>
      <w:r>
        <w:rPr>
          <w:rStyle w:val="1898"/>
          <w:sz w:val="28"/>
          <w:szCs w:val="28"/>
          <w:highlight w:val="white"/>
        </w:rPr>
        <w:t xml:space="preserve">буется предоставить обеспечение на исполнение обязательств по Договору в размере аванса, но не менее 5% (пяти процентов) от начальной (максимальной) цены Договора (цены лота). При этом отдельное обеспечение на возврат авансовых платежей не предоставляется.</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709" w:leader="none"/>
          <w:tab w:val="left" w:pos="1134" w:leader="none"/>
        </w:tabs>
        <w:rPr>
          <w:rStyle w:val="1898"/>
          <w:sz w:val="28"/>
          <w:szCs w:val="28"/>
          <w:highlight w:val="white"/>
        </w:rPr>
      </w:pPr>
      <w:r>
        <w:rPr>
          <w:rStyle w:val="1898"/>
          <w:sz w:val="28"/>
          <w:szCs w:val="28"/>
          <w:highlight w:val="white"/>
        </w:rPr>
        <w:t xml:space="preserve">Обеспечение исполнения Договора может быть представлено в форме внесения денежных средств на счет Покупателя (перечисления обеспечительного п</w:t>
      </w:r>
      <w:r>
        <w:rPr>
          <w:rStyle w:val="1898"/>
          <w:sz w:val="28"/>
          <w:szCs w:val="28"/>
          <w:highlight w:val="white"/>
        </w:rPr>
        <w:t xml:space="preserve">латежа) или в форме независимой гарантии. Выбор способа обеспечения по Договору осуществляется участником закупки (Поставщиком) самостоятельно. Предоставление обеспечения иным, не указанным в извещении и/или документации о закупке способом, не допускается.</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Обеспечение исполнения Договора, предусмотренное в пункте 1, предоставляется до заключения Договора.</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Обеспечение исполнения Договора, предусмотренное в пункте 1, предоставляется на период исполнения об</w:t>
      </w:r>
      <w:r>
        <w:rPr>
          <w:rStyle w:val="1898"/>
          <w:sz w:val="28"/>
          <w:szCs w:val="28"/>
          <w:highlight w:val="white"/>
        </w:rPr>
        <w:t xml:space="preserve">язательств по Договору до момента подписания сторонами итоговых документов, подтверждающих исполнение участником закупки (Поставщиком) обязательств по поставке продукции/ выполнению работ/ оказанию услуг в соответствии с условиями Договора в полном объеме.</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Срок действия независимой гарантии должен начинаться не позднее даты заключения Договора и заканчиваться не ранее, чем через 60 дней после установленного Договором срока исполнения обязательств по Договору. </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В случае принятия участником закупки (Поставщиком) решения о предоставлении обеспечения исполнения обязательств по Договору,</w:t>
      </w:r>
      <w:r>
        <w:rPr>
          <w:sz w:val="28"/>
          <w:szCs w:val="28"/>
          <w:highlight w:val="white"/>
        </w:rPr>
        <w:t xml:space="preserve"> </w:t>
      </w:r>
      <w:r>
        <w:rPr>
          <w:rStyle w:val="1898"/>
          <w:sz w:val="28"/>
          <w:szCs w:val="28"/>
          <w:highlight w:val="white"/>
        </w:rPr>
        <w:t xml:space="preserve">предусмотренного в пункте 1, в форме денежных средств, такие средства переч</w:t>
      </w:r>
      <w:r>
        <w:rPr>
          <w:rStyle w:val="1898"/>
          <w:sz w:val="28"/>
          <w:szCs w:val="28"/>
          <w:highlight w:val="white"/>
        </w:rPr>
        <w:t xml:space="preserve">исляются на расчетный счет Покупателя, указанный в извещении и/или документации о закупке. В платежном поручении в графе «наименование платежа» необходимо указать «Обеспечение исполнения обязательств по договору (наименование), а также «НДС не облагается».</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В случае принятия решения о предоставлении обеспечения исполнения </w:t>
      </w:r>
      <w:r>
        <w:rPr>
          <w:rStyle w:val="1898"/>
          <w:sz w:val="28"/>
          <w:szCs w:val="28"/>
          <w:highlight w:val="white"/>
        </w:rPr>
        <w:t xml:space="preserve">обязательств по Договору, предусмотренного в пункте 1, в форме независимой гарантии, такая гарантия, а также гарант должны соответствовать требованиям к форме независимой гарантии, а также к гарантам, установленным в извещении и/или документации о закупке.</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В случае продления срока</w:t>
      </w:r>
      <w:r>
        <w:rPr>
          <w:rStyle w:val="1898"/>
          <w:sz w:val="28"/>
          <w:szCs w:val="28"/>
          <w:highlight w:val="white"/>
        </w:rPr>
        <w:t xml:space="preserve"> выполнения обязательств по Договору, обеспечение, предоставленное Поставщиком, должно соответствовать требованиям, установленным настоящим Договором и организационно-распорядительными документами Покупателя, регламентирующим порядок работы с обеспечением.</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Все остальные установленные Договором условия предоставления обеспечения исполнения обязательств, не затронутые положениями настоящего Приложения, применяются без изменений.</w:t>
      </w:r>
      <w:r>
        <w:rPr>
          <w:rStyle w:val="1898"/>
          <w:sz w:val="28"/>
          <w:szCs w:val="28"/>
          <w:highlight w:val="white"/>
        </w:rPr>
      </w:r>
      <w:r>
        <w:rPr>
          <w:rStyle w:val="1898"/>
          <w:sz w:val="28"/>
          <w:szCs w:val="28"/>
          <w:highlight w:val="white"/>
        </w:rPr>
      </w:r>
    </w:p>
    <w:p>
      <w:pPr>
        <w:pStyle w:val="1546"/>
        <w:numPr>
          <w:ilvl w:val="0"/>
          <w:numId w:val="14"/>
        </w:numPr>
        <w:contextualSpacing/>
        <w:ind w:left="0" w:firstLine="709"/>
        <w:keepNext w:val="0"/>
        <w:spacing w:before="0" w:after="0" w:line="240" w:lineRule="auto"/>
        <w:tabs>
          <w:tab w:val="left" w:pos="1134" w:leader="none"/>
        </w:tabs>
        <w:rPr>
          <w:rStyle w:val="1898"/>
          <w:sz w:val="28"/>
          <w:szCs w:val="28"/>
          <w:highlight w:val="white"/>
        </w:rPr>
      </w:pPr>
      <w:r>
        <w:rPr>
          <w:rStyle w:val="1898"/>
          <w:sz w:val="28"/>
          <w:szCs w:val="28"/>
          <w:highlight w:val="white"/>
        </w:rPr>
        <w:t xml:space="preserve">Если в соответствии с условиями Договора, р</w:t>
      </w:r>
      <w:r>
        <w:rPr>
          <w:rStyle w:val="1898"/>
          <w:sz w:val="28"/>
          <w:szCs w:val="28"/>
          <w:highlight w:val="white"/>
        </w:rPr>
        <w:t xml:space="preserve">азмещенного в составе закупочной документации, необходимость предоставления обеспечения исполнения обязательств не установлена, то при предоставлении победителем закупки (Поставщиком) аномально низкого ценового предложения, условия предоставления обеспечен</w:t>
      </w:r>
      <w:r>
        <w:rPr>
          <w:rStyle w:val="1898"/>
          <w:sz w:val="28"/>
          <w:szCs w:val="28"/>
          <w:highlight w:val="white"/>
        </w:rPr>
        <w:t xml:space="preserve">ия исполнения обязательств подлежат включению в настоящем приложении при заключении Договора в соответствии с требованиями, установленным в документации о закупке и типовыми условиями, установленными организационно-распорядительными документами Покупателя.</w:t>
      </w:r>
      <w:r>
        <w:rPr>
          <w:rStyle w:val="1898"/>
          <w:sz w:val="28"/>
          <w:szCs w:val="28"/>
          <w:highlight w:val="white"/>
        </w:rPr>
      </w:r>
      <w:r>
        <w:rPr>
          <w:rStyle w:val="1898"/>
          <w:sz w:val="28"/>
          <w:szCs w:val="28"/>
          <w:highlight w:val="white"/>
        </w:rPr>
      </w:r>
    </w:p>
    <w:p>
      <w:pPr>
        <w:keepNext w:val="0"/>
        <w:spacing w:line="240" w:lineRule="auto"/>
        <w:rPr>
          <w:highlight w:val="white"/>
        </w:rPr>
      </w:pPr>
      <w:r>
        <w:rPr>
          <w:highlight w:val="white"/>
        </w:rPr>
      </w:r>
      <w:r>
        <w:rPr>
          <w:highlight w:val="white"/>
        </w:rPr>
      </w:r>
      <w:r>
        <w:rPr>
          <w:highlight w:val="white"/>
        </w:rPr>
      </w:r>
    </w:p>
    <w:p>
      <w:pPr>
        <w:keepNext w:val="0"/>
        <w:spacing w:line="240" w:lineRule="auto"/>
        <w:rPr>
          <w:highlight w:val="white"/>
        </w:rPr>
      </w:pPr>
      <w:r>
        <w:rPr>
          <w:highlight w:val="white"/>
        </w:rPr>
      </w:r>
      <w:r>
        <w:rPr>
          <w:highlight w:val="white"/>
        </w:rPr>
      </w:r>
      <w:r>
        <w:rPr>
          <w:highlight w:val="white"/>
        </w:rPr>
      </w:r>
    </w:p>
    <w:p>
      <w:pPr>
        <w:keepNext w:val="0"/>
        <w:spacing w:line="240" w:lineRule="auto"/>
        <w:rPr>
          <w:highlight w:val="white"/>
        </w:rPr>
      </w:pPr>
      <w:r>
        <w:rPr>
          <w:highlight w:val="white"/>
        </w:rPr>
      </w:r>
      <w:r>
        <w:rPr>
          <w:highlight w:val="white"/>
        </w:rPr>
      </w:r>
      <w:r>
        <w:rPr>
          <w:highlight w:val="white"/>
        </w:rPr>
      </w:r>
    </w:p>
    <w:tbl>
      <w:tblPr>
        <w:tblW w:w="4799" w:type="pct"/>
        <w:tblInd w:w="675" w:type="dxa"/>
        <w:tblLook w:val="04A0" w:firstRow="1" w:lastRow="0" w:firstColumn="1" w:lastColumn="0" w:noHBand="0" w:noVBand="1"/>
      </w:tblPr>
      <w:tblGrid>
        <w:gridCol w:w="4965"/>
        <w:gridCol w:w="4966"/>
      </w:tblGrid>
      <w:tr>
        <w:tblPrEx/>
        <w:trPr>
          <w:trHeight w:val="2160"/>
        </w:trPr>
        <w:tc>
          <w:tcPr>
            <w:tcBorders>
              <w:top w:val="none" w:color="000000" w:sz="0" w:space="0"/>
              <w:left w:val="none" w:color="000000" w:sz="0" w:space="0"/>
              <w:bottom w:val="none" w:color="000000" w:sz="0" w:space="0"/>
              <w:right w:val="none" w:color="000000" w:sz="0" w:space="0"/>
            </w:tcBorders>
            <w:tcW w:w="2500" w:type="pct"/>
            <w:textDirection w:val="lrTb"/>
            <w:noWrap w:val="false"/>
          </w:tcPr>
          <w:p>
            <w:pPr>
              <w:ind w:firstLine="0"/>
              <w:jc w:val="left"/>
              <w:keepNext w:val="0"/>
              <w:spacing w:line="240" w:lineRule="auto"/>
              <w:widowControl w:val="off"/>
              <w:rPr>
                <w:b/>
                <w:highlight w:val="white"/>
              </w:rPr>
            </w:pPr>
            <w:r>
              <w:rPr>
                <w:b/>
                <w:highlight w:val="white"/>
              </w:rPr>
              <w:t xml:space="preserve">ПОКУПАТЕЛЬ:</w:t>
            </w:r>
            <w:r>
              <w:rPr>
                <w:b/>
                <w:highlight w:val="white"/>
              </w:rPr>
            </w:r>
            <w:r>
              <w:rPr>
                <w:b/>
                <w:highlight w:val="white"/>
              </w:rPr>
            </w:r>
          </w:p>
          <w:p>
            <w:pPr>
              <w:ind w:firstLine="0"/>
              <w:jc w:val="left"/>
              <w:spacing w:line="240" w:lineRule="auto"/>
              <w:rPr>
                <w:highlight w:val="white"/>
              </w:rPr>
            </w:pPr>
            <w:r>
              <w:rPr>
                <w:highlight w:val="white"/>
              </w:rPr>
            </w:r>
            <w:r>
              <w:rPr>
                <w:highlight w:val="white"/>
              </w:rPr>
            </w:r>
            <w:r>
              <w:rPr>
                <w:highlight w:val="white"/>
              </w:rPr>
            </w:r>
          </w:p>
          <w:p>
            <w:pPr>
              <w:ind w:firstLine="0"/>
              <w:keepNext w:val="0"/>
              <w:spacing w:line="240" w:lineRule="auto"/>
              <w:widowControl w:val="off"/>
              <w:rPr>
                <w:b/>
                <w:highlight w:val="white"/>
              </w:rPr>
            </w:pPr>
            <w:r>
              <w:rPr>
                <w:b/>
                <w:highlight w:val="white"/>
              </w:rPr>
              <w:t xml:space="preserve">_________________/______________ /</w:t>
            </w:r>
            <w:r>
              <w:rPr>
                <w:b/>
                <w:highlight w:val="white"/>
              </w:rPr>
            </w:r>
            <w:r>
              <w:rPr>
                <w:b/>
                <w:highlight w:val="white"/>
              </w:rPr>
            </w:r>
          </w:p>
          <w:p>
            <w:pPr>
              <w:ind w:right="40" w:firstLine="0"/>
              <w:keepNext w:val="0"/>
              <w:spacing w:line="240" w:lineRule="auto"/>
              <w:widowControl w:val="off"/>
              <w:rPr>
                <w:highlight w:val="white"/>
              </w:rPr>
            </w:pPr>
            <w:r>
              <w:rPr>
                <w:highlight w:val="white"/>
              </w:rPr>
              <w:t xml:space="preserve">М.П.</w:t>
            </w:r>
            <w:r>
              <w:rPr>
                <w:highlight w:val="white"/>
              </w:rPr>
            </w:r>
            <w:r>
              <w:rPr>
                <w:highlight w:val="white"/>
              </w:rPr>
            </w:r>
          </w:p>
        </w:tc>
        <w:tc>
          <w:tcPr>
            <w:tcBorders>
              <w:top w:val="none" w:color="000000" w:sz="0" w:space="0"/>
              <w:left w:val="none" w:color="000000" w:sz="0" w:space="0"/>
              <w:bottom w:val="none" w:color="000000" w:sz="0" w:space="0"/>
              <w:right w:val="none" w:color="000000" w:sz="0" w:space="0"/>
            </w:tcBorders>
            <w:tcW w:w="2500" w:type="pct"/>
            <w:textDirection w:val="lrTb"/>
            <w:noWrap w:val="false"/>
          </w:tcPr>
          <w:p>
            <w:pPr>
              <w:ind w:right="40" w:firstLine="0"/>
              <w:keepNext w:val="0"/>
              <w:spacing w:line="240" w:lineRule="auto"/>
              <w:widowControl w:val="off"/>
              <w:tabs>
                <w:tab w:val="left" w:pos="5034" w:leader="none"/>
              </w:tabs>
              <w:rPr>
                <w:b/>
                <w:highlight w:val="white"/>
              </w:rPr>
            </w:pPr>
            <w:r>
              <w:rPr>
                <w:b/>
                <w:highlight w:val="white"/>
              </w:rPr>
              <w:t xml:space="preserve">ПОСТАВЩИК:</w:t>
            </w:r>
            <w:r>
              <w:rPr>
                <w:b/>
                <w:highlight w:val="white"/>
              </w:rPr>
            </w:r>
            <w:r>
              <w:rPr>
                <w:b/>
                <w:highlight w:val="white"/>
              </w:rPr>
            </w:r>
          </w:p>
          <w:p>
            <w:pPr>
              <w:ind w:firstLine="0"/>
              <w:keepNext w:val="0"/>
              <w:spacing w:line="240" w:lineRule="auto"/>
              <w:widowControl w:val="off"/>
              <w:rPr>
                <w:b/>
                <w:highlight w:val="white"/>
              </w:rPr>
            </w:pPr>
            <w:r>
              <w:rPr>
                <w:b/>
                <w:highlight w:val="white"/>
              </w:rPr>
            </w:r>
            <w:r>
              <w:rPr>
                <w:b/>
                <w:highlight w:val="white"/>
              </w:rPr>
            </w:r>
            <w:r>
              <w:rPr>
                <w:b/>
                <w:highlight w:val="white"/>
              </w:rPr>
            </w:r>
          </w:p>
          <w:p>
            <w:pPr>
              <w:ind w:firstLine="0"/>
              <w:keepNext w:val="0"/>
              <w:spacing w:line="240" w:lineRule="auto"/>
              <w:widowControl w:val="off"/>
              <w:rPr>
                <w:b/>
                <w:highlight w:val="white"/>
              </w:rPr>
            </w:pPr>
            <w:r>
              <w:rPr>
                <w:b/>
                <w:highlight w:val="white"/>
              </w:rPr>
              <w:t xml:space="preserve">_________________ /______________/ </w:t>
            </w:r>
            <w:r>
              <w:rPr>
                <w:b/>
                <w:highlight w:val="white"/>
              </w:rPr>
            </w:r>
            <w:r>
              <w:rPr>
                <w:b/>
                <w:highlight w:val="white"/>
              </w:rPr>
            </w:r>
          </w:p>
          <w:p>
            <w:pPr>
              <w:ind w:right="40" w:firstLine="0"/>
              <w:keepNext w:val="0"/>
              <w:spacing w:line="240" w:lineRule="auto"/>
              <w:widowControl w:val="off"/>
              <w:rPr>
                <w:highlight w:val="white"/>
              </w:rPr>
            </w:pPr>
            <w:r>
              <w:rPr>
                <w:highlight w:val="white"/>
              </w:rPr>
              <w:t xml:space="preserve">М.П.</w:t>
            </w:r>
            <w:r>
              <w:rPr>
                <w:highlight w:val="white"/>
              </w:rPr>
            </w:r>
            <w:r>
              <w:rPr>
                <w:highlight w:val="white"/>
              </w:rPr>
            </w:r>
          </w:p>
          <w:p>
            <w:pPr>
              <w:ind w:right="40" w:firstLine="0"/>
              <w:keepNext w:val="0"/>
              <w:spacing w:line="240" w:lineRule="auto"/>
              <w:widowControl w:val="off"/>
              <w:rPr>
                <w:highlight w:val="white"/>
              </w:rPr>
            </w:pPr>
            <w:r>
              <w:rPr>
                <w:highlight w:val="white"/>
              </w:rPr>
            </w:r>
            <w:r>
              <w:rPr>
                <w:highlight w:val="white"/>
              </w:rPr>
            </w:r>
            <w:r>
              <w:rPr>
                <w:highlight w:val="white"/>
              </w:rPr>
            </w:r>
          </w:p>
          <w:p>
            <w:pPr>
              <w:ind w:right="40" w:firstLine="0"/>
              <w:keepNext w:val="0"/>
              <w:spacing w:line="240" w:lineRule="auto"/>
              <w:widowControl w:val="off"/>
              <w:rPr>
                <w:highlight w:val="white"/>
              </w:rPr>
            </w:pPr>
            <w:r>
              <w:rPr>
                <w:highlight w:val="white"/>
              </w:rPr>
            </w:r>
            <w:r>
              <w:rPr>
                <w:highlight w:val="white"/>
              </w:rPr>
            </w:r>
            <w:r>
              <w:rPr>
                <w:highlight w:val="white"/>
              </w:rPr>
            </w:r>
          </w:p>
        </w:tc>
      </w:tr>
    </w:tbl>
    <w:p>
      <w:pPr>
        <w:ind w:left="709" w:firstLine="0"/>
        <w:jc w:val="right"/>
        <w:keepNext w:val="0"/>
        <w:spacing w:line="240" w:lineRule="auto"/>
        <w:tabs>
          <w:tab w:val="left" w:pos="8931" w:leader="none"/>
        </w:tabs>
        <w:rPr>
          <w:highlight w:val="white"/>
        </w:rPr>
      </w:pPr>
      <w:r>
        <w:rPr>
          <w:vanish/>
          <w:highlight w:val="white"/>
        </w:rPr>
      </w:r>
      <w:r>
        <w:rPr>
          <w:highlight w:val="white"/>
        </w:rPr>
      </w:r>
      <w:r>
        <w:rPr>
          <w:highlight w:val="white"/>
        </w:rPr>
      </w:r>
    </w:p>
    <w:p>
      <w:pPr>
        <w:ind w:left="709" w:firstLine="0"/>
        <w:jc w:val="right"/>
        <w:keepNext w:val="0"/>
        <w:spacing w:line="240" w:lineRule="auto"/>
        <w:tabs>
          <w:tab w:val="left" w:pos="8931" w:leader="none"/>
        </w:tabs>
        <w:rPr>
          <w:highlight w:val="white"/>
        </w:rPr>
      </w:pPr>
      <w:r>
        <w:rPr>
          <w:vanish/>
          <w:highlight w:val="white"/>
        </w:rPr>
      </w:r>
      <w:r>
        <w:rPr>
          <w:highlight w:val="white"/>
        </w:rPr>
      </w:r>
      <w:r>
        <w:rPr>
          <w:highlight w:val="white"/>
        </w:rPr>
      </w:r>
    </w:p>
    <w:p>
      <w:pPr>
        <w:ind w:left="709" w:firstLine="0"/>
        <w:jc w:val="right"/>
        <w:keepNext w:val="0"/>
        <w:spacing w:line="240" w:lineRule="auto"/>
        <w:tabs>
          <w:tab w:val="left" w:pos="8931" w:leader="none"/>
        </w:tabs>
        <w:rPr>
          <w:highlight w:val="white"/>
        </w:rPr>
      </w:pPr>
      <w:r>
        <w:rPr>
          <w:vanish/>
          <w:highlight w:val="white"/>
        </w:rPr>
      </w:r>
      <w:r>
        <w:rPr>
          <w:highlight w:val="white"/>
        </w:rPr>
      </w:r>
      <w:r>
        <w:rPr>
          <w:highlight w:val="white"/>
        </w:rPr>
      </w:r>
    </w:p>
    <w:p>
      <w:pPr>
        <w:shd w:val="nil" w:color="auto"/>
        <w:rPr>
          <w:highlight w:val="white"/>
        </w:rPr>
      </w:pPr>
      <w:r>
        <w:rPr>
          <w:vanish/>
          <w:highlight w:val="white"/>
        </w:rPr>
        <w:br w:type="page" w:clear="all"/>
      </w:r>
      <w:r>
        <w:rPr>
          <w:highlight w:val="white"/>
        </w:rPr>
      </w:r>
      <w:r>
        <w:rPr>
          <w:highlight w:val="white"/>
        </w:rPr>
      </w:r>
    </w:p>
    <w:p>
      <w:pPr>
        <w:pStyle w:val="1346"/>
        <w:ind w:left="6663" w:right="0" w:hanging="427"/>
        <w:jc w:val="right"/>
        <w:spacing w:line="240" w:lineRule="auto"/>
        <w:widowControl w:val="off"/>
        <w:rPr>
          <w:highlight w:val="white"/>
        </w:rPr>
      </w:pPr>
      <w:r>
        <w:rPr>
          <w:highlight w:val="white"/>
        </w:rPr>
        <w:t xml:space="preserve">Приложение 7</w:t>
      </w:r>
      <w:r>
        <w:rPr>
          <w:highlight w:val="white"/>
        </w:rPr>
      </w:r>
      <w:r>
        <w:rPr>
          <w:highlight w:val="white"/>
        </w:rPr>
      </w:r>
    </w:p>
    <w:p>
      <w:pPr>
        <w:pStyle w:val="1346"/>
        <w:ind w:left="6663" w:right="0" w:hanging="427"/>
        <w:jc w:val="right"/>
        <w:spacing w:line="240" w:lineRule="auto"/>
        <w:widowControl w:val="off"/>
        <w:rPr>
          <w:highlight w:val="white"/>
        </w:rPr>
      </w:pPr>
      <w:r>
        <w:rPr>
          <w:highlight w:val="white"/>
        </w:rPr>
        <w:t xml:space="preserve">к Договору поставки</w:t>
      </w:r>
      <w:r>
        <w:rPr>
          <w:highlight w:val="white"/>
        </w:rPr>
        <w:t xml:space="preserve"> </w:t>
      </w:r>
      <w:r>
        <w:rPr>
          <w:highlight w:val="white"/>
        </w:rPr>
        <w:t xml:space="preserve">продукции</w:t>
      </w:r>
      <w:r>
        <w:rPr>
          <w:highlight w:val="white"/>
        </w:rPr>
      </w:r>
      <w:r>
        <w:rPr>
          <w:highlight w:val="white"/>
        </w:rPr>
      </w:r>
    </w:p>
    <w:p>
      <w:pPr>
        <w:pStyle w:val="1346"/>
        <w:ind w:left="6663" w:firstLine="12"/>
        <w:jc w:val="right"/>
        <w:spacing w:line="240" w:lineRule="auto"/>
        <w:widowControl w:val="off"/>
        <w:tabs>
          <w:tab w:val="right" w:pos="15138" w:leader="none"/>
        </w:tabs>
        <w:rPr>
          <w:highlight w:val="white"/>
        </w:rPr>
      </w:pPr>
      <w:r>
        <w:rPr>
          <w:highlight w:val="white"/>
        </w:rPr>
        <w:t xml:space="preserve">от «___» ________ 202_ г. </w:t>
      </w:r>
      <w:r>
        <w:rPr>
          <w:highlight w:val="white"/>
        </w:rPr>
      </w:r>
      <w:r>
        <w:rPr>
          <w:highlight w:val="white"/>
        </w:rPr>
      </w:r>
    </w:p>
    <w:p>
      <w:pPr>
        <w:pStyle w:val="1346"/>
        <w:ind w:left="6663" w:firstLine="12"/>
        <w:jc w:val="right"/>
        <w:spacing w:line="240" w:lineRule="auto"/>
        <w:widowControl w:val="off"/>
        <w:tabs>
          <w:tab w:val="right" w:pos="15138" w:leader="none"/>
        </w:tabs>
        <w:rPr>
          <w:highlight w:val="white"/>
        </w:rPr>
      </w:pPr>
      <w:r>
        <w:rPr>
          <w:highlight w:val="white"/>
        </w:rPr>
        <w:t xml:space="preserve">№ _____________</w:t>
      </w:r>
      <w:r>
        <w:rPr>
          <w:rStyle w:val="1902"/>
          <w:rFonts w:ascii="Times New Roman" w:hAnsi="Times New Roman" w:eastAsia="Times New Roman"/>
          <w:color w:val="000000" w:themeColor="text1"/>
          <w:highlight w:val="white"/>
          <w:lang w:eastAsia="ru-RU"/>
        </w:rPr>
        <w:footnoteReference w:id="15"/>
      </w:r>
      <w:r>
        <w:rPr>
          <w:highlight w:val="white"/>
        </w:rPr>
      </w:r>
      <w:r>
        <w:rPr>
          <w:highlight w:val="white"/>
        </w:rPr>
      </w:r>
    </w:p>
    <w:p>
      <w:pPr>
        <w:pStyle w:val="1346"/>
        <w:ind w:firstLine="567"/>
        <w:jc w:val="center"/>
        <w:shd w:val="clear" w:color="auto" w:fill="ffffff"/>
        <w:widowControl w:val="off"/>
        <w:tabs>
          <w:tab w:val="left" w:pos="284" w:leader="none"/>
          <w:tab w:val="left" w:pos="426" w:leader="none"/>
        </w:tabs>
        <w:rPr>
          <w:b/>
          <w:bCs/>
          <w:caps/>
          <w:highlight w:val="white"/>
        </w:rPr>
      </w:pPr>
      <w:r>
        <w:rPr>
          <w:b/>
          <w:bCs/>
          <w:caps/>
          <w:highlight w:val="white"/>
        </w:rPr>
      </w:r>
      <w:r>
        <w:rPr>
          <w:b/>
          <w:bCs/>
          <w:caps/>
          <w:highlight w:val="white"/>
        </w:rPr>
      </w:r>
      <w:r>
        <w:rPr>
          <w:b/>
          <w:bCs/>
          <w:caps/>
          <w:highlight w:val="white"/>
        </w:rPr>
      </w:r>
    </w:p>
    <w:p>
      <w:pPr>
        <w:pStyle w:val="1903"/>
        <w:jc w:val="center"/>
        <w:rPr>
          <w:rFonts w:ascii="Times New Roman" w:hAnsi="Times New Roman"/>
          <w:b/>
          <w:caps/>
          <w:sz w:val="24"/>
          <w:szCs w:val="24"/>
          <w:highlight w:val="white"/>
        </w:rPr>
      </w:pPr>
      <w:r>
        <w:rPr>
          <w:rFonts w:ascii="Times New Roman" w:hAnsi="Times New Roman"/>
          <w:b/>
          <w:caps/>
          <w:sz w:val="24"/>
          <w:szCs w:val="24"/>
          <w:highlight w:val="white"/>
        </w:rPr>
        <w:t xml:space="preserve">Соглашение</w:t>
      </w:r>
      <w:r>
        <w:rPr>
          <w:rFonts w:ascii="Times New Roman" w:hAnsi="Times New Roman"/>
          <w:b/>
          <w:caps/>
          <w:sz w:val="24"/>
          <w:szCs w:val="24"/>
          <w:highlight w:val="white"/>
        </w:rPr>
      </w:r>
      <w:r>
        <w:rPr>
          <w:rFonts w:ascii="Times New Roman" w:hAnsi="Times New Roman"/>
          <w:b/>
          <w:caps/>
          <w:sz w:val="24"/>
          <w:szCs w:val="24"/>
          <w:highlight w:val="white"/>
        </w:rPr>
      </w:r>
    </w:p>
    <w:p>
      <w:pPr>
        <w:pStyle w:val="1903"/>
        <w:jc w:val="center"/>
        <w:rPr>
          <w:rFonts w:ascii="Times New Roman" w:hAnsi="Times New Roman"/>
          <w:b/>
          <w:caps/>
          <w:sz w:val="24"/>
          <w:szCs w:val="24"/>
          <w:highlight w:val="white"/>
        </w:rPr>
      </w:pPr>
      <w:r>
        <w:rPr>
          <w:rFonts w:ascii="Times New Roman" w:hAnsi="Times New Roman"/>
          <w:b/>
          <w:sz w:val="24"/>
          <w:szCs w:val="24"/>
          <w:highlight w:val="white"/>
        </w:rPr>
        <w:t xml:space="preserve">о применении электронного документооборота</w:t>
      </w:r>
      <w:r>
        <w:rPr>
          <w:rFonts w:ascii="Times New Roman" w:hAnsi="Times New Roman"/>
          <w:b/>
          <w:caps/>
          <w:sz w:val="24"/>
          <w:szCs w:val="24"/>
          <w:highlight w:val="white"/>
        </w:rPr>
      </w:r>
      <w:r>
        <w:rPr>
          <w:rFonts w:ascii="Times New Roman" w:hAnsi="Times New Roman"/>
          <w:b/>
          <w:caps/>
          <w:sz w:val="24"/>
          <w:szCs w:val="24"/>
          <w:highlight w:val="white"/>
        </w:rPr>
      </w:r>
    </w:p>
    <w:p>
      <w:pPr>
        <w:pStyle w:val="1903"/>
        <w:ind w:firstLine="709"/>
        <w:jc w:val="center"/>
        <w:rPr>
          <w:rFonts w:ascii="Times New Roman" w:hAnsi="Times New Roman"/>
          <w:iCs/>
          <w:caps/>
          <w:sz w:val="24"/>
          <w:szCs w:val="24"/>
          <w:highlight w:val="white"/>
        </w:rPr>
      </w:pPr>
      <w:r>
        <w:rPr>
          <w:rFonts w:ascii="Times New Roman" w:hAnsi="Times New Roman"/>
          <w:iCs/>
          <w:caps/>
          <w:sz w:val="24"/>
          <w:szCs w:val="24"/>
          <w:highlight w:val="white"/>
        </w:rPr>
      </w:r>
      <w:r>
        <w:rPr>
          <w:rFonts w:ascii="Times New Roman" w:hAnsi="Times New Roman"/>
          <w:iCs/>
          <w:caps/>
          <w:sz w:val="24"/>
          <w:szCs w:val="24"/>
          <w:highlight w:val="white"/>
        </w:rPr>
      </w:r>
      <w:r>
        <w:rPr>
          <w:rFonts w:ascii="Times New Roman" w:hAnsi="Times New Roman"/>
          <w:iCs/>
          <w:caps/>
          <w:sz w:val="24"/>
          <w:szCs w:val="24"/>
          <w:highlight w:val="white"/>
        </w:rPr>
      </w:r>
    </w:p>
    <w:p>
      <w:pPr>
        <w:pStyle w:val="1903"/>
        <w:ind w:firstLine="709"/>
        <w:spacing w:line="240" w:lineRule="auto"/>
        <w:rPr>
          <w:rFonts w:ascii="Times New Roman" w:hAnsi="Times New Roman"/>
          <w:iCs/>
          <w:sz w:val="24"/>
          <w:szCs w:val="24"/>
          <w:highlight w:val="white"/>
        </w:rPr>
      </w:pPr>
      <w:r>
        <w:rPr>
          <w:rFonts w:ascii="Times New Roman" w:hAnsi="Times New Roman"/>
          <w:iCs/>
          <w:sz w:val="24"/>
          <w:szCs w:val="24"/>
          <w:highlight w:val="white"/>
        </w:rPr>
        <w:t xml:space="preserve">г.</w:t>
      </w:r>
      <w:r>
        <w:rPr>
          <w:rFonts w:ascii="Times New Roman" w:hAnsi="Times New Roman"/>
          <w:iCs/>
          <w:sz w:val="24"/>
          <w:szCs w:val="24"/>
          <w:highlight w:val="white"/>
        </w:rPr>
        <w:t xml:space="preserve"> </w:t>
      </w:r>
      <w:r>
        <w:rPr>
          <w:rFonts w:ascii="Times New Roman" w:hAnsi="Times New Roman"/>
          <w:iCs/>
          <w:sz w:val="24"/>
          <w:szCs w:val="24"/>
          <w:highlight w:val="white"/>
        </w:rPr>
        <w:t xml:space="preserve">_______________</w:t>
      </w:r>
      <w:r>
        <w:rPr>
          <w:rFonts w:ascii="Times New Roman" w:hAnsi="Times New Roman"/>
          <w:iCs/>
          <w:sz w:val="24"/>
          <w:szCs w:val="24"/>
          <w:highlight w:val="white"/>
        </w:rPr>
        <w:tab/>
        <w:tab/>
      </w:r>
      <w:r>
        <w:rPr>
          <w:rFonts w:ascii="Times New Roman" w:hAnsi="Times New Roman"/>
          <w:iCs/>
          <w:sz w:val="24"/>
          <w:szCs w:val="24"/>
          <w:highlight w:val="white"/>
        </w:rPr>
        <w:tab/>
        <w:tab/>
        <w:tab/>
        <w:tab/>
      </w:r>
      <w:r>
        <w:rPr>
          <w:rFonts w:ascii="Times New Roman" w:hAnsi="Times New Roman"/>
          <w:iCs/>
          <w:caps/>
          <w:sz w:val="24"/>
          <w:szCs w:val="24"/>
          <w:highlight w:val="white"/>
        </w:rPr>
        <w:t xml:space="preserve">«_</w:t>
      </w:r>
      <w:r>
        <w:rPr>
          <w:rFonts w:ascii="Times New Roman" w:hAnsi="Times New Roman"/>
          <w:iCs/>
          <w:caps/>
          <w:sz w:val="24"/>
          <w:szCs w:val="24"/>
          <w:highlight w:val="white"/>
        </w:rPr>
        <w:t xml:space="preserve">__»</w:t>
      </w:r>
      <w:r>
        <w:rPr>
          <w:rFonts w:ascii="Times New Roman" w:hAnsi="Times New Roman"/>
          <w:iCs/>
          <w:caps/>
          <w:sz w:val="24"/>
          <w:szCs w:val="24"/>
          <w:highlight w:val="white"/>
        </w:rPr>
        <w:t xml:space="preserve"> </w:t>
      </w:r>
      <w:r>
        <w:rPr>
          <w:rFonts w:ascii="Times New Roman" w:hAnsi="Times New Roman"/>
          <w:iCs/>
          <w:caps/>
          <w:sz w:val="24"/>
          <w:szCs w:val="24"/>
          <w:highlight w:val="white"/>
        </w:rPr>
        <w:t xml:space="preserve">___________</w:t>
      </w:r>
      <w:r>
        <w:rPr>
          <w:rFonts w:ascii="Times New Roman" w:hAnsi="Times New Roman"/>
          <w:iCs/>
          <w:caps/>
          <w:sz w:val="24"/>
          <w:szCs w:val="24"/>
          <w:highlight w:val="white"/>
        </w:rPr>
        <w:t xml:space="preserve"> </w:t>
      </w:r>
      <w:r>
        <w:rPr>
          <w:rFonts w:ascii="Times New Roman" w:hAnsi="Times New Roman"/>
          <w:iCs/>
          <w:caps/>
          <w:sz w:val="24"/>
          <w:szCs w:val="24"/>
          <w:highlight w:val="white"/>
        </w:rPr>
        <w:t xml:space="preserve">20</w:t>
      </w:r>
      <w:r>
        <w:rPr>
          <w:rFonts w:ascii="Times New Roman" w:hAnsi="Times New Roman"/>
          <w:iCs/>
          <w:caps/>
          <w:sz w:val="24"/>
          <w:szCs w:val="24"/>
          <w:highlight w:val="white"/>
        </w:rPr>
        <w:t xml:space="preserve">__</w:t>
      </w:r>
      <w:r>
        <w:rPr>
          <w:rFonts w:ascii="Times New Roman" w:hAnsi="Times New Roman"/>
          <w:iCs/>
          <w:caps/>
          <w:sz w:val="24"/>
          <w:szCs w:val="24"/>
          <w:highlight w:val="white"/>
        </w:rPr>
        <w:t xml:space="preserve"> </w:t>
      </w:r>
      <w:r>
        <w:rPr>
          <w:rFonts w:ascii="Times New Roman" w:hAnsi="Times New Roman"/>
          <w:iCs/>
          <w:sz w:val="24"/>
          <w:szCs w:val="24"/>
          <w:highlight w:val="white"/>
        </w:rPr>
        <w:t xml:space="preserve">года</w:t>
      </w:r>
      <w:r>
        <w:rPr>
          <w:rFonts w:ascii="Times New Roman" w:hAnsi="Times New Roman"/>
          <w:iCs/>
          <w:sz w:val="24"/>
          <w:szCs w:val="24"/>
          <w:highlight w:val="white"/>
        </w:rPr>
      </w:r>
      <w:r>
        <w:rPr>
          <w:rFonts w:ascii="Times New Roman" w:hAnsi="Times New Roman"/>
          <w:iCs/>
          <w:sz w:val="24"/>
          <w:szCs w:val="24"/>
          <w:highlight w:val="white"/>
        </w:rPr>
      </w:r>
    </w:p>
    <w:p>
      <w:pPr>
        <w:pStyle w:val="1903"/>
        <w:ind w:firstLine="709"/>
        <w:spacing w:line="240" w:lineRule="auto"/>
        <w:rPr>
          <w:rFonts w:ascii="Times New Roman" w:hAnsi="Times New Roman"/>
          <w:iCs/>
          <w:sz w:val="24"/>
          <w:szCs w:val="24"/>
          <w:highlight w:val="white"/>
        </w:rPr>
      </w:pPr>
      <w:r>
        <w:rPr>
          <w:rFonts w:ascii="Times New Roman" w:hAnsi="Times New Roman"/>
          <w:iCs/>
          <w:sz w:val="24"/>
          <w:szCs w:val="24"/>
          <w:highlight w:val="white"/>
        </w:rPr>
      </w:r>
      <w:r>
        <w:rPr>
          <w:rFonts w:ascii="Times New Roman" w:hAnsi="Times New Roman"/>
          <w:iCs/>
          <w:sz w:val="24"/>
          <w:szCs w:val="24"/>
          <w:highlight w:val="white"/>
        </w:rPr>
      </w:r>
      <w:r>
        <w:rPr>
          <w:rFonts w:ascii="Times New Roman" w:hAnsi="Times New Roman"/>
          <w:iCs/>
          <w:sz w:val="24"/>
          <w:szCs w:val="24"/>
          <w:highlight w:val="white"/>
        </w:rPr>
      </w:r>
    </w:p>
    <w:p>
      <w:pPr>
        <w:pStyle w:val="1903"/>
        <w:ind w:firstLine="709"/>
        <w:jc w:val="both"/>
        <w:spacing w:line="240" w:lineRule="auto"/>
        <w:rPr>
          <w:rFonts w:ascii="Times New Roman" w:hAnsi="Times New Roman"/>
          <w:sz w:val="24"/>
          <w:szCs w:val="24"/>
          <w:highlight w:val="white"/>
        </w:rPr>
      </w:pPr>
      <w:r>
        <w:rPr>
          <w:rFonts w:ascii="Times New Roman" w:hAnsi="Times New Roman"/>
          <w:b/>
          <w:sz w:val="24"/>
          <w:szCs w:val="24"/>
          <w:highlight w:val="white"/>
        </w:rPr>
        <w:t xml:space="preserve">Публичное акционерное общество «</w:t>
      </w:r>
      <w:r>
        <w:rPr>
          <w:rFonts w:ascii="Times New Roman" w:hAnsi="Times New Roman"/>
          <w:b/>
          <w:sz w:val="24"/>
          <w:szCs w:val="24"/>
          <w:highlight w:val="white"/>
        </w:rPr>
        <w:t xml:space="preserve">Россети Сибирь</w:t>
      </w:r>
      <w:r>
        <w:rPr>
          <w:rFonts w:ascii="Times New Roman" w:hAnsi="Times New Roman"/>
          <w:b/>
          <w:sz w:val="24"/>
          <w:szCs w:val="24"/>
          <w:highlight w:val="white"/>
        </w:rPr>
        <w:t xml:space="preserve">»</w:t>
      </w:r>
      <w:r>
        <w:rPr>
          <w:rFonts w:ascii="Times New Roman" w:hAnsi="Times New Roman"/>
          <w:sz w:val="24"/>
          <w:szCs w:val="24"/>
          <w:highlight w:val="white"/>
        </w:rPr>
        <w:t xml:space="preserve"> в лице </w:t>
      </w:r>
      <w:r>
        <w:rPr>
          <w:rFonts w:ascii="Times New Roman" w:hAnsi="Times New Roman"/>
          <w:sz w:val="24"/>
          <w:szCs w:val="24"/>
          <w:highlight w:val="white"/>
        </w:rPr>
        <w:t xml:space="preserve">___________________________________________</w:t>
      </w:r>
      <w:r>
        <w:rPr>
          <w:rFonts w:ascii="Times New Roman" w:hAnsi="Times New Roman"/>
          <w:sz w:val="24"/>
          <w:szCs w:val="24"/>
          <w:highlight w:val="white"/>
        </w:rPr>
        <w:t xml:space="preserve">, действующего на основании </w:t>
      </w:r>
      <w:r>
        <w:rPr>
          <w:rFonts w:ascii="Times New Roman" w:hAnsi="Times New Roman"/>
          <w:sz w:val="24"/>
          <w:szCs w:val="24"/>
          <w:highlight w:val="white"/>
        </w:rPr>
        <w:t xml:space="preserve">__________________________________</w:t>
      </w:r>
      <w:r>
        <w:rPr>
          <w:rFonts w:ascii="Times New Roman" w:hAnsi="Times New Roman"/>
          <w:sz w:val="24"/>
          <w:szCs w:val="24"/>
          <w:highlight w:val="white"/>
        </w:rPr>
        <w:t xml:space="preserve">, именуемое в дальнейшем </w:t>
      </w:r>
      <w:r>
        <w:rPr>
          <w:rFonts w:ascii="Times New Roman" w:hAnsi="Times New Roman"/>
          <w:b/>
          <w:sz w:val="24"/>
          <w:szCs w:val="24"/>
          <w:highlight w:val="white"/>
        </w:rPr>
        <w:t xml:space="preserve">«</w:t>
      </w:r>
      <w:r>
        <w:rPr>
          <w:rFonts w:ascii="Times New Roman" w:hAnsi="Times New Roman"/>
          <w:b/>
          <w:sz w:val="24"/>
          <w:szCs w:val="24"/>
          <w:highlight w:val="white"/>
        </w:rPr>
        <w:t xml:space="preserve">Сторона 1</w:t>
      </w:r>
      <w:r>
        <w:rPr>
          <w:rFonts w:ascii="Times New Roman" w:hAnsi="Times New Roman"/>
          <w:b/>
          <w:sz w:val="24"/>
          <w:szCs w:val="24"/>
          <w:highlight w:val="white"/>
        </w:rPr>
        <w:t xml:space="preserve">»</w:t>
      </w:r>
      <w:r>
        <w:rPr>
          <w:rFonts w:ascii="Times New Roman" w:hAnsi="Times New Roman"/>
          <w:b/>
          <w:sz w:val="24"/>
          <w:szCs w:val="24"/>
          <w:highlight w:val="white"/>
        </w:rPr>
        <w:t xml:space="preserve">, </w:t>
      </w:r>
      <w:r>
        <w:rPr>
          <w:rFonts w:ascii="Times New Roman" w:hAnsi="Times New Roman"/>
          <w:sz w:val="24"/>
          <w:szCs w:val="24"/>
          <w:highlight w:val="white"/>
        </w:rPr>
        <w:t xml:space="preserve">и </w:t>
      </w:r>
      <w:r>
        <w:rPr>
          <w:rFonts w:ascii="Times New Roman" w:hAnsi="Times New Roman"/>
          <w:sz w:val="24"/>
          <w:szCs w:val="24"/>
          <w:highlight w:val="white"/>
        </w:rPr>
      </w:r>
      <w:r>
        <w:rPr>
          <w:rFonts w:ascii="Times New Roman" w:hAnsi="Times New Roman"/>
          <w:sz w:val="24"/>
          <w:szCs w:val="24"/>
          <w:highlight w:val="white"/>
        </w:rPr>
      </w:r>
    </w:p>
    <w:p>
      <w:pPr>
        <w:pStyle w:val="1903"/>
        <w:ind w:firstLine="709"/>
        <w:jc w:val="both"/>
        <w:spacing w:line="240" w:lineRule="auto"/>
        <w:rPr>
          <w:rFonts w:ascii="Times New Roman" w:hAnsi="Times New Roman"/>
          <w:sz w:val="24"/>
          <w:szCs w:val="24"/>
          <w:highlight w:val="white"/>
        </w:rPr>
      </w:pPr>
      <w:r>
        <w:rPr>
          <w:rFonts w:ascii="Times New Roman" w:hAnsi="Times New Roman"/>
          <w:sz w:val="24"/>
          <w:szCs w:val="24"/>
          <w:highlight w:val="white"/>
        </w:rPr>
        <w:t xml:space="preserve">_________________________________________________________</w:t>
      </w:r>
      <w:r>
        <w:rPr>
          <w:rFonts w:ascii="Times New Roman" w:hAnsi="Times New Roman"/>
          <w:sz w:val="24"/>
          <w:szCs w:val="24"/>
          <w:highlight w:val="white"/>
        </w:rPr>
        <w:t xml:space="preserve">,</w:t>
      </w:r>
      <w:r>
        <w:rPr>
          <w:rFonts w:ascii="Times New Roman" w:hAnsi="Times New Roman"/>
          <w:sz w:val="24"/>
          <w:szCs w:val="24"/>
          <w:highlight w:val="white"/>
        </w:rPr>
        <w:t xml:space="preserve"> в лице </w:t>
      </w:r>
      <w:r>
        <w:rPr>
          <w:rFonts w:ascii="Times New Roman" w:hAnsi="Times New Roman"/>
          <w:sz w:val="24"/>
          <w:szCs w:val="24"/>
          <w:highlight w:val="white"/>
        </w:rPr>
        <w:t xml:space="preserve">______________________________________________________</w:t>
      </w:r>
      <w:r>
        <w:rPr>
          <w:rFonts w:ascii="Times New Roman" w:hAnsi="Times New Roman"/>
          <w:sz w:val="24"/>
          <w:szCs w:val="24"/>
          <w:highlight w:val="white"/>
        </w:rPr>
        <w:t xml:space="preserve">, действующего на основании </w:t>
      </w:r>
      <w:r>
        <w:rPr>
          <w:rFonts w:ascii="Times New Roman" w:hAnsi="Times New Roman"/>
          <w:sz w:val="24"/>
          <w:szCs w:val="24"/>
          <w:highlight w:val="white"/>
        </w:rPr>
        <w:t xml:space="preserve">__________________________________________</w:t>
      </w:r>
      <w:r>
        <w:rPr>
          <w:rFonts w:ascii="Times New Roman" w:hAnsi="Times New Roman"/>
          <w:sz w:val="24"/>
          <w:szCs w:val="24"/>
          <w:highlight w:val="white"/>
        </w:rPr>
        <w:t xml:space="preserve">,</w:t>
      </w:r>
      <w:r>
        <w:rPr>
          <w:rFonts w:ascii="Times New Roman" w:hAnsi="Times New Roman"/>
          <w:sz w:val="24"/>
          <w:szCs w:val="24"/>
          <w:highlight w:val="white"/>
        </w:rPr>
        <w:t xml:space="preserve"> именуемое в дальнейшем </w:t>
      </w:r>
      <w:r>
        <w:rPr>
          <w:rFonts w:ascii="Times New Roman" w:hAnsi="Times New Roman"/>
          <w:b/>
          <w:sz w:val="24"/>
          <w:szCs w:val="24"/>
          <w:highlight w:val="white"/>
        </w:rPr>
        <w:t xml:space="preserve">«</w:t>
      </w:r>
      <w:r>
        <w:rPr>
          <w:rFonts w:ascii="Times New Roman" w:hAnsi="Times New Roman"/>
          <w:b/>
          <w:sz w:val="24"/>
          <w:szCs w:val="24"/>
          <w:highlight w:val="white"/>
        </w:rPr>
        <w:t xml:space="preserve">Сторона 2</w:t>
      </w:r>
      <w:r>
        <w:rPr>
          <w:rFonts w:ascii="Times New Roman" w:hAnsi="Times New Roman"/>
          <w:b/>
          <w:sz w:val="24"/>
          <w:szCs w:val="24"/>
          <w:highlight w:val="white"/>
        </w:rPr>
        <w:t xml:space="preserve">»</w:t>
      </w:r>
      <w:r>
        <w:rPr>
          <w:rFonts w:ascii="Times New Roman" w:hAnsi="Times New Roman"/>
          <w:sz w:val="24"/>
          <w:szCs w:val="24"/>
          <w:highlight w:val="white"/>
        </w:rPr>
        <w:t xml:space="preserve">,</w:t>
      </w:r>
      <w:r>
        <w:rPr>
          <w:rFonts w:ascii="Times New Roman" w:hAnsi="Times New Roman"/>
          <w:sz w:val="24"/>
          <w:szCs w:val="24"/>
          <w:highlight w:val="white"/>
        </w:rPr>
        <w:t xml:space="preserve"> </w:t>
      </w:r>
      <w:r>
        <w:rPr>
          <w:rFonts w:ascii="Times New Roman" w:hAnsi="Times New Roman"/>
          <w:sz w:val="24"/>
          <w:szCs w:val="24"/>
          <w:highlight w:val="white"/>
        </w:rPr>
        <w:t xml:space="preserve">далее при совместном упоминании именуемые </w:t>
      </w:r>
      <w:r>
        <w:rPr>
          <w:rFonts w:ascii="Times New Roman" w:hAnsi="Times New Roman"/>
          <w:b/>
          <w:sz w:val="24"/>
          <w:szCs w:val="24"/>
          <w:highlight w:val="white"/>
        </w:rPr>
        <w:t xml:space="preserve">«Стороны»</w:t>
      </w:r>
      <w:r>
        <w:rPr>
          <w:rFonts w:ascii="Times New Roman" w:hAnsi="Times New Roman"/>
          <w:sz w:val="24"/>
          <w:szCs w:val="24"/>
          <w:highlight w:val="white"/>
        </w:rPr>
        <w:t xml:space="preserve">, заключили настоящее </w:t>
      </w:r>
      <w:r>
        <w:rPr>
          <w:rFonts w:ascii="Times New Roman" w:hAnsi="Times New Roman"/>
          <w:sz w:val="24"/>
          <w:szCs w:val="24"/>
          <w:highlight w:val="white"/>
        </w:rPr>
        <w:t xml:space="preserve">С</w:t>
      </w:r>
      <w:r>
        <w:rPr>
          <w:rFonts w:ascii="Times New Roman" w:hAnsi="Times New Roman"/>
          <w:sz w:val="24"/>
          <w:szCs w:val="24"/>
          <w:highlight w:val="white"/>
        </w:rPr>
        <w:t xml:space="preserve">оглашение о нижеследующем:</w:t>
      </w:r>
      <w:r>
        <w:rPr>
          <w:rFonts w:ascii="Times New Roman" w:hAnsi="Times New Roman"/>
          <w:sz w:val="24"/>
          <w:szCs w:val="24"/>
          <w:highlight w:val="white"/>
        </w:rPr>
      </w:r>
      <w:r>
        <w:rPr>
          <w:rFonts w:ascii="Times New Roman" w:hAnsi="Times New Roman"/>
          <w:sz w:val="24"/>
          <w:szCs w:val="24"/>
          <w:highlight w:val="white"/>
        </w:rPr>
      </w:r>
    </w:p>
    <w:p>
      <w:pPr>
        <w:pStyle w:val="1903"/>
        <w:ind w:firstLine="709"/>
        <w:jc w:val="both"/>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numPr>
          <w:ilvl w:val="0"/>
          <w:numId w:val="17"/>
        </w:numPr>
        <w:jc w:val="center"/>
        <w:rPr>
          <w:rFonts w:ascii="Times New Roman" w:hAnsi="Times New Roman"/>
          <w:b/>
          <w:sz w:val="24"/>
          <w:szCs w:val="24"/>
          <w:highlight w:val="white"/>
        </w:rPr>
      </w:pPr>
      <w:r>
        <w:rPr>
          <w:rFonts w:ascii="Times New Roman" w:hAnsi="Times New Roman"/>
          <w:b/>
          <w:sz w:val="24"/>
          <w:szCs w:val="24"/>
          <w:highlight w:val="white"/>
        </w:rPr>
        <w:t xml:space="preserve">ИСПОЛЬЗУЕМЫЕ ТЕРМИНЫ И ПОНЯТИЯ</w:t>
      </w:r>
      <w:r>
        <w:rPr>
          <w:rFonts w:ascii="Times New Roman" w:hAnsi="Times New Roman"/>
          <w:b/>
          <w:sz w:val="24"/>
          <w:szCs w:val="24"/>
          <w:highlight w:val="white"/>
        </w:rPr>
      </w:r>
      <w:r>
        <w:rPr>
          <w:rFonts w:ascii="Times New Roman" w:hAnsi="Times New Roman"/>
          <w:b/>
          <w:sz w:val="24"/>
          <w:szCs w:val="24"/>
          <w:highlight w:val="white"/>
        </w:rPr>
      </w:r>
    </w:p>
    <w:p>
      <w:pPr>
        <w:pStyle w:val="1891"/>
        <w:numPr>
          <w:ilvl w:val="0"/>
          <w:numId w:val="0"/>
        </w:numPr>
        <w:ind w:firstLine="851"/>
        <w:spacing w:before="0"/>
        <w:rPr>
          <w:highlight w:val="white"/>
        </w:rPr>
      </w:pPr>
      <w:r>
        <w:rPr>
          <w:b/>
          <w:highlight w:val="white"/>
        </w:rPr>
        <w:t xml:space="preserve">Электронный документооборот (ЭДО)</w:t>
      </w:r>
      <w:r>
        <w:rPr>
          <w:highlight w:val="white"/>
        </w:rPr>
        <w:t xml:space="preserve"> </w:t>
      </w:r>
      <w:r>
        <w:rPr>
          <w:highlight w:val="white"/>
        </w:rPr>
        <w:t xml:space="preserve">- </w:t>
      </w:r>
      <w:r>
        <w:rPr>
          <w:highlight w:val="white"/>
        </w:rPr>
        <w:t xml:space="preserve">система работы с электронными документами, при которой электронные документы создаются, передаются и хранятся с помощью информационно-коммуникационных технологий</w:t>
      </w:r>
      <w:r>
        <w:rPr>
          <w:highlight w:val="white"/>
        </w:rPr>
        <w:t xml:space="preserve"> с применением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Электронный документ</w:t>
      </w:r>
      <w:r>
        <w:rPr>
          <w:highlight w:val="white"/>
        </w:rPr>
        <w:t xml:space="preserve"> </w:t>
      </w:r>
      <w:r>
        <w:rPr>
          <w:highlight w:val="white"/>
        </w:rPr>
        <w:t xml:space="preserve">- </w:t>
      </w:r>
      <w:r>
        <w:rPr>
          <w:highlight w:val="white"/>
        </w:rPr>
        <w:t xml:space="preserve">документированная информация, представленная в электронной форме, в формах и форматах, определяемых Приложение</w:t>
      </w:r>
      <w:r>
        <w:rPr>
          <w:highlight w:val="white"/>
        </w:rPr>
        <w:t xml:space="preserve">м № 2</w:t>
      </w:r>
      <w:r>
        <w:rPr>
          <w:highlight w:val="white"/>
        </w:rPr>
        <w:t xml:space="preserve"> к настоящему Регламенту, подписанное э</w:t>
      </w:r>
      <w:r>
        <w:rPr>
          <w:highlight w:val="white"/>
        </w:rPr>
        <w:t xml:space="preserve">лектронной подписью, которое может быть преобразовано средствами вычислительной техники в форму, пригодную для однозначного восприятия его содержания, а также для передачи по информационно-телекоммуникационным сетям или обработки в информационных системах.</w:t>
      </w:r>
      <w:r>
        <w:rPr>
          <w:highlight w:val="white"/>
        </w:rPr>
      </w:r>
      <w:r>
        <w:rPr>
          <w:highlight w:val="white"/>
        </w:rPr>
      </w:r>
    </w:p>
    <w:p>
      <w:pPr>
        <w:pStyle w:val="1891"/>
        <w:numPr>
          <w:ilvl w:val="0"/>
          <w:numId w:val="0"/>
        </w:numPr>
        <w:ind w:firstLine="851"/>
        <w:spacing w:before="0"/>
        <w:rPr>
          <w:highlight w:val="white"/>
        </w:rPr>
      </w:pPr>
      <w:r>
        <w:rPr>
          <w:b/>
          <w:highlight w:val="white"/>
        </w:rPr>
        <w:t xml:space="preserve">Электронная подпись</w:t>
      </w:r>
      <w:r>
        <w:rPr>
          <w:highlight w:val="white"/>
        </w:rPr>
        <w:t xml:space="preserve">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лица, подписывающего информацию.</w:t>
      </w:r>
      <w:r>
        <w:rPr>
          <w:highlight w:val="white"/>
        </w:rPr>
      </w:r>
      <w:r>
        <w:rPr>
          <w:highlight w:val="white"/>
        </w:rPr>
      </w:r>
    </w:p>
    <w:p>
      <w:pPr>
        <w:pStyle w:val="1891"/>
        <w:numPr>
          <w:ilvl w:val="0"/>
          <w:numId w:val="0"/>
        </w:numPr>
        <w:ind w:firstLine="851"/>
        <w:spacing w:before="0"/>
        <w:rPr>
          <w:highlight w:val="white"/>
        </w:rPr>
      </w:pPr>
      <w:r>
        <w:rPr>
          <w:b/>
          <w:highlight w:val="white"/>
        </w:rPr>
        <w:t xml:space="preserve">Усиленная квалифицированная электронная подпись (ЭП)</w:t>
      </w:r>
      <w:r>
        <w:rPr>
          <w:highlight w:val="white"/>
        </w:rPr>
        <w:t xml:space="preserve"> – электронная подпись, соответствующая следующим признакам:</w:t>
      </w:r>
      <w:r>
        <w:rPr>
          <w:highlight w:val="white"/>
        </w:rPr>
      </w:r>
      <w:r>
        <w:rPr>
          <w:highlight w:val="white"/>
        </w:rPr>
      </w:r>
    </w:p>
    <w:p>
      <w:pPr>
        <w:pStyle w:val="1891"/>
        <w:numPr>
          <w:ilvl w:val="0"/>
          <w:numId w:val="0"/>
        </w:numPr>
        <w:ind w:firstLine="851"/>
        <w:spacing w:before="0"/>
        <w:rPr>
          <w:highlight w:val="white"/>
        </w:rPr>
      </w:pPr>
      <w:r>
        <w:rPr>
          <w:highlight w:val="white"/>
        </w:rPr>
        <w:t xml:space="preserve">- получена в результате криптографического преобразования информации с использованием ключа электронной подписи;</w:t>
      </w:r>
      <w:r>
        <w:rPr>
          <w:highlight w:val="white"/>
        </w:rPr>
      </w:r>
      <w:r>
        <w:rPr>
          <w:highlight w:val="white"/>
        </w:rPr>
      </w:r>
    </w:p>
    <w:p>
      <w:pPr>
        <w:pStyle w:val="1891"/>
        <w:numPr>
          <w:ilvl w:val="0"/>
          <w:numId w:val="0"/>
        </w:numPr>
        <w:ind w:firstLine="851"/>
        <w:spacing w:before="0"/>
        <w:rPr>
          <w:highlight w:val="white"/>
        </w:rPr>
      </w:pPr>
      <w:r>
        <w:rPr>
          <w:highlight w:val="white"/>
        </w:rPr>
        <w:t xml:space="preserve">- позволяет определить лицо, подписавшее электронный документ;</w:t>
      </w:r>
      <w:r>
        <w:rPr>
          <w:highlight w:val="white"/>
        </w:rPr>
      </w:r>
      <w:r>
        <w:rPr>
          <w:highlight w:val="white"/>
        </w:rPr>
      </w:r>
    </w:p>
    <w:p>
      <w:pPr>
        <w:pStyle w:val="1891"/>
        <w:numPr>
          <w:ilvl w:val="0"/>
          <w:numId w:val="0"/>
        </w:numPr>
        <w:ind w:firstLine="851"/>
        <w:spacing w:before="0"/>
        <w:rPr>
          <w:highlight w:val="white"/>
        </w:rPr>
      </w:pPr>
      <w:r>
        <w:rPr>
          <w:highlight w:val="white"/>
        </w:rPr>
        <w:t xml:space="preserve">- позволяет обнаружить факт внесения изменений в электронный документ после момента его подписания;</w:t>
      </w:r>
      <w:r>
        <w:rPr>
          <w:highlight w:val="white"/>
        </w:rPr>
      </w:r>
      <w:r>
        <w:rPr>
          <w:highlight w:val="white"/>
        </w:rPr>
      </w:r>
    </w:p>
    <w:p>
      <w:pPr>
        <w:pStyle w:val="1891"/>
        <w:numPr>
          <w:ilvl w:val="0"/>
          <w:numId w:val="0"/>
        </w:numPr>
        <w:ind w:firstLine="851"/>
        <w:spacing w:before="0"/>
        <w:rPr>
          <w:highlight w:val="white"/>
        </w:rPr>
      </w:pPr>
      <w:r>
        <w:rPr>
          <w:highlight w:val="white"/>
        </w:rPr>
        <w:t xml:space="preserve">- создается с использованием средств электронной подписи;</w:t>
      </w:r>
      <w:r>
        <w:rPr>
          <w:highlight w:val="white"/>
        </w:rPr>
      </w:r>
      <w:r>
        <w:rPr>
          <w:highlight w:val="white"/>
        </w:rPr>
      </w:r>
    </w:p>
    <w:p>
      <w:pPr>
        <w:pStyle w:val="1891"/>
        <w:numPr>
          <w:ilvl w:val="0"/>
          <w:numId w:val="0"/>
        </w:numPr>
        <w:ind w:firstLine="851"/>
        <w:spacing w:before="0"/>
        <w:rPr>
          <w:highlight w:val="white"/>
        </w:rPr>
      </w:pPr>
      <w:r>
        <w:rPr>
          <w:highlight w:val="white"/>
        </w:rPr>
        <w:t xml:space="preserve">- ключ проверки электронной подписи указан в квалифицированном сертификате;</w:t>
      </w:r>
      <w:r>
        <w:rPr>
          <w:highlight w:val="white"/>
        </w:rPr>
      </w:r>
      <w:r>
        <w:rPr>
          <w:highlight w:val="white"/>
        </w:rPr>
      </w:r>
    </w:p>
    <w:p>
      <w:pPr>
        <w:pStyle w:val="1891"/>
        <w:numPr>
          <w:ilvl w:val="0"/>
          <w:numId w:val="0"/>
        </w:numPr>
        <w:ind w:firstLine="851"/>
        <w:spacing w:before="0"/>
        <w:rPr>
          <w:highlight w:val="white"/>
        </w:rPr>
      </w:pPr>
      <w:r>
        <w:rPr>
          <w:highlight w:val="white"/>
        </w:rPr>
        <w:t xml:space="preserve">- для создания и проверки электронной подписи используются средства электронной подписи, имеющие подтверждение соответствия требованиям, установленным в соответствии с Федеральным законом от 06.04.2011 № 63-ФЗ «Об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Сертификат ключа проверки электронной подписи </w:t>
      </w:r>
      <w:r>
        <w:rPr>
          <w:highlight w:val="white"/>
        </w:rPr>
        <w:t xml:space="preserve">– э</w:t>
      </w:r>
      <w:r>
        <w:rPr>
          <w:highlight w:val="white"/>
        </w:rPr>
        <w:t xml:space="preserve">лектронный документ или документ на бумажном носителе, выданный удостоверяющим центром либо доверенным лицом удостоверяющего центра и подтверждающий принадлежность ключа проверки электронной подписи владельцу сертификата ключа проверки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Удостоверяющий центр</w:t>
      </w:r>
      <w:r>
        <w:rPr>
          <w:highlight w:val="white"/>
        </w:rPr>
        <w:t xml:space="preserve"> – юридическое лицо, индивидуальный предприниматель либо г</w:t>
      </w:r>
      <w:r>
        <w:rPr>
          <w:highlight w:val="white"/>
        </w:rPr>
        <w:t xml:space="preserve">осударственный орган или орган местного самоуправления, осуществляющие функции по созданию и выдаче сертификатов ключей проверки электронных подписей, а также иные функции, предусмотренные Федеральным законом от 06.04.2011 № 63-ФЗ «Об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Владелец сертификата ключа проверки электронной подписи</w:t>
      </w:r>
      <w:r>
        <w:rPr>
          <w:highlight w:val="white"/>
        </w:rPr>
        <w:t xml:space="preserve"> – лицо, которому в установленном Федеральным законом от 06.04.2011 № 63-ФЗ «Об электронной подписи» порядке выдан сертификат ключа проверки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Ключ электронной подписи</w:t>
      </w:r>
      <w:r>
        <w:rPr>
          <w:highlight w:val="white"/>
        </w:rPr>
        <w:t xml:space="preserve"> – уникальная последовательность символов, предназначенная для создания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Ключ проверки электронной подписи</w:t>
      </w:r>
      <w:r>
        <w:rPr>
          <w:highlight w:val="white"/>
        </w:rPr>
        <w:t xml:space="preserve"> – уникальная последовательность символов, однозначно связанная с ключом электронной подписи и предназначенная для проверки подлинности электронной подписи.</w:t>
      </w:r>
      <w:r>
        <w:rPr>
          <w:highlight w:val="white"/>
        </w:rPr>
      </w:r>
      <w:r>
        <w:rPr>
          <w:highlight w:val="white"/>
        </w:rPr>
      </w:r>
    </w:p>
    <w:p>
      <w:pPr>
        <w:pStyle w:val="1891"/>
        <w:numPr>
          <w:ilvl w:val="0"/>
          <w:numId w:val="0"/>
        </w:numPr>
        <w:ind w:firstLine="851"/>
        <w:spacing w:before="0"/>
        <w:rPr>
          <w:highlight w:val="white"/>
        </w:rPr>
      </w:pPr>
      <w:r>
        <w:rPr>
          <w:b/>
          <w:highlight w:val="white"/>
        </w:rPr>
        <w:t xml:space="preserve">Оператор электронного документооборота (Оператор) </w:t>
      </w:r>
      <w:r>
        <w:rPr>
          <w:highlight w:val="white"/>
        </w:rPr>
        <w:t xml:space="preserve">– организация, обладающая необходимыми технологическими, кадровыми и правовыми возможностями для обеспечения юридически значимого документооборота в электронной форме с использованием электронной подписи.</w:t>
      </w:r>
      <w:r>
        <w:rPr>
          <w:highlight w:val="white"/>
        </w:rPr>
      </w:r>
      <w:r>
        <w:rPr>
          <w:highlight w:val="white"/>
        </w:rPr>
      </w:r>
    </w:p>
    <w:p>
      <w:pPr>
        <w:pStyle w:val="1903"/>
        <w:jc w:val="both"/>
        <w:tabs>
          <w:tab w:val="left" w:pos="1134" w:leader="none"/>
        </w:tabs>
        <w:rPr>
          <w:rFonts w:ascii="Times New Roman" w:hAnsi="Times New Roman"/>
          <w:b/>
          <w:sz w:val="24"/>
          <w:szCs w:val="24"/>
          <w:highlight w:val="white"/>
        </w:rPr>
      </w:pPr>
      <w:r>
        <w:rPr>
          <w:rFonts w:ascii="Times New Roman" w:hAnsi="Times New Roman"/>
          <w:b/>
          <w:sz w:val="24"/>
          <w:szCs w:val="24"/>
          <w:highlight w:val="white"/>
        </w:rPr>
      </w:r>
      <w:r>
        <w:rPr>
          <w:rFonts w:ascii="Times New Roman" w:hAnsi="Times New Roman"/>
          <w:b/>
          <w:sz w:val="24"/>
          <w:szCs w:val="24"/>
          <w:highlight w:val="white"/>
        </w:rPr>
      </w:r>
      <w:r>
        <w:rPr>
          <w:rFonts w:ascii="Times New Roman" w:hAnsi="Times New Roman"/>
          <w:b/>
          <w:sz w:val="24"/>
          <w:szCs w:val="24"/>
          <w:highlight w:val="white"/>
        </w:rPr>
      </w:r>
    </w:p>
    <w:p>
      <w:pPr>
        <w:pStyle w:val="1903"/>
        <w:numPr>
          <w:ilvl w:val="0"/>
          <w:numId w:val="17"/>
        </w:numPr>
        <w:jc w:val="center"/>
        <w:tabs>
          <w:tab w:val="left" w:pos="993" w:leader="none"/>
        </w:tabs>
        <w:rPr>
          <w:rFonts w:ascii="Times New Roman" w:hAnsi="Times New Roman"/>
          <w:b/>
          <w:sz w:val="24"/>
          <w:szCs w:val="24"/>
          <w:highlight w:val="white"/>
        </w:rPr>
      </w:pPr>
      <w:r>
        <w:rPr>
          <w:rFonts w:ascii="Times New Roman" w:hAnsi="Times New Roman"/>
          <w:b/>
          <w:sz w:val="24"/>
          <w:szCs w:val="24"/>
          <w:highlight w:val="white"/>
        </w:rPr>
        <w:t xml:space="preserve">ПРЕДМЕТ СОГЛАШЕНИЯ</w:t>
      </w:r>
      <w:r>
        <w:rPr>
          <w:rFonts w:ascii="Times New Roman" w:hAnsi="Times New Roman"/>
          <w:b/>
          <w:sz w:val="24"/>
          <w:szCs w:val="24"/>
          <w:highlight w:val="white"/>
        </w:rPr>
      </w:r>
      <w:r>
        <w:rPr>
          <w:rFonts w:ascii="Times New Roman" w:hAnsi="Times New Roman"/>
          <w:b/>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Стороны </w:t>
      </w:r>
      <w:r>
        <w:rPr>
          <w:rFonts w:ascii="Times New Roman" w:hAnsi="Times New Roman" w:eastAsia="Times New Roman"/>
          <w:sz w:val="24"/>
          <w:szCs w:val="24"/>
          <w:highlight w:val="white"/>
          <w:lang w:eastAsia="ru-RU"/>
        </w:rPr>
        <w:t xml:space="preserve">договорились</w:t>
      </w:r>
      <w:r>
        <w:rPr>
          <w:rFonts w:ascii="Times New Roman" w:hAnsi="Times New Roman" w:eastAsia="Times New Roman"/>
          <w:sz w:val="24"/>
          <w:szCs w:val="24"/>
          <w:highlight w:val="white"/>
          <w:lang w:eastAsia="ru-RU"/>
        </w:rPr>
        <w:t xml:space="preserve"> использовать электронный документооборот для обмена документами</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связанными с исполнением </w:t>
      </w:r>
      <w:r>
        <w:rPr>
          <w:rFonts w:ascii="Times New Roman" w:hAnsi="Times New Roman" w:eastAsia="Times New Roman"/>
          <w:sz w:val="24"/>
          <w:szCs w:val="24"/>
          <w:highlight w:val="white"/>
          <w:lang w:eastAsia="ru-RU"/>
        </w:rPr>
        <w:t xml:space="preserve">договоров, указанных в </w:t>
      </w:r>
      <w:r>
        <w:rPr>
          <w:rFonts w:ascii="Times New Roman" w:hAnsi="Times New Roman" w:eastAsia="Times New Roman"/>
          <w:sz w:val="24"/>
          <w:szCs w:val="24"/>
          <w:highlight w:val="white"/>
          <w:lang w:eastAsia="ru-RU"/>
        </w:rPr>
        <w:t xml:space="preserve">Приложении</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3</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к настоящему Соглашению, в электронном формате с использованием защищенных информационных систем электронного документооборота.</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Электронный документ</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подписанный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при соблюдении требований Федерального закона от</w:t>
      </w:r>
      <w:r>
        <w:rPr>
          <w:rFonts w:ascii="Times New Roman" w:hAnsi="Times New Roman" w:eastAsia="Times New Roman"/>
          <w:sz w:val="24"/>
          <w:szCs w:val="24"/>
          <w:highlight w:val="white"/>
          <w:lang w:eastAsia="ru-RU"/>
        </w:rPr>
        <w:t xml:space="preserve"> 06.04.2011 N 63-ФЗ "Об электронной подписи"</w:t>
      </w:r>
      <w:r>
        <w:rPr>
          <w:rFonts w:ascii="Times New Roman" w:hAnsi="Times New Roman" w:eastAsia="Times New Roman"/>
          <w:sz w:val="24"/>
          <w:szCs w:val="24"/>
          <w:highlight w:val="white"/>
          <w:lang w:eastAsia="ru-RU"/>
        </w:rPr>
        <w:t xml:space="preserve">, признается Сторонами настоящего Соглашения равнозначным документу на бумажном носителе, подписанному собственноручной подписью</w:t>
      </w:r>
      <w:r>
        <w:rPr>
          <w:rFonts w:ascii="Times New Roman" w:hAnsi="Times New Roman" w:eastAsia="Times New Roman"/>
          <w:sz w:val="24"/>
          <w:szCs w:val="24"/>
          <w:highlight w:val="white"/>
          <w:lang w:eastAsia="ru-RU"/>
        </w:rPr>
        <w:t xml:space="preserve"> и заверенному печатью, если такой документ должен быть заверен печатью</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Организация ЭДО между Сторонами не отменяет использование иных способов изготовления и обмена документами между Сторонами в рамках обязательств, не регулируемых данным Соглашением.</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09" w:right="53"/>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0"/>
          <w:numId w:val="17"/>
        </w:numPr>
        <w:ind w:right="53"/>
        <w:jc w:val="center"/>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b/>
          <w:sz w:val="24"/>
          <w:szCs w:val="24"/>
          <w:highlight w:val="white"/>
          <w:lang w:eastAsia="ru-RU"/>
        </w:rPr>
        <w:t xml:space="preserve">ПОРЯДОК ОБМЕНА ИНФОРМАЦИЕЙ</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contextualSpacing w:val="0"/>
        <w:ind w:left="0" w:firstLine="0"/>
        <w:jc w:val="both"/>
        <w:spacing w:before="0"/>
        <w:tabs>
          <w:tab w:val="left" w:pos="1134" w:leader="none"/>
        </w:tabs>
        <w:rPr>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highlight w:val="white"/>
        </w:rPr>
        <w:t xml:space="preserve">3.1. Взаимодействие Сторон при обмене электронными документами по телекоммуникационным каналам связи с использованием ЭП осуществляется через оператора (операторов) электронного </w:t>
      </w:r>
      <w:r>
        <w:rPr>
          <w:highlight w:val="white"/>
        </w:rPr>
        <w:t xml:space="preserve">документооборота</w:t>
      </w:r>
      <w:r>
        <w:rPr>
          <w:highlight w:val="white"/>
        </w:rPr>
        <w:t xml:space="preserve">:</w:t>
      </w:r>
      <w:r>
        <w:rPr>
          <w:highlight w:val="white"/>
        </w:rPr>
        <w:t xml:space="preserve"> АО ПФ СКБ Контур (система </w:t>
      </w:r>
      <w:r>
        <w:rPr>
          <w:highlight w:val="white"/>
        </w:rPr>
        <w:t xml:space="preserve">Контур.Диадок</w:t>
      </w:r>
      <w:r>
        <w:rPr>
          <w:highlight w:val="white"/>
        </w:rPr>
        <w:t xml:space="preserve">) -</w:t>
      </w:r>
      <w:r>
        <w:rPr>
          <w:highlight w:val="white"/>
        </w:rPr>
        <w:t xml:space="preserve"> Сторона 1; _________</w:t>
      </w:r>
      <w:r>
        <w:rPr>
          <w:i/>
          <w:highlight w:val="white"/>
        </w:rPr>
        <w:t xml:space="preserve">(заполнить) </w:t>
      </w:r>
      <w:r>
        <w:rPr>
          <w:highlight w:val="white"/>
        </w:rPr>
        <w:t xml:space="preserve">– Сторона 2.</w:t>
      </w:r>
      <w:r>
        <w:rPr>
          <w:highlight w:val="white"/>
        </w:rPr>
      </w:r>
      <w:r>
        <w:rPr>
          <w:highlight w:val="white"/>
        </w:rPr>
      </w:r>
    </w:p>
    <w:p>
      <w:pPr>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3.2. В рамках договора </w:t>
      </w:r>
      <w:r>
        <w:rPr>
          <w:rFonts w:ascii="Times New Roman" w:hAnsi="Times New Roman" w:eastAsia="Times New Roman"/>
          <w:i/>
          <w:sz w:val="24"/>
          <w:szCs w:val="24"/>
          <w:highlight w:val="white"/>
          <w:lang w:eastAsia="ru-RU"/>
        </w:rPr>
        <w:t xml:space="preserve">(договоров)</w:t>
      </w:r>
      <w:r>
        <w:rPr>
          <w:rFonts w:ascii="Times New Roman" w:hAnsi="Times New Roman" w:eastAsia="Times New Roman"/>
          <w:sz w:val="24"/>
          <w:szCs w:val="24"/>
          <w:highlight w:val="white"/>
          <w:lang w:eastAsia="ru-RU"/>
        </w:rPr>
        <w:t xml:space="preserve"> документооборот осуществляется в электронном виде по телекоммуникационным каналам связи с использованием ЭП, отвечающей требованиям, изложенным в п. 5 настоящего Соглашения, в отношении документов, указанных в Перечне документов (</w:t>
      </w:r>
      <w:r>
        <w:rPr>
          <w:rFonts w:ascii="Times New Roman" w:hAnsi="Times New Roman" w:eastAsia="Times New Roman"/>
          <w:sz w:val="24"/>
          <w:szCs w:val="24"/>
          <w:highlight w:val="white"/>
          <w:lang w:eastAsia="ru-RU"/>
        </w:rPr>
        <w:t xml:space="preserve">Приложении № </w:t>
      </w:r>
      <w:r>
        <w:rPr>
          <w:rFonts w:ascii="Times New Roman" w:hAnsi="Times New Roman" w:eastAsia="Times New Roman"/>
          <w:sz w:val="24"/>
          <w:szCs w:val="24"/>
          <w:highlight w:val="white"/>
          <w:lang w:eastAsia="ru-RU"/>
        </w:rPr>
        <w:t xml:space="preserve">1</w:t>
      </w:r>
      <w:r>
        <w:rPr>
          <w:rFonts w:ascii="Times New Roman" w:hAnsi="Times New Roman" w:eastAsia="Times New Roman"/>
          <w:sz w:val="24"/>
          <w:szCs w:val="24"/>
          <w:highlight w:val="white"/>
          <w:lang w:eastAsia="ru-RU"/>
        </w:rPr>
        <w:t xml:space="preserve"> к</w:t>
      </w:r>
      <w:r>
        <w:rPr>
          <w:rFonts w:ascii="Times New Roman" w:hAnsi="Times New Roman" w:eastAsia="Times New Roman"/>
          <w:sz w:val="24"/>
          <w:szCs w:val="24"/>
          <w:highlight w:val="white"/>
          <w:lang w:eastAsia="ru-RU"/>
        </w:rPr>
        <w:t xml:space="preserve"> настоящему Соглашению), направляемых Сторонами в рамках информационного обмена с использованием ЭП.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0"/>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3.3</w:t>
      </w:r>
      <w:r>
        <w:rPr>
          <w:rFonts w:ascii="Times New Roman" w:hAnsi="Times New Roman" w:eastAsia="Times New Roman"/>
          <w:sz w:val="24"/>
          <w:szCs w:val="24"/>
          <w:highlight w:val="white"/>
          <w:lang w:eastAsia="ru-RU"/>
        </w:rPr>
        <w:t xml:space="preserve">. Документы, направленные по телекоммуникационным каналам связи через оператора электронного документооборота, считаются исходящими от Стороны-отправителя, если они подписаны ЭП, принадлежащей уполномоченному в надлежащем порядке лицу Стороны-отправителя.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Максимальный объем передаваемых данных не должен превышать 10 МБ.</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ind w:left="709"/>
        <w:spacing w:before="0"/>
        <w:tabs>
          <w:tab w:val="left" w:pos="360" w:leader="none"/>
        </w:tabs>
        <w:rPr>
          <w:highlight w:val="white"/>
        </w:rPr>
      </w:pPr>
      <w:r>
        <w:rPr>
          <w:highlight w:val="white"/>
        </w:rPr>
      </w:r>
      <w:r>
        <w:rPr>
          <w:highlight w:val="white"/>
        </w:rPr>
      </w:r>
      <w:r>
        <w:rPr>
          <w:highlight w:val="white"/>
        </w:rPr>
      </w:r>
    </w:p>
    <w:p>
      <w:pPr>
        <w:pStyle w:val="1891"/>
        <w:numPr>
          <w:ilvl w:val="0"/>
          <w:numId w:val="0"/>
        </w:numPr>
        <w:ind w:left="709"/>
        <w:spacing w:before="0"/>
        <w:tabs>
          <w:tab w:val="left" w:pos="360" w:leader="none"/>
        </w:tabs>
        <w:rPr>
          <w:highlight w:val="white"/>
        </w:rPr>
      </w:pPr>
      <w:r>
        <w:rPr>
          <w:highlight w:val="white"/>
        </w:rPr>
      </w:r>
      <w:r>
        <w:rPr>
          <w:highlight w:val="white"/>
        </w:rPr>
      </w:r>
      <w:r>
        <w:rPr>
          <w:highlight w:val="white"/>
        </w:rPr>
      </w:r>
    </w:p>
    <w:p>
      <w:pPr>
        <w:pStyle w:val="1346"/>
        <w:numPr>
          <w:ilvl w:val="0"/>
          <w:numId w:val="17"/>
        </w:numPr>
        <w:ind w:right="53"/>
        <w:jc w:val="center"/>
        <w:spacing w:after="0" w:line="240" w:lineRule="auto"/>
        <w:tabs>
          <w:tab w:val="left" w:pos="1134" w:leader="none"/>
        </w:tabs>
        <w:rPr>
          <w:rFonts w:ascii="Times New Roman" w:hAnsi="Times New Roman" w:eastAsia="Times New Roman"/>
          <w:b/>
          <w:sz w:val="24"/>
          <w:szCs w:val="24"/>
          <w:highlight w:val="white"/>
        </w:rPr>
      </w:pPr>
      <w:r>
        <w:rPr>
          <w:rFonts w:ascii="Times New Roman" w:hAnsi="Times New Roman" w:eastAsia="Times New Roman"/>
          <w:b/>
          <w:sz w:val="24"/>
          <w:szCs w:val="24"/>
          <w:highlight w:val="white"/>
          <w:lang w:eastAsia="ru-RU"/>
        </w:rPr>
        <w:t xml:space="preserve">ОБЯЗАННОСТИ СТОРОН</w:t>
      </w:r>
      <w:r>
        <w:rPr>
          <w:rFonts w:ascii="Times New Roman" w:hAnsi="Times New Roman" w:eastAsia="Times New Roman"/>
          <w:b/>
          <w:sz w:val="24"/>
          <w:szCs w:val="24"/>
          <w:highlight w:val="white"/>
        </w:rPr>
      </w:r>
      <w:r>
        <w:rPr>
          <w:rFonts w:ascii="Times New Roman" w:hAnsi="Times New Roman" w:eastAsia="Times New Roman"/>
          <w:b/>
          <w:sz w:val="24"/>
          <w:szCs w:val="24"/>
          <w:highlight w:val="white"/>
        </w:rPr>
      </w:r>
    </w:p>
    <w:p>
      <w:pPr>
        <w:pStyle w:val="1346"/>
        <w:ind w:left="567" w:right="53" w:firstLine="142"/>
        <w:spacing w:after="0" w:line="240" w:lineRule="auto"/>
        <w:tabs>
          <w:tab w:val="left" w:pos="851" w:leader="none"/>
          <w:tab w:val="left" w:pos="993" w:leader="none"/>
        </w:tabs>
        <w:rPr>
          <w:rFonts w:ascii="Times New Roman" w:hAnsi="Times New Roman" w:eastAsia="Times New Roman"/>
          <w:b/>
          <w:sz w:val="24"/>
          <w:szCs w:val="24"/>
          <w:highlight w:val="white"/>
        </w:rPr>
      </w:pPr>
      <w:r>
        <w:rPr>
          <w:rFonts w:ascii="Times New Roman" w:hAnsi="Times New Roman" w:eastAsia="Times New Roman"/>
          <w:b/>
          <w:sz w:val="24"/>
          <w:szCs w:val="24"/>
          <w:highlight w:val="white"/>
          <w:lang w:eastAsia="ru-RU"/>
        </w:rPr>
        <w:t xml:space="preserve">Стороны обязуются</w:t>
      </w:r>
      <w:r>
        <w:rPr>
          <w:rFonts w:ascii="Times New Roman" w:hAnsi="Times New Roman" w:eastAsia="Times New Roman"/>
          <w:b/>
          <w:sz w:val="24"/>
          <w:szCs w:val="24"/>
          <w:highlight w:val="white"/>
          <w:lang w:eastAsia="ru-RU"/>
        </w:rPr>
        <w:t xml:space="preserve">:</w:t>
      </w:r>
      <w:r>
        <w:rPr>
          <w:rFonts w:ascii="Times New Roman" w:hAnsi="Times New Roman" w:eastAsia="Times New Roman"/>
          <w:b/>
          <w:sz w:val="24"/>
          <w:szCs w:val="24"/>
          <w:highlight w:val="white"/>
        </w:rPr>
      </w:r>
      <w:r>
        <w:rPr>
          <w:rFonts w:ascii="Times New Roman" w:hAnsi="Times New Roman" w:eastAsia="Times New Roman"/>
          <w:b/>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При использовании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ind w:left="851" w:hanging="142"/>
        <w:spacing w:before="0"/>
        <w:rPr>
          <w:bCs/>
          <w:highlight w:val="white"/>
        </w:rPr>
      </w:pPr>
      <w:r>
        <w:rPr>
          <w:bCs/>
          <w:highlight w:val="white"/>
        </w:rPr>
        <w:t xml:space="preserve">- обеспечить конфиденциальность ключей электронных подписей;</w:t>
      </w:r>
      <w:r>
        <w:rPr>
          <w:bCs/>
          <w:highlight w:val="white"/>
        </w:rPr>
      </w:r>
      <w:r>
        <w:rPr>
          <w:bCs/>
          <w:highlight w:val="white"/>
        </w:rPr>
      </w:r>
    </w:p>
    <w:p>
      <w:pPr>
        <w:pStyle w:val="1891"/>
        <w:numPr>
          <w:ilvl w:val="0"/>
          <w:numId w:val="0"/>
        </w:numPr>
        <w:ind w:firstLine="709"/>
        <w:spacing w:before="0"/>
        <w:rPr>
          <w:highlight w:val="white"/>
        </w:rPr>
      </w:pPr>
      <w:r>
        <w:rPr>
          <w:bCs/>
          <w:highlight w:val="white"/>
        </w:rPr>
        <w:t xml:space="preserve">- использовать для создания и проверки </w:t>
      </w:r>
      <w:r>
        <w:rPr>
          <w:bCs/>
          <w:highlight w:val="white"/>
        </w:rPr>
        <w:t xml:space="preserve">ЭП</w:t>
      </w:r>
      <w:r>
        <w:rPr>
          <w:bCs/>
          <w:highlight w:val="white"/>
        </w:rPr>
        <w:t xml:space="preserve">, создания ключей электронной подписи и ключей проверки электронной подписи средства, получившие подтверждение соответствия требованиям, установленным Федеральным законом </w:t>
      </w:r>
      <w:r>
        <w:rPr>
          <w:highlight w:val="white"/>
        </w:rPr>
        <w:t xml:space="preserve">от 06.04.2011 № 63-ФЗ «Об электронной подписи»;</w:t>
      </w:r>
      <w:r>
        <w:rPr>
          <w:highlight w:val="white"/>
        </w:rPr>
      </w:r>
      <w:r>
        <w:rPr>
          <w:highlight w:val="white"/>
        </w:rPr>
      </w:r>
    </w:p>
    <w:p>
      <w:pPr>
        <w:pStyle w:val="1891"/>
        <w:numPr>
          <w:ilvl w:val="0"/>
          <w:numId w:val="0"/>
        </w:numPr>
        <w:ind w:firstLine="709"/>
        <w:spacing w:before="0"/>
        <w:rPr>
          <w:highlight w:val="white"/>
        </w:rPr>
      </w:pPr>
      <w:r>
        <w:rPr>
          <w:highlight w:val="white"/>
        </w:rPr>
        <w:t xml:space="preserve">- не допускать использование (передачу) принадлежащих им ключей электронных подписей третьими лицами (третьим лицам);</w:t>
      </w:r>
      <w:r>
        <w:rPr>
          <w:highlight w:val="white"/>
        </w:rPr>
      </w:r>
      <w:r>
        <w:rPr>
          <w:highlight w:val="white"/>
        </w:rPr>
      </w:r>
    </w:p>
    <w:p>
      <w:pPr>
        <w:pStyle w:val="1891"/>
        <w:numPr>
          <w:ilvl w:val="0"/>
          <w:numId w:val="0"/>
        </w:numPr>
        <w:ind w:firstLine="709"/>
        <w:spacing w:before="0"/>
        <w:rPr>
          <w:highlight w:val="white"/>
        </w:rPr>
      </w:pPr>
      <w:r>
        <w:rPr>
          <w:highlight w:val="white"/>
        </w:rPr>
        <w:t xml:space="preserve">- не использовать ключ электронной подписи при наличии оснований предполагать, что конфиденциальность ключа нарушена и уведомлять удостоверяющий центр, выдавший сертификат проверки подлинности </w:t>
      </w:r>
      <w:r>
        <w:rPr>
          <w:highlight w:val="white"/>
        </w:rPr>
        <w:t xml:space="preserve">ЭП</w:t>
      </w:r>
      <w:r>
        <w:rPr>
          <w:highlight w:val="white"/>
        </w:rPr>
        <w:t xml:space="preserve">, а также Сторону-участника документооборота по </w:t>
      </w:r>
      <w:r>
        <w:rPr>
          <w:highlight w:val="white"/>
        </w:rPr>
        <w:t xml:space="preserve">д</w:t>
      </w:r>
      <w:r>
        <w:rPr>
          <w:highlight w:val="white"/>
        </w:rPr>
        <w:t xml:space="preserve">оговору не позднее 1 (одного) рабочего дня с момента получения информации о таком нарушении.</w:t>
      </w:r>
      <w:r>
        <w:rPr>
          <w:highlight w:val="white"/>
        </w:rPr>
      </w:r>
      <w:r>
        <w:rPr>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lang w:eastAsia="ru-RU"/>
        </w:rPr>
        <w:t xml:space="preserve">Использовать в качестве средства электронной подписи при выполнении функций создания ЭП в электронном документе с использованием ключа электронной подписи и подтверждения с использованием ключа проверки подлинности ЭП в электронном документе, </w:t>
      </w:r>
      <w:r>
        <w:rPr>
          <w:rFonts w:ascii="Times New Roman" w:hAnsi="Times New Roman" w:eastAsia="Times New Roman"/>
          <w:bCs/>
          <w:sz w:val="24"/>
          <w:szCs w:val="24"/>
          <w:highlight w:val="white"/>
          <w:lang w:eastAsia="ru-RU"/>
        </w:rPr>
        <w:t xml:space="preserve">сертифицированное средство криптографической защиты информации </w:t>
      </w:r>
      <w:r>
        <w:rPr>
          <w:rFonts w:ascii="Times New Roman" w:hAnsi="Times New Roman" w:eastAsia="Times New Roman"/>
          <w:bCs/>
          <w:sz w:val="24"/>
          <w:szCs w:val="24"/>
          <w:highlight w:val="white"/>
          <w:lang w:eastAsia="ru-RU"/>
        </w:rPr>
        <w:t xml:space="preserve">КриптоПро</w:t>
      </w:r>
      <w:r>
        <w:rPr>
          <w:rFonts w:ascii="Times New Roman" w:hAnsi="Times New Roman" w:eastAsia="Times New Roman"/>
          <w:bCs/>
          <w:sz w:val="24"/>
          <w:szCs w:val="24"/>
          <w:highlight w:val="white"/>
          <w:lang w:eastAsia="ru-RU"/>
        </w:rPr>
        <w:t xml:space="preserve"> </w:t>
      </w:r>
      <w:r>
        <w:rPr>
          <w:rFonts w:ascii="Times New Roman" w:hAnsi="Times New Roman" w:eastAsia="Times New Roman"/>
          <w:bCs/>
          <w:sz w:val="24"/>
          <w:szCs w:val="24"/>
          <w:highlight w:val="white"/>
          <w:lang w:val="en-US" w:eastAsia="ru-RU"/>
        </w:rPr>
        <w:t xml:space="preserve">CSP</w:t>
      </w:r>
      <w:r>
        <w:rPr>
          <w:rFonts w:ascii="Times New Roman" w:hAnsi="Times New Roman" w:eastAsia="Times New Roman"/>
          <w:bCs/>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Обеспечить хранение электронных документов, подписанных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совместно с применявшимся для формирования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сертификатом ключа подписи, в течение срока, установленного для хранения таких документов, но в любом случае не менее 5 (пяти) лет с даты подписания документов.</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Самостоятельно обеспечить установку, настройку и эксплуатацию средств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в соответствии с требованиями действующего законодательства Российской Федерации и регламентом удостоверяющего центра.</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67"/>
        <w:numPr>
          <w:ilvl w:val="1"/>
          <w:numId w:val="17"/>
        </w:num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При выборе </w:t>
      </w:r>
      <w:r>
        <w:rPr>
          <w:rFonts w:ascii="Times New Roman" w:hAnsi="Times New Roman" w:eastAsia="Times New Roman"/>
          <w:sz w:val="24"/>
          <w:szCs w:val="24"/>
          <w:highlight w:val="white"/>
          <w:lang w:eastAsia="ru-RU"/>
        </w:rPr>
        <w:t xml:space="preserve">О</w:t>
      </w:r>
      <w:r>
        <w:rPr>
          <w:rFonts w:ascii="Times New Roman" w:hAnsi="Times New Roman" w:eastAsia="Times New Roman"/>
          <w:sz w:val="24"/>
          <w:szCs w:val="24"/>
          <w:highlight w:val="white"/>
          <w:lang w:eastAsia="ru-RU"/>
        </w:rPr>
        <w:t xml:space="preserve">ператора учитывать обеспечение Оператором следующих способов и методов защиты:</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 организацию учёта, хранения и эксплуатации ключей шифрования и ЭП;</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 учёт доступа сотрудников к информации;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 резервного копирования данных;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 антивирусного и защитного ПО;</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contextualSpacing w:val="0"/>
        <w:ind w:left="0" w:right="53" w:firstLine="709"/>
        <w:jc w:val="both"/>
        <w:spacing w:after="0" w:line="240" w:lineRule="auto"/>
        <w:tabs>
          <w:tab w:val="left" w:pos="1134" w:leader="none"/>
        </w:tabs>
        <w:rPr>
          <w:rFonts w:ascii="Times New Roman" w:hAnsi="Times New Roman" w:eastAsia="Times New Roman"/>
          <w:sz w:val="24"/>
          <w:szCs w:val="24"/>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eastAsia="Times New Roman"/>
          <w:sz w:val="24"/>
          <w:szCs w:val="24"/>
          <w:highlight w:val="white"/>
          <w:lang w:eastAsia="ru-RU"/>
        </w:rPr>
        <w:t xml:space="preserve">- криптографических средств защиты информации, сертифицированные ФСБ РФ.</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ind w:left="0" w:right="0" w:firstLine="709"/>
        <w:spacing w:before="0"/>
        <w:tabs>
          <w:tab w:val="left" w:pos="360" w:leader="none"/>
        </w:tabs>
        <w:rPr>
          <w:highlight w:val="white"/>
        </w:rPr>
      </w:pPr>
      <w:r>
        <w:rPr>
          <w:rFonts w:ascii="Times New Roman" w:hAnsi="Times New Roman" w:eastAsia="Times New Roman"/>
          <w:sz w:val="24"/>
          <w:szCs w:val="24"/>
          <w:highlight w:val="white"/>
          <w:lang w:eastAsia="ru-RU"/>
        </w:rPr>
        <w:t xml:space="preserve">В случае, если направление электронных документов произ</w:t>
      </w:r>
      <w:r>
        <w:rPr>
          <w:rFonts w:ascii="Times New Roman" w:hAnsi="Times New Roman" w:eastAsia="Times New Roman"/>
          <w:sz w:val="24"/>
          <w:szCs w:val="24"/>
          <w:highlight w:val="white"/>
          <w:lang w:eastAsia="ru-RU"/>
        </w:rPr>
        <w:t xml:space="preserve">водится без участия Оператора, С</w:t>
      </w:r>
      <w:r>
        <w:rPr>
          <w:rFonts w:ascii="Times New Roman" w:hAnsi="Times New Roman" w:eastAsia="Times New Roman"/>
          <w:sz w:val="24"/>
          <w:szCs w:val="24"/>
          <w:highlight w:val="white"/>
          <w:lang w:eastAsia="ru-RU"/>
        </w:rPr>
        <w:t xml:space="preserve">торона обязуется самостоятельно обеспечивать перечисленные </w:t>
      </w:r>
      <w:r>
        <w:rPr>
          <w:rFonts w:ascii="Times New Roman" w:hAnsi="Times New Roman" w:eastAsia="Times New Roman"/>
          <w:sz w:val="24"/>
          <w:szCs w:val="24"/>
          <w:highlight w:val="white"/>
          <w:lang w:eastAsia="ru-RU"/>
        </w:rPr>
        <w:t xml:space="preserve">в данном пункте </w:t>
      </w:r>
      <w:r>
        <w:rPr>
          <w:rFonts w:ascii="Times New Roman" w:hAnsi="Times New Roman" w:eastAsia="Times New Roman"/>
          <w:sz w:val="24"/>
          <w:szCs w:val="24"/>
          <w:highlight w:val="white"/>
          <w:lang w:eastAsia="ru-RU"/>
        </w:rPr>
        <w:t xml:space="preserve">способы и методы защиты.</w:t>
      </w:r>
      <w:r>
        <w:rPr>
          <w:highlight w:val="white"/>
        </w:rPr>
      </w:r>
      <w:r>
        <w:rPr>
          <w:highlight w:val="white"/>
        </w:rPr>
      </w:r>
    </w:p>
    <w:p>
      <w:pPr>
        <w:pStyle w:val="1346"/>
        <w:numPr>
          <w:ilvl w:val="1"/>
          <w:numId w:val="17"/>
        </w:numPr>
        <w:ind w:left="0" w:right="53" w:firstLine="709"/>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lang w:eastAsia="ru-RU"/>
        </w:rPr>
        <w:t xml:space="preserve">Осуществлять направление электронных документов, указанных в Приложении</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1</w:t>
      </w:r>
      <w:r>
        <w:rPr>
          <w:rFonts w:ascii="Times New Roman" w:hAnsi="Times New Roman" w:eastAsia="Times New Roman"/>
          <w:sz w:val="24"/>
          <w:szCs w:val="24"/>
          <w:highlight w:val="white"/>
          <w:lang w:eastAsia="ru-RU"/>
        </w:rPr>
        <w:t xml:space="preserve"> к настоящему Соглашению, через Оператора в сроки, установленные договором </w:t>
      </w:r>
      <w:r>
        <w:rPr>
          <w:rFonts w:ascii="Times New Roman" w:hAnsi="Times New Roman" w:eastAsia="Times New Roman"/>
          <w:i/>
          <w:sz w:val="24"/>
          <w:szCs w:val="24"/>
          <w:highlight w:val="white"/>
          <w:lang w:eastAsia="ru-RU"/>
        </w:rPr>
        <w:t xml:space="preserve">(договорами)</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4.6.1. </w:t>
      </w:r>
      <w:r>
        <w:rPr>
          <w:highlight w:val="white"/>
        </w:rPr>
        <w:t xml:space="preserve">Сторона</w:t>
      </w:r>
      <w:r>
        <w:rPr>
          <w:highlight w:val="white"/>
        </w:rPr>
        <w:t xml:space="preserve"> 2 для приема и передачи электронных документов</w:t>
      </w:r>
      <w:r>
        <w:rPr>
          <w:highlight w:val="white"/>
        </w:rPr>
        <w:t xml:space="preserve">, </w:t>
      </w:r>
      <w:r>
        <w:rPr>
          <w:highlight w:val="white"/>
        </w:rPr>
        <w:t xml:space="preserve">обязуется обеспечить выбор Оператора электронного документооборота, обладающего совместимыми техническими средствами </w:t>
      </w:r>
      <w:r>
        <w:rPr>
          <w:highlight w:val="white"/>
        </w:rPr>
        <w:t xml:space="preserve">для </w:t>
      </w:r>
      <w:r>
        <w:rPr>
          <w:highlight w:val="white"/>
        </w:rPr>
        <w:t xml:space="preserve">  </w:t>
      </w:r>
      <w:r>
        <w:rPr>
          <w:highlight w:val="white"/>
        </w:rPr>
        <w:t xml:space="preserve">взаимодействия с системой </w:t>
      </w:r>
      <w:r>
        <w:rPr>
          <w:highlight w:val="white"/>
        </w:rPr>
        <w:t xml:space="preserve">Контур. Диадок</w:t>
      </w:r>
      <w:r>
        <w:rPr>
          <w:highlight w:val="white"/>
        </w:rPr>
        <w:t xml:space="preserve"> (оператор АО ПФ СКБ Контур) напрямую или через установку </w:t>
      </w:r>
      <w:r>
        <w:rPr>
          <w:highlight w:val="white"/>
        </w:rPr>
        <w:t xml:space="preserve">роуминговых</w:t>
      </w:r>
      <w:r>
        <w:rPr>
          <w:highlight w:val="white"/>
        </w:rPr>
        <w:t xml:space="preserve"> отношений</w:t>
      </w:r>
      <w:r>
        <w:rPr>
          <w:highlight w:val="white"/>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4.7. При отсутствии технической возможности направления электронных документов с ЭП через Оператора, документы, указанные в Приложении № </w:t>
      </w:r>
      <w:r>
        <w:rPr>
          <w:rFonts w:ascii="Times New Roman" w:hAnsi="Times New Roman" w:eastAsia="Times New Roman"/>
          <w:sz w:val="24"/>
          <w:szCs w:val="24"/>
          <w:highlight w:val="white"/>
          <w:lang w:eastAsia="ru-RU"/>
        </w:rPr>
        <w:t xml:space="preserve">1</w:t>
      </w:r>
      <w:r>
        <w:rPr>
          <w:rFonts w:ascii="Times New Roman" w:hAnsi="Times New Roman" w:eastAsia="Times New Roman"/>
          <w:sz w:val="24"/>
          <w:szCs w:val="24"/>
          <w:highlight w:val="white"/>
          <w:lang w:eastAsia="ru-RU"/>
        </w:rPr>
        <w:t xml:space="preserve"> к настоящему Соглашению, направляются стороне-получателю на бумажном носителе, подписанные уполномоченным лицом стороны-отправителя, с уведомлением о невозможности направить их через Оператора электронного документооборота (с указанием причин).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4.8. Применять при осуществлении электронного документооборота формы документов, установленные действующим законодательством</w:t>
      </w:r>
      <w:r>
        <w:rPr>
          <w:rFonts w:ascii="Times New Roman" w:hAnsi="Times New Roman" w:eastAsia="Times New Roman"/>
          <w:sz w:val="24"/>
          <w:szCs w:val="24"/>
          <w:highlight w:val="white"/>
          <w:lang w:eastAsia="ru-RU"/>
        </w:rPr>
        <w:t xml:space="preserve"> Российской Федерации, </w:t>
      </w:r>
      <w:r>
        <w:rPr>
          <w:rFonts w:ascii="Times New Roman" w:hAnsi="Times New Roman" w:eastAsia="Times New Roman"/>
          <w:sz w:val="24"/>
          <w:szCs w:val="24"/>
          <w:highlight w:val="white"/>
          <w:lang w:eastAsia="ru-RU"/>
        </w:rPr>
        <w:t xml:space="preserve">договором </w:t>
      </w:r>
      <w:r>
        <w:rPr>
          <w:rFonts w:ascii="Times New Roman" w:hAnsi="Times New Roman" w:eastAsia="Times New Roman"/>
          <w:i/>
          <w:sz w:val="24"/>
          <w:szCs w:val="24"/>
          <w:highlight w:val="white"/>
          <w:lang w:eastAsia="ru-RU"/>
        </w:rPr>
        <w:t xml:space="preserve">(д</w:t>
      </w:r>
      <w:r>
        <w:rPr>
          <w:rFonts w:ascii="Times New Roman" w:hAnsi="Times New Roman" w:eastAsia="Times New Roman"/>
          <w:i/>
          <w:sz w:val="24"/>
          <w:szCs w:val="24"/>
          <w:highlight w:val="white"/>
          <w:lang w:eastAsia="ru-RU"/>
        </w:rPr>
        <w:t xml:space="preserve">оговорами</w:t>
      </w:r>
      <w:r>
        <w:rPr>
          <w:rFonts w:ascii="Times New Roman" w:hAnsi="Times New Roman" w:eastAsia="Times New Roman"/>
          <w:i/>
          <w:sz w:val="24"/>
          <w:szCs w:val="24"/>
          <w:highlight w:val="white"/>
          <w:lang w:eastAsia="ru-RU"/>
        </w:rPr>
        <w:t xml:space="preserve">)</w:t>
      </w:r>
      <w:r>
        <w:rPr>
          <w:rFonts w:ascii="Times New Roman" w:hAnsi="Times New Roman" w:eastAsia="Times New Roman"/>
          <w:sz w:val="24"/>
          <w:szCs w:val="24"/>
          <w:highlight w:val="white"/>
          <w:lang w:eastAsia="ru-RU"/>
        </w:rPr>
        <w:t xml:space="preserve"> и настоящим Соглашением</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Каждая из Сторон обязует</w:t>
      </w:r>
      <w:r>
        <w:rPr>
          <w:rFonts w:ascii="Times New Roman" w:hAnsi="Times New Roman" w:eastAsia="Times New Roman"/>
          <w:sz w:val="24"/>
          <w:szCs w:val="24"/>
          <w:highlight w:val="white"/>
          <w:lang w:eastAsia="ru-RU"/>
        </w:rPr>
        <w:t xml:space="preserve">ся предоставлять другой Стороне</w:t>
      </w:r>
      <w:r>
        <w:rPr>
          <w:rFonts w:ascii="Times New Roman" w:hAnsi="Times New Roman" w:eastAsia="Times New Roman"/>
          <w:sz w:val="24"/>
          <w:szCs w:val="24"/>
          <w:highlight w:val="white"/>
          <w:lang w:eastAsia="ru-RU"/>
        </w:rPr>
        <w:t xml:space="preserve"> документооборота все необходимые сведения для подтверждения подлинности электронной подписи.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4.9. </w:t>
      </w:r>
      <w:r>
        <w:rPr>
          <w:rFonts w:ascii="Times New Roman" w:hAnsi="Times New Roman" w:eastAsia="Times New Roman"/>
          <w:sz w:val="24"/>
          <w:szCs w:val="24"/>
          <w:highlight w:val="white"/>
          <w:lang w:eastAsia="ru-RU"/>
        </w:rPr>
        <w:t xml:space="preserve">Каждая из Сторон </w:t>
      </w:r>
      <w:r>
        <w:rPr>
          <w:rFonts w:ascii="Times New Roman" w:hAnsi="Times New Roman" w:eastAsia="Times New Roman"/>
          <w:sz w:val="24"/>
          <w:szCs w:val="24"/>
          <w:highlight w:val="white"/>
          <w:lang w:eastAsia="ru-RU"/>
        </w:rPr>
        <w:t xml:space="preserve">обязуется</w:t>
      </w:r>
      <w:r>
        <w:rPr>
          <w:rFonts w:ascii="Times New Roman" w:hAnsi="Times New Roman" w:eastAsia="Times New Roman"/>
          <w:sz w:val="24"/>
          <w:szCs w:val="24"/>
          <w:highlight w:val="white"/>
          <w:lang w:eastAsia="ru-RU"/>
        </w:rPr>
        <w:t xml:space="preserve"> подписывать электронные документы </w:t>
      </w:r>
      <w:r>
        <w:rPr>
          <w:rFonts w:ascii="Times New Roman" w:hAnsi="Times New Roman" w:eastAsia="Times New Roman"/>
          <w:sz w:val="24"/>
          <w:szCs w:val="24"/>
          <w:highlight w:val="white"/>
          <w:lang w:eastAsia="ru-RU"/>
        </w:rPr>
        <w:t xml:space="preserve">уполномоченны</w:t>
      </w:r>
      <w:r>
        <w:rPr>
          <w:rFonts w:ascii="Times New Roman" w:hAnsi="Times New Roman" w:eastAsia="Times New Roman"/>
          <w:sz w:val="24"/>
          <w:szCs w:val="24"/>
          <w:highlight w:val="white"/>
          <w:lang w:eastAsia="ru-RU"/>
        </w:rPr>
        <w:t xml:space="preserve">ми лицами </w:t>
      </w:r>
      <w:r>
        <w:rPr>
          <w:rFonts w:ascii="Times New Roman" w:hAnsi="Times New Roman" w:eastAsia="Times New Roman"/>
          <w:sz w:val="24"/>
          <w:szCs w:val="24"/>
          <w:highlight w:val="white"/>
          <w:lang w:eastAsia="ru-RU"/>
        </w:rPr>
        <w:t xml:space="preserve">с использованием ЭП</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4.10. Содержать в исправном состоянии программно-технические средства, которые используются при электронном</w:t>
      </w:r>
      <w:r>
        <w:rPr>
          <w:rFonts w:ascii="Times New Roman" w:hAnsi="Times New Roman" w:eastAsia="Times New Roman"/>
          <w:sz w:val="24"/>
          <w:szCs w:val="24"/>
          <w:highlight w:val="white"/>
          <w:lang w:eastAsia="ru-RU"/>
        </w:rPr>
        <w:t xml:space="preserve"> документообороте, принимать необходимые и достаточные меры для предотвращения несанкционированного доступа к программному обеспечению и средствам криптографической защиты информации.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09" w:right="53"/>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numPr>
          <w:ilvl w:val="0"/>
          <w:numId w:val="17"/>
        </w:numPr>
        <w:ind w:right="53"/>
        <w:jc w:val="center"/>
        <w:spacing w:after="0" w:line="240" w:lineRule="auto"/>
        <w:tabs>
          <w:tab w:val="left" w:pos="1134" w:leader="none"/>
        </w:tabs>
        <w:rPr>
          <w:rFonts w:ascii="Times New Roman" w:hAnsi="Times New Roman" w:eastAsia="Times New Roman"/>
          <w:b/>
          <w:sz w:val="24"/>
          <w:szCs w:val="24"/>
          <w:highlight w:val="white"/>
        </w:rPr>
      </w:pPr>
      <w:r>
        <w:rPr>
          <w:rFonts w:ascii="Times New Roman" w:hAnsi="Times New Roman" w:eastAsia="Times New Roman"/>
          <w:b/>
          <w:sz w:val="24"/>
          <w:szCs w:val="24"/>
          <w:highlight w:val="white"/>
          <w:lang w:eastAsia="ru-RU"/>
        </w:rPr>
        <w:t xml:space="preserve">ТРЕБОВАНИЯ К ПРИМЕНЕНИЮ ЭЛЕКТРОННОЙ ПОДПИСИ</w:t>
      </w:r>
      <w:r>
        <w:rPr>
          <w:rFonts w:ascii="Times New Roman" w:hAnsi="Times New Roman" w:eastAsia="Times New Roman"/>
          <w:b/>
          <w:sz w:val="24"/>
          <w:szCs w:val="24"/>
          <w:highlight w:val="white"/>
        </w:rPr>
      </w:r>
      <w:r>
        <w:rPr>
          <w:rFonts w:ascii="Times New Roman" w:hAnsi="Times New Roman" w:eastAsia="Times New Roman"/>
          <w:b/>
          <w:sz w:val="24"/>
          <w:szCs w:val="24"/>
          <w:highlight w:val="white"/>
        </w:rPr>
      </w:r>
    </w:p>
    <w:p>
      <w:pPr>
        <w:pStyle w:val="1346"/>
        <w:ind w:left="709"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5.1. ЭП</w:t>
      </w:r>
      <w:r>
        <w:rPr>
          <w:rFonts w:ascii="Times New Roman" w:hAnsi="Times New Roman" w:eastAsia="Times New Roman"/>
          <w:sz w:val="24"/>
          <w:szCs w:val="24"/>
          <w:highlight w:val="white"/>
          <w:lang w:eastAsia="ru-RU"/>
        </w:rPr>
        <w:t xml:space="preserve"> в электронном документе действительна при одновременном соблюдении следующих условий</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1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5.2. С</w:t>
      </w:r>
      <w:r>
        <w:rPr>
          <w:rFonts w:ascii="Times New Roman" w:hAnsi="Times New Roman" w:eastAsia="Times New Roman"/>
          <w:sz w:val="24"/>
          <w:szCs w:val="24"/>
          <w:highlight w:val="white"/>
          <w:lang w:eastAsia="ru-RU"/>
        </w:rPr>
        <w:t xml:space="preserve">ертификат ключа проверки электронной подписи создан и выдан аккредитованным удостоверяющим центром, аккредитация которого действительна на день выдачи указанного сертификата.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1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5.3. С</w:t>
      </w:r>
      <w:r>
        <w:rPr>
          <w:rFonts w:ascii="Times New Roman" w:hAnsi="Times New Roman" w:eastAsia="Times New Roman"/>
          <w:sz w:val="24"/>
          <w:szCs w:val="24"/>
          <w:highlight w:val="white"/>
          <w:lang w:eastAsia="ru-RU"/>
        </w:rPr>
        <w:t xml:space="preserve">ертификат ключа проверки электронной подписи действителен на момент подписания электронного документа.</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1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5.4. И</w:t>
      </w:r>
      <w:r>
        <w:rPr>
          <w:rFonts w:ascii="Times New Roman" w:hAnsi="Times New Roman" w:eastAsia="Times New Roman"/>
          <w:sz w:val="24"/>
          <w:szCs w:val="24"/>
          <w:highlight w:val="white"/>
          <w:lang w:eastAsia="ru-RU"/>
        </w:rPr>
        <w:t xml:space="preserve">меется положительный результат проверки принадлежности</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с помощью которой</w:t>
      </w:r>
      <w:r>
        <w:rPr>
          <w:rFonts w:ascii="Times New Roman" w:hAnsi="Times New Roman" w:eastAsia="Times New Roman"/>
          <w:sz w:val="24"/>
          <w:szCs w:val="24"/>
          <w:highlight w:val="white"/>
          <w:lang w:eastAsia="ru-RU"/>
        </w:rPr>
        <w:t xml:space="preserve"> подписан электронный документ,</w:t>
      </w:r>
      <w:r>
        <w:rPr>
          <w:rFonts w:ascii="Times New Roman" w:hAnsi="Times New Roman" w:eastAsia="Times New Roman"/>
          <w:sz w:val="24"/>
          <w:szCs w:val="24"/>
          <w:highlight w:val="white"/>
          <w:lang w:eastAsia="ru-RU"/>
        </w:rPr>
        <w:t xml:space="preserve"> владельцу </w:t>
      </w:r>
      <w:r>
        <w:rPr>
          <w:rFonts w:ascii="Times New Roman" w:hAnsi="Times New Roman" w:eastAsia="Times New Roman"/>
          <w:sz w:val="24"/>
          <w:szCs w:val="24"/>
          <w:highlight w:val="white"/>
          <w:lang w:eastAsia="ru-RU"/>
        </w:rPr>
        <w:t xml:space="preserve">сертификата </w:t>
      </w:r>
      <w:r>
        <w:rPr>
          <w:rFonts w:ascii="Times New Roman" w:hAnsi="Times New Roman" w:eastAsia="Times New Roman"/>
          <w:sz w:val="24"/>
          <w:szCs w:val="24"/>
          <w:highlight w:val="white"/>
          <w:lang w:eastAsia="ru-RU"/>
        </w:rPr>
        <w:t xml:space="preserve">ключа проверки электронной подписи</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71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5.5. П</w:t>
      </w:r>
      <w:r>
        <w:rPr>
          <w:rFonts w:ascii="Times New Roman" w:hAnsi="Times New Roman" w:eastAsia="Times New Roman"/>
          <w:sz w:val="24"/>
          <w:szCs w:val="24"/>
          <w:highlight w:val="white"/>
          <w:lang w:eastAsia="ru-RU"/>
        </w:rPr>
        <w:t xml:space="preserve">одтверждено отсутствие изменений, внесенных в </w:t>
      </w:r>
      <w:r>
        <w:rPr>
          <w:rFonts w:ascii="Times New Roman" w:hAnsi="Times New Roman" w:eastAsia="Times New Roman"/>
          <w:sz w:val="24"/>
          <w:szCs w:val="24"/>
          <w:highlight w:val="white"/>
          <w:lang w:eastAsia="ru-RU"/>
        </w:rPr>
        <w:t xml:space="preserve">электронный</w:t>
      </w:r>
      <w:r>
        <w:rPr>
          <w:rFonts w:ascii="Times New Roman" w:hAnsi="Times New Roman" w:eastAsia="Times New Roman"/>
          <w:sz w:val="24"/>
          <w:szCs w:val="24"/>
          <w:highlight w:val="white"/>
          <w:lang w:eastAsia="ru-RU"/>
        </w:rPr>
        <w:t xml:space="preserve"> документ после его подписания.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ind w:left="851"/>
        <w:spacing w:before="0"/>
        <w:rPr>
          <w:sz w:val="26"/>
          <w:szCs w:val="26"/>
          <w:highlight w:val="white"/>
        </w:rPr>
      </w:pPr>
      <w:r>
        <w:rPr>
          <w:sz w:val="26"/>
          <w:szCs w:val="26"/>
          <w:highlight w:val="white"/>
        </w:rPr>
      </w:r>
      <w:r>
        <w:rPr>
          <w:sz w:val="26"/>
          <w:szCs w:val="26"/>
          <w:highlight w:val="white"/>
        </w:rPr>
      </w:r>
      <w:r>
        <w:rPr>
          <w:sz w:val="26"/>
          <w:szCs w:val="26"/>
          <w:highlight w:val="white"/>
        </w:rPr>
      </w:r>
    </w:p>
    <w:p>
      <w:pPr>
        <w:pStyle w:val="1346"/>
        <w:numPr>
          <w:ilvl w:val="0"/>
          <w:numId w:val="17"/>
        </w:numPr>
        <w:ind w:right="53"/>
        <w:jc w:val="center"/>
        <w:spacing w:after="0" w:line="240" w:lineRule="auto"/>
        <w:tabs>
          <w:tab w:val="left" w:pos="1134" w:leader="none"/>
        </w:tabs>
        <w:rPr>
          <w:rFonts w:ascii="Times New Roman" w:hAnsi="Times New Roman" w:eastAsia="Times New Roman"/>
          <w:b/>
          <w:sz w:val="24"/>
          <w:szCs w:val="24"/>
          <w:highlight w:val="white"/>
        </w:rPr>
      </w:pPr>
      <w:r>
        <w:rPr>
          <w:rFonts w:ascii="Times New Roman" w:hAnsi="Times New Roman" w:eastAsia="Times New Roman"/>
          <w:b/>
          <w:sz w:val="24"/>
          <w:szCs w:val="24"/>
          <w:highlight w:val="white"/>
          <w:lang w:eastAsia="ru-RU"/>
        </w:rPr>
        <w:t xml:space="preserve">БРЕМЯ ДОКАЗЫВАНИЯ ПРИ РАЗРЕШЕНИИ СПОРОВ</w:t>
      </w:r>
      <w:r>
        <w:rPr>
          <w:rFonts w:ascii="Times New Roman" w:hAnsi="Times New Roman" w:eastAsia="Times New Roman"/>
          <w:b/>
          <w:sz w:val="24"/>
          <w:szCs w:val="24"/>
          <w:highlight w:val="white"/>
        </w:rPr>
      </w:r>
      <w:r>
        <w:rPr>
          <w:rFonts w:ascii="Times New Roman" w:hAnsi="Times New Roman" w:eastAsia="Times New Roman"/>
          <w:b/>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6.1. Любой электронный </w:t>
      </w:r>
      <w:r>
        <w:rPr>
          <w:rFonts w:ascii="Times New Roman" w:hAnsi="Times New Roman" w:eastAsia="Times New Roman"/>
          <w:sz w:val="24"/>
          <w:szCs w:val="24"/>
          <w:highlight w:val="white"/>
          <w:lang w:eastAsia="ru-RU"/>
        </w:rPr>
        <w:t xml:space="preserve">документ, подписанный с применением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одной ил</w:t>
      </w:r>
      <w:r>
        <w:rPr>
          <w:rFonts w:ascii="Times New Roman" w:hAnsi="Times New Roman" w:eastAsia="Times New Roman"/>
          <w:sz w:val="24"/>
          <w:szCs w:val="24"/>
          <w:highlight w:val="white"/>
          <w:lang w:eastAsia="ru-RU"/>
        </w:rPr>
        <w:t xml:space="preserve">и несколькими Сторонами </w:t>
      </w:r>
      <w:r>
        <w:rPr>
          <w:rFonts w:ascii="Times New Roman" w:hAnsi="Times New Roman" w:eastAsia="Times New Roman"/>
          <w:sz w:val="24"/>
          <w:szCs w:val="24"/>
          <w:highlight w:val="white"/>
          <w:lang w:eastAsia="ru-RU"/>
        </w:rPr>
        <w:t xml:space="preserve">договора </w:t>
      </w:r>
      <w:r>
        <w:rPr>
          <w:rFonts w:ascii="Times New Roman" w:hAnsi="Times New Roman" w:eastAsia="Times New Roman"/>
          <w:i/>
          <w:sz w:val="24"/>
          <w:szCs w:val="24"/>
          <w:highlight w:val="white"/>
          <w:lang w:eastAsia="ru-RU"/>
        </w:rPr>
        <w:t xml:space="preserve">(д</w:t>
      </w:r>
      <w:r>
        <w:rPr>
          <w:rFonts w:ascii="Times New Roman" w:hAnsi="Times New Roman" w:eastAsia="Times New Roman"/>
          <w:i/>
          <w:sz w:val="24"/>
          <w:szCs w:val="24"/>
          <w:highlight w:val="white"/>
          <w:lang w:eastAsia="ru-RU"/>
        </w:rPr>
        <w:t xml:space="preserve">оговоров</w:t>
      </w:r>
      <w:r>
        <w:rPr>
          <w:rFonts w:ascii="Times New Roman" w:hAnsi="Times New Roman" w:eastAsia="Times New Roman"/>
          <w:i/>
          <w:sz w:val="24"/>
          <w:szCs w:val="24"/>
          <w:highlight w:val="white"/>
          <w:lang w:eastAsia="ru-RU"/>
        </w:rPr>
        <w:t xml:space="preserve">)</w:t>
      </w:r>
      <w:r>
        <w:rPr>
          <w:rFonts w:ascii="Times New Roman" w:hAnsi="Times New Roman" w:eastAsia="Times New Roman"/>
          <w:sz w:val="24"/>
          <w:szCs w:val="24"/>
          <w:highlight w:val="white"/>
          <w:lang w:eastAsia="ru-RU"/>
        </w:rPr>
        <w:t xml:space="preserve"> может быть использован в качестве письменного доказательства в суде</w:t>
      </w:r>
      <w:r>
        <w:rPr>
          <w:rFonts w:ascii="Times New Roman" w:hAnsi="Times New Roman" w:eastAsia="Times New Roman"/>
          <w:sz w:val="24"/>
          <w:szCs w:val="24"/>
          <w:highlight w:val="white"/>
          <w:lang w:eastAsia="ru-RU"/>
        </w:rPr>
        <w:t xml:space="preserve"> в соответствии с порядком разрешения споров, указанным в </w:t>
      </w:r>
      <w:r>
        <w:rPr>
          <w:rFonts w:ascii="Times New Roman" w:hAnsi="Times New Roman" w:eastAsia="Times New Roman"/>
          <w:sz w:val="24"/>
          <w:szCs w:val="24"/>
          <w:highlight w:val="white"/>
          <w:lang w:eastAsia="ru-RU"/>
        </w:rPr>
        <w:t xml:space="preserve">договоре </w:t>
      </w:r>
      <w:r>
        <w:rPr>
          <w:rFonts w:ascii="Times New Roman" w:hAnsi="Times New Roman" w:eastAsia="Times New Roman"/>
          <w:i/>
          <w:sz w:val="24"/>
          <w:szCs w:val="24"/>
          <w:highlight w:val="white"/>
          <w:lang w:eastAsia="ru-RU"/>
        </w:rPr>
        <w:t xml:space="preserve">(д</w:t>
      </w:r>
      <w:r>
        <w:rPr>
          <w:rFonts w:ascii="Times New Roman" w:hAnsi="Times New Roman" w:eastAsia="Times New Roman"/>
          <w:i/>
          <w:sz w:val="24"/>
          <w:szCs w:val="24"/>
          <w:highlight w:val="white"/>
          <w:lang w:eastAsia="ru-RU"/>
        </w:rPr>
        <w:t xml:space="preserve">оговорах</w:t>
      </w:r>
      <w:r>
        <w:rPr>
          <w:rFonts w:ascii="Times New Roman" w:hAnsi="Times New Roman" w:eastAsia="Times New Roman"/>
          <w:i/>
          <w:sz w:val="24"/>
          <w:szCs w:val="24"/>
          <w:highlight w:val="white"/>
          <w:lang w:eastAsia="ru-RU"/>
        </w:rPr>
        <w:t xml:space="preserve">)</w:t>
      </w:r>
      <w:r>
        <w:rPr>
          <w:rFonts w:ascii="Times New Roman" w:hAnsi="Times New Roman" w:eastAsia="Times New Roman"/>
          <w:i/>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6.2. В случае возникновения споров о наличии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в электронном документе, бремя доказывания лежит на Стороне, не соглашающейся с наличием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6.3. В случае возникновения споров о</w:t>
      </w:r>
      <w:r>
        <w:rPr>
          <w:rFonts w:ascii="Times New Roman" w:hAnsi="Times New Roman" w:eastAsia="Times New Roman"/>
          <w:sz w:val="24"/>
          <w:szCs w:val="24"/>
          <w:highlight w:val="white"/>
          <w:lang w:eastAsia="ru-RU"/>
        </w:rPr>
        <w:t xml:space="preserve"> факте внесения изменений в электронный документ после его подписания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бремя доказывания лежит на Стороне, утверждающей, что в данный электронный документ были внесены изменения после его подписания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владельцем сертификата ключа подписи, который является уполномоченным представителем Стороны.</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0" w:right="53" w:firstLine="0"/>
        <w:jc w:val="both"/>
        <w:spacing w:after="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6.4. В случае возникновения споров о факте получения одной из Сторон какого-либо электронного документа, подписанного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от другой Стороны, бремя доказывания лежит на Стороне, не соглашающейся с фактом получения электронного документа, подписанного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jc w:val="both"/>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numPr>
          <w:ilvl w:val="0"/>
          <w:numId w:val="17"/>
        </w:numPr>
        <w:jc w:val="center"/>
        <w:tabs>
          <w:tab w:val="left" w:pos="993" w:leader="none"/>
        </w:tabs>
        <w:rPr>
          <w:rFonts w:ascii="Times New Roman" w:hAnsi="Times New Roman"/>
          <w:i/>
          <w:sz w:val="24"/>
          <w:szCs w:val="24"/>
          <w:highlight w:val="white"/>
        </w:rPr>
      </w:pPr>
      <w:r>
        <w:rPr>
          <w:rFonts w:ascii="Times New Roman" w:hAnsi="Times New Roman"/>
          <w:b/>
          <w:sz w:val="24"/>
          <w:szCs w:val="24"/>
          <w:highlight w:val="white"/>
        </w:rPr>
        <w:t xml:space="preserve">АНТИКОРРУПЦИОННАЯ ОГОВОРКА</w:t>
      </w:r>
      <w:r>
        <w:rPr>
          <w:rStyle w:val="1902"/>
          <w:rFonts w:ascii="Times New Roman" w:hAnsi="Times New Roman"/>
          <w:b/>
          <w:sz w:val="24"/>
          <w:szCs w:val="24"/>
          <w:highlight w:val="white"/>
        </w:rPr>
        <w:footnoteReference w:id="16"/>
      </w:r>
      <w:r>
        <w:rPr>
          <w:rFonts w:ascii="Times New Roman" w:hAnsi="Times New Roman"/>
          <w:i/>
          <w:sz w:val="24"/>
          <w:szCs w:val="24"/>
          <w:highlight w:val="white"/>
        </w:rPr>
      </w:r>
      <w:r>
        <w:rPr>
          <w:rFonts w:ascii="Times New Roman" w:hAnsi="Times New Roman"/>
          <w:i/>
          <w:sz w:val="24"/>
          <w:szCs w:val="24"/>
          <w:highlight w:val="white"/>
        </w:rPr>
      </w:r>
    </w:p>
    <w:p>
      <w:pPr>
        <w:pStyle w:val="1903"/>
        <w:numPr>
          <w:ilvl w:val="1"/>
          <w:numId w:val="36"/>
        </w:numPr>
        <w:ind w:left="142"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Стороне 2</w:t>
      </w:r>
      <w:r>
        <w:rPr>
          <w:rFonts w:ascii="Times New Roman" w:hAnsi="Times New Roman" w:eastAsia="Times New Roman"/>
          <w:sz w:val="24"/>
          <w:szCs w:val="24"/>
          <w:highlight w:val="white"/>
          <w:lang w:eastAsia="ru-RU"/>
        </w:rPr>
        <w:t xml:space="preserve"> известно о том, что ПАО «</w:t>
      </w:r>
      <w:r>
        <w:rPr>
          <w:rFonts w:ascii="Times New Roman" w:hAnsi="Times New Roman" w:eastAsia="Times New Roman"/>
          <w:sz w:val="24"/>
          <w:szCs w:val="24"/>
          <w:highlight w:val="white"/>
          <w:lang w:eastAsia="ru-RU"/>
        </w:rPr>
        <w:t xml:space="preserve">Россети Сибирь</w:t>
      </w:r>
      <w:r>
        <w:rPr>
          <w:rFonts w:ascii="Times New Roman" w:hAnsi="Times New Roman" w:eastAsia="Times New Roman"/>
          <w:sz w:val="24"/>
          <w:szCs w:val="24"/>
          <w:highlight w:val="white"/>
          <w:lang w:eastAsia="ru-RU"/>
        </w:rPr>
        <w:t xml:space="preserve">» реализует требования статьи 13.3 Ф</w:t>
      </w:r>
      <w:r>
        <w:rPr>
          <w:rFonts w:ascii="Times New Roman" w:hAnsi="Times New Roman" w:eastAsia="Times New Roman"/>
          <w:sz w:val="24"/>
          <w:szCs w:val="24"/>
          <w:highlight w:val="white"/>
          <w:lang w:eastAsia="ru-RU"/>
        </w:rPr>
        <w:t xml:space="preserve">едерального закона от 25.12.2008 № 273-ФЗ «О противодействии коррупции», принимает меры по предупреждению коррупции, присоединилось к Антикоррупционной хартии российского бизнеса (свидетельство от 08.04.2015 № 6/2015), включено в Реестр надежных партнеров,</w:t>
      </w:r>
      <w:r>
        <w:rPr>
          <w:rFonts w:ascii="Times New Roman" w:hAnsi="Times New Roman" w:eastAsia="Times New Roman"/>
          <w:sz w:val="24"/>
          <w:szCs w:val="24"/>
          <w:highlight w:val="white"/>
          <w:lang w:eastAsia="ru-RU"/>
        </w:rPr>
        <w:t xml:space="preserve"> ведет Антикоррупционную политику и развивает не допускающую коррупционных проявлений культуру, поддерживает деловые отношения с контрагентами, которые гарантируют добросовестность своих партнеров и поддерживают антикоррупционные стандарты ведения бизнеса.</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7.2. Сторона 2</w:t>
      </w:r>
      <w:r>
        <w:rPr>
          <w:rFonts w:ascii="Times New Roman" w:hAnsi="Times New Roman" w:eastAsia="Times New Roman"/>
          <w:sz w:val="24"/>
          <w:szCs w:val="24"/>
          <w:highlight w:val="white"/>
          <w:lang w:eastAsia="ru-RU"/>
        </w:rPr>
        <w:t xml:space="preserve"> настоящим подтверждает, что он</w:t>
      </w:r>
      <w:r>
        <w:rPr>
          <w:rFonts w:ascii="Times New Roman" w:hAnsi="Times New Roman" w:eastAsia="Times New Roman"/>
          <w:sz w:val="24"/>
          <w:szCs w:val="24"/>
          <w:highlight w:val="white"/>
          <w:lang w:eastAsia="ru-RU"/>
        </w:rPr>
        <w:t xml:space="preserve">а</w:t>
      </w:r>
      <w:r>
        <w:rPr>
          <w:rFonts w:ascii="Times New Roman" w:hAnsi="Times New Roman" w:eastAsia="Times New Roman"/>
          <w:sz w:val="24"/>
          <w:szCs w:val="24"/>
          <w:highlight w:val="white"/>
          <w:lang w:eastAsia="ru-RU"/>
        </w:rPr>
        <w:t xml:space="preserve"> ознакомил</w:t>
      </w:r>
      <w:r>
        <w:rPr>
          <w:rFonts w:ascii="Times New Roman" w:hAnsi="Times New Roman" w:eastAsia="Times New Roman"/>
          <w:sz w:val="24"/>
          <w:szCs w:val="24"/>
          <w:highlight w:val="white"/>
          <w:lang w:eastAsia="ru-RU"/>
        </w:rPr>
        <w:t xml:space="preserve">ась</w:t>
      </w:r>
      <w:r>
        <w:rPr>
          <w:rFonts w:ascii="Times New Roman" w:hAnsi="Times New Roman" w:eastAsia="Times New Roman"/>
          <w:sz w:val="24"/>
          <w:szCs w:val="24"/>
          <w:highlight w:val="white"/>
          <w:lang w:eastAsia="ru-RU"/>
        </w:rPr>
        <w:t xml:space="preserve"> с Антикоррупционной хартией российского бизнеса и Антикоррупционной политикой, представленных в разделе «Антикоррупционная политика» на официальном сайте </w:t>
      </w:r>
      <w:r>
        <w:rPr>
          <w:rFonts w:ascii="Times New Roman" w:hAnsi="Times New Roman" w:eastAsia="Times New Roman"/>
          <w:sz w:val="24"/>
          <w:szCs w:val="24"/>
          <w:highlight w:val="white"/>
          <w:lang w:eastAsia="ru-RU"/>
        </w:rPr>
        <w:t xml:space="preserve">ПАО «</w:t>
      </w:r>
      <w:r>
        <w:rPr>
          <w:rFonts w:ascii="Times New Roman" w:hAnsi="Times New Roman" w:eastAsia="Times New Roman"/>
          <w:sz w:val="24"/>
          <w:szCs w:val="24"/>
          <w:highlight w:val="white"/>
          <w:lang w:eastAsia="ru-RU"/>
        </w:rPr>
        <w:t xml:space="preserve">Россети Сибирь</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по адресу: </w:t>
      </w:r>
      <w:r>
        <w:rPr>
          <w:rStyle w:val="1906"/>
          <w:rFonts w:ascii="Times New Roman" w:hAnsi="Times New Roman"/>
          <w:spacing w:val="-4"/>
          <w:sz w:val="24"/>
          <w:szCs w:val="24"/>
          <w:highlight w:val="white"/>
        </w:rPr>
        <w:t xml:space="preserve">https://www.rosseti-sib.ru/purchases/antikorruptsionnaya-politika</w:t>
      </w:r>
      <w:r>
        <w:rPr>
          <w:rFonts w:ascii="Times New Roman" w:hAnsi="Times New Roman"/>
          <w:sz w:val="24"/>
          <w:szCs w:val="24"/>
          <w:highlight w:val="white"/>
        </w:rPr>
        <w:t xml:space="preserve">/</w:t>
      </w:r>
      <w:r>
        <w:rPr>
          <w:rFonts w:ascii="Times New Roman" w:hAnsi="Times New Roman" w:eastAsia="Times New Roman"/>
          <w:sz w:val="24"/>
          <w:szCs w:val="24"/>
          <w:highlight w:val="white"/>
          <w:lang w:eastAsia="ru-RU"/>
        </w:rPr>
        <w:t xml:space="preserve">, удостоверяет</w:t>
      </w:r>
      <w:r>
        <w:rPr>
          <w:rFonts w:ascii="Times New Roman" w:hAnsi="Times New Roman" w:eastAsia="Times New Roman"/>
          <w:sz w:val="24"/>
          <w:szCs w:val="24"/>
          <w:highlight w:val="white"/>
          <w:lang w:eastAsia="ru-RU"/>
        </w:rPr>
        <w:t xml:space="preserve">, что </w:t>
      </w:r>
      <w:r>
        <w:rPr>
          <w:rFonts w:ascii="Times New Roman" w:hAnsi="Times New Roman" w:eastAsia="Times New Roman"/>
          <w:sz w:val="24"/>
          <w:szCs w:val="24"/>
          <w:highlight w:val="white"/>
          <w:lang w:eastAsia="ru-RU"/>
        </w:rPr>
        <w:t xml:space="preserve">она</w:t>
      </w:r>
      <w:r>
        <w:rPr>
          <w:rFonts w:ascii="Times New Roman" w:hAnsi="Times New Roman" w:eastAsia="Times New Roman"/>
          <w:sz w:val="24"/>
          <w:szCs w:val="24"/>
          <w:highlight w:val="white"/>
          <w:lang w:eastAsia="ru-RU"/>
        </w:rPr>
        <w:t xml:space="preserve"> полностью принимает положения Антикоррупционной политики, и обязуется обеспечивать соблюдения требований Антикоррупционной политики, как со своей стороны, так и со стороны аффилированных с </w:t>
      </w:r>
      <w:r>
        <w:rPr>
          <w:rFonts w:ascii="Times New Roman" w:hAnsi="Times New Roman" w:eastAsia="Times New Roman"/>
          <w:sz w:val="24"/>
          <w:szCs w:val="24"/>
          <w:highlight w:val="white"/>
          <w:lang w:eastAsia="ru-RU"/>
        </w:rPr>
        <w:t xml:space="preserve">ней</w:t>
      </w:r>
      <w:r>
        <w:rPr>
          <w:rFonts w:ascii="Times New Roman" w:hAnsi="Times New Roman" w:eastAsia="Times New Roman"/>
          <w:sz w:val="24"/>
          <w:szCs w:val="24"/>
          <w:highlight w:val="white"/>
          <w:lang w:eastAsia="ru-RU"/>
        </w:rPr>
        <w:t xml:space="preserve"> физических и юридических лиц, действующих по настоящему Соглашению, включая без ограничений собственников, должностных лиц, работников или посредников.</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7.3. При исполнении своих обязательств по настоящему Соглашению Стороны, их аффилированные лица, работники или посредники не выплачивают, не предлага</w:t>
      </w:r>
      <w:r>
        <w:rPr>
          <w:rFonts w:ascii="Times New Roman" w:hAnsi="Times New Roman" w:eastAsia="Times New Roman"/>
          <w:sz w:val="24"/>
          <w:szCs w:val="24"/>
          <w:highlight w:val="white"/>
          <w:lang w:eastAsia="ru-RU"/>
        </w:rPr>
        <w:t xml:space="preserve">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142" w:firstLine="709"/>
        <w:jc w:val="both"/>
        <w:spacing w:before="0" w:beforeAutospacing="0" w:after="0" w:afterAutospacing="0" w:line="240" w:lineRule="auto"/>
        <w:widowControl w:val="off"/>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Стороны отказываются от стимулирования каким-либо образом работников друг друга, в том числе путем предоставления денежных сумм, подарков, б</w:t>
      </w:r>
      <w:r>
        <w:rPr>
          <w:rFonts w:ascii="Times New Roman" w:hAnsi="Times New Roman" w:eastAsia="Times New Roman"/>
          <w:sz w:val="24"/>
          <w:szCs w:val="24"/>
          <w:highlight w:val="white"/>
          <w:lang w:eastAsia="ru-RU"/>
        </w:rPr>
        <w:t xml:space="preserve">езвозмездного выполнения в их адрес работ (услуг) и другими, не поименованными здесь способами, ставящими работника в определенную зависимость и направленным на обеспечение выполнения этим работником каких-либо действий в пользу стимулирующей его стороны (</w:t>
      </w:r>
      <w:r>
        <w:rPr>
          <w:rFonts w:ascii="Times New Roman" w:hAnsi="Times New Roman" w:eastAsia="Times New Roman"/>
          <w:sz w:val="24"/>
          <w:szCs w:val="24"/>
          <w:highlight w:val="white"/>
          <w:lang w:eastAsia="ru-RU"/>
        </w:rPr>
        <w:t xml:space="preserve">Стороны 1 и</w:t>
      </w:r>
      <w:r>
        <w:rPr>
          <w:rFonts w:ascii="Times New Roman" w:hAnsi="Times New Roman" w:eastAsia="Times New Roman"/>
          <w:sz w:val="24"/>
          <w:szCs w:val="24"/>
          <w:highlight w:val="white"/>
          <w:lang w:eastAsia="ru-RU"/>
        </w:rPr>
        <w:t xml:space="preserve">ли</w:t>
      </w:r>
      <w:r>
        <w:rPr>
          <w:rFonts w:ascii="Times New Roman" w:hAnsi="Times New Roman" w:eastAsia="Times New Roman"/>
          <w:sz w:val="24"/>
          <w:szCs w:val="24"/>
          <w:highlight w:val="white"/>
          <w:lang w:eastAsia="ru-RU"/>
        </w:rPr>
        <w:t xml:space="preserve"> Стороны 2</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7.4. В случае возникновения у одной из Сторон подозрений, что произошло или может произойти нарушение каких-либо положений пунктов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.1. –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.3. настоящего Соглашения, указанная Сторона обязуется уведомить другую Сторону в письменной форме. После письменного уведомления</w:t>
      </w:r>
      <w:r>
        <w:rPr>
          <w:rFonts w:ascii="Times New Roman" w:hAnsi="Times New Roman" w:eastAsia="Times New Roman"/>
          <w:sz w:val="24"/>
          <w:szCs w:val="24"/>
          <w:highlight w:val="white"/>
          <w:lang w:eastAsia="ru-RU"/>
        </w:rPr>
        <w:t xml:space="preserve"> Сторона имеет право приостановить исполнение настоящего Соглашения до получения подтверждения, что нарушения не произошло или не произойдет. Это подтверждение должно быть направлено в течение десяти рабочих дней с даты направления письменного уведомления.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142" w:firstLine="709"/>
        <w:jc w:val="both"/>
        <w:spacing w:before="0" w:beforeAutospacing="0" w:after="0" w:afterAutospacing="0" w:line="240" w:lineRule="auto"/>
        <w:widowControl w:val="off"/>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В письменном уведомлении Сторона обязана сослаться на факты и/или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.1,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.2. настоящего Соглашения любой из Сторон, аффилированными лицами, работниками или посредниками.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pPr>
      <w:r>
        <w:rPr>
          <w:rFonts w:ascii="Times New Roman" w:hAnsi="Times New Roman" w:eastAsia="Times New Roman"/>
          <w:sz w:val="24"/>
          <w:szCs w:val="24"/>
          <w:highlight w:val="white"/>
          <w:lang w:eastAsia="ru-RU"/>
        </w:rPr>
        <w:t xml:space="preserve">7.5. В случае нарушения одной из Сторон обязательств по соблюдению требований Антикоррупционной политики, предусмотренных пунктами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.1.,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.2. настоящего Соглашения, и обязательств воздерживаться от запрещенных в пункте </w:t>
      </w:r>
      <w:r>
        <w:rPr>
          <w:rFonts w:ascii="Times New Roman" w:hAnsi="Times New Roman" w:eastAsia="Times New Roman"/>
          <w:sz w:val="24"/>
          <w:szCs w:val="24"/>
          <w:highlight w:val="white"/>
          <w:lang w:eastAsia="ru-RU"/>
        </w:rPr>
        <w:t xml:space="preserve">7</w:t>
      </w:r>
      <w:r>
        <w:rPr>
          <w:rFonts w:ascii="Times New Roman" w:hAnsi="Times New Roman" w:eastAsia="Times New Roman"/>
          <w:sz w:val="24"/>
          <w:szCs w:val="24"/>
          <w:highlight w:val="white"/>
          <w:lang w:eastAsia="ru-RU"/>
        </w:rPr>
        <w:t xml:space="preserve">.3. настоящего Соглашения действий и/или неполучения другой стороной в установленный срок подтверждения, что нарушения не произошло или не произойдет, </w:t>
      </w:r>
      <w:r>
        <w:rPr>
          <w:rFonts w:ascii="Times New Roman" w:hAnsi="Times New Roman" w:eastAsia="Times New Roman"/>
          <w:sz w:val="24"/>
          <w:szCs w:val="24"/>
          <w:highlight w:val="white"/>
          <w:lang w:eastAsia="ru-RU"/>
        </w:rPr>
        <w:t xml:space="preserve">Сторона 1</w:t>
      </w:r>
      <w:r>
        <w:rPr>
          <w:rFonts w:ascii="Times New Roman" w:hAnsi="Times New Roman" w:eastAsia="Times New Roman"/>
          <w:sz w:val="24"/>
          <w:szCs w:val="24"/>
          <w:highlight w:val="white"/>
          <w:lang w:eastAsia="ru-RU"/>
        </w:rPr>
        <w:t xml:space="preserve"> или </w:t>
      </w:r>
      <w:r>
        <w:rPr>
          <w:rFonts w:ascii="Times New Roman" w:hAnsi="Times New Roman" w:eastAsia="Times New Roman"/>
          <w:sz w:val="24"/>
          <w:szCs w:val="24"/>
          <w:highlight w:val="white"/>
          <w:lang w:eastAsia="ru-RU"/>
        </w:rPr>
        <w:t xml:space="preserve">Сторон 2</w:t>
      </w:r>
      <w:r>
        <w:rPr>
          <w:rFonts w:ascii="Times New Roman" w:hAnsi="Times New Roman" w:eastAsia="Times New Roman"/>
          <w:sz w:val="24"/>
          <w:szCs w:val="24"/>
          <w:highlight w:val="white"/>
          <w:lang w:eastAsia="ru-RU"/>
        </w:rPr>
        <w:t xml:space="preserve"> имеет право расторгнуть настоящее Соглашение в одностороннем порядке, полностью или в ч</w:t>
      </w:r>
      <w:r>
        <w:rPr>
          <w:rFonts w:ascii="Times New Roman" w:hAnsi="Times New Roman" w:eastAsia="Times New Roman"/>
          <w:sz w:val="24"/>
          <w:szCs w:val="24"/>
          <w:highlight w:val="white"/>
          <w:lang w:eastAsia="ru-RU"/>
        </w:rPr>
        <w:t xml:space="preserve">асти, направив письменное уведомление о расторжении. Сторона, по чьей инициативе было расторгнуто настоящее Соглашение, в соответствии с положениями настоящего пункта, вправе требовать возмещения реального ущерба, возникшего в результате такого расторжения</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ind w:left="142" w:firstLine="567"/>
        <w:jc w:val="both"/>
        <w:spacing w:before="0" w:beforeAutospacing="0" w:after="0" w:afterAutospacing="0" w:line="240" w:lineRule="auto"/>
        <w:rPr>
          <w:rFonts w:ascii="Times New Roman" w:hAnsi="Times New Roman"/>
          <w:b/>
          <w:i/>
          <w:spacing w:val="-4"/>
          <w:sz w:val="24"/>
          <w:szCs w:val="24"/>
          <w:highlight w:val="white"/>
        </w:rPr>
      </w:pPr>
      <w:r>
        <w:rPr>
          <w:rFonts w:ascii="Times New Roman" w:hAnsi="Times New Roman"/>
          <w:b/>
          <w:i/>
          <w:spacing w:val="-4"/>
          <w:sz w:val="24"/>
          <w:szCs w:val="24"/>
          <w:highlight w:val="white"/>
        </w:rPr>
        <w:t xml:space="preserve">или</w:t>
      </w:r>
      <w:r>
        <w:rPr>
          <w:rStyle w:val="1902"/>
          <w:rFonts w:ascii="Times New Roman" w:hAnsi="Times New Roman"/>
          <w:b/>
          <w:i/>
          <w:spacing w:val="-4"/>
          <w:sz w:val="24"/>
          <w:szCs w:val="24"/>
          <w:highlight w:val="white"/>
        </w:rPr>
        <w:footnoteReference w:id="17"/>
      </w:r>
      <w:r>
        <w:rPr>
          <w:rFonts w:ascii="Times New Roman" w:hAnsi="Times New Roman"/>
          <w:b/>
          <w:i/>
          <w:spacing w:val="-4"/>
          <w:sz w:val="24"/>
          <w:szCs w:val="24"/>
          <w:highlight w:val="white"/>
        </w:rPr>
      </w:r>
      <w:r>
        <w:rPr>
          <w:rFonts w:ascii="Times New Roman" w:hAnsi="Times New Roman"/>
          <w:b/>
          <w:i/>
          <w:spacing w:val="-4"/>
          <w:sz w:val="24"/>
          <w:szCs w:val="24"/>
          <w:highlight w:val="white"/>
        </w:rPr>
      </w:r>
    </w:p>
    <w:p>
      <w:pPr>
        <w:pStyle w:val="1346"/>
        <w:ind w:left="142" w:firstLine="567"/>
        <w:jc w:val="both"/>
        <w:spacing w:before="0" w:beforeAutospacing="0" w:after="0" w:afterAutospacing="0" w:line="240" w:lineRule="auto"/>
        <w:rPr>
          <w:rFonts w:ascii="Times New Roman" w:hAnsi="Times New Roman"/>
          <w:spacing w:val="-4"/>
          <w:sz w:val="24"/>
          <w:szCs w:val="24"/>
          <w:highlight w:val="white"/>
        </w:rPr>
      </w:pPr>
      <w:r>
        <w:rPr>
          <w:rFonts w:ascii="Times New Roman" w:hAnsi="Times New Roman"/>
          <w:spacing w:val="-4"/>
          <w:sz w:val="24"/>
          <w:szCs w:val="24"/>
          <w:highlight w:val="white"/>
        </w:rPr>
        <w:t xml:space="preserve">7.1. Сторонам известно о том, что они реализуют требования статьи 13.3 Федерального закона от 25.12.2008 № 273-ФЗ «О противодействии коррупции», принимают меры по предупреждению коррупции, присоединились к Антикоррупционной хартии российского бизнеса (</w:t>
      </w:r>
      <w:r>
        <w:rPr>
          <w:rFonts w:ascii="Times New Roman" w:hAnsi="Times New Roman"/>
          <w:sz w:val="24"/>
          <w:szCs w:val="24"/>
          <w:highlight w:val="white"/>
        </w:rPr>
        <w:t xml:space="preserve">свидетельство от 08.04.2015 № 6/2015</w:t>
      </w:r>
      <w:r>
        <w:rPr>
          <w:rFonts w:ascii="Times New Roman" w:hAnsi="Times New Roman"/>
          <w:spacing w:val="-4"/>
          <w:sz w:val="24"/>
          <w:szCs w:val="24"/>
          <w:highlight w:val="white"/>
        </w:rPr>
        <w:t xml:space="preserve">), включены в Реестр надежных партнеров, ведут Антикоррупционную политику и развивают недопускающую коррупционных проявлений культуру, поддерживают </w:t>
      </w:r>
      <w:r>
        <w:rPr>
          <w:rFonts w:ascii="Times New Roman" w:hAnsi="Times New Roman"/>
          <w:spacing w:val="-4"/>
          <w:sz w:val="24"/>
          <w:szCs w:val="24"/>
          <w:highlight w:val="white"/>
        </w:rPr>
        <w:t xml:space="preserve">деловые отношения с контрагентами, которые гарантируют добросовестность своих партнеров и поддерживают антикоррупционные стандарты ведения бизнеса.</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46"/>
        <w:ind w:left="142" w:firstLine="567"/>
        <w:jc w:val="both"/>
        <w:spacing w:before="0" w:beforeAutospacing="0" w:after="0" w:afterAutospacing="0" w:line="240" w:lineRule="auto"/>
        <w:rPr>
          <w:rFonts w:ascii="Times New Roman" w:hAnsi="Times New Roman"/>
          <w:spacing w:val="-4"/>
          <w:sz w:val="24"/>
          <w:szCs w:val="24"/>
          <w:highlight w:val="white"/>
        </w:rPr>
      </w:pPr>
      <w:r>
        <w:rPr>
          <w:rFonts w:ascii="Times New Roman" w:hAnsi="Times New Roman"/>
          <w:spacing w:val="-4"/>
          <w:sz w:val="24"/>
          <w:szCs w:val="24"/>
          <w:highlight w:val="white"/>
        </w:rPr>
        <w:t xml:space="preserve">7.2. Стороны настоящим подтверждают, что они</w:t>
      </w:r>
      <w:r>
        <w:rPr>
          <w:rFonts w:ascii="Times New Roman" w:hAnsi="Times New Roman"/>
          <w:spacing w:val="-4"/>
          <w:sz w:val="24"/>
          <w:szCs w:val="24"/>
          <w:highlight w:val="white"/>
        </w:rPr>
        <w:t xml:space="preserve"> ознакомились с Антикоррупционной хартией российского бизнеса и Антикоррупционной политикой ПАО «Россети» и ДЗО ПАО «Россети» (представленных в разделе «Антикоррупционная политика» на официальном сайте (указывается наименование ДЗО ПАО «Россети») по адресу</w:t>
      </w:r>
      <w:r>
        <w:rPr>
          <w:rStyle w:val="1906"/>
          <w:rFonts w:ascii="Times New Roman" w:hAnsi="Times New Roman"/>
          <w:sz w:val="24"/>
          <w:szCs w:val="24"/>
          <w:highlight w:val="white"/>
        </w:rPr>
        <w:t xml:space="preserve">: </w:t>
      </w:r>
      <w:r>
        <w:rPr>
          <w:rStyle w:val="1906"/>
          <w:rFonts w:ascii="Times New Roman" w:hAnsi="Times New Roman"/>
          <w:spacing w:val="-4"/>
          <w:sz w:val="24"/>
          <w:szCs w:val="24"/>
          <w:highlight w:val="white"/>
        </w:rPr>
        <w:t xml:space="preserve">https://www.rosseti-sib.ru/purchases/antikorruptsionnaya-politika/;</w:t>
      </w:r>
      <w:r>
        <w:rPr>
          <w:rFonts w:ascii="Times New Roman" w:hAnsi="Times New Roman"/>
          <w:sz w:val="24"/>
          <w:szCs w:val="24"/>
          <w:highlight w:val="white"/>
        </w:rPr>
        <w:t xml:space="preserve"> </w:t>
      </w:r>
      <w:r>
        <w:rPr>
          <w:rFonts w:ascii="Times New Roman" w:hAnsi="Times New Roman"/>
          <w:sz w:val="24"/>
          <w:szCs w:val="24"/>
          <w:highlight w:val="white"/>
        </w:rPr>
        <w:fldChar w:fldCharType="begin"/>
      </w:r>
      <w:r>
        <w:rPr>
          <w:rFonts w:ascii="Times New Roman" w:hAnsi="Times New Roman"/>
          <w:sz w:val="24"/>
          <w:szCs w:val="24"/>
          <w:highlight w:val="white"/>
        </w:rPr>
        <w:instrText xml:space="preserve"> HYPERLINK "http://www.rosseti.ru/about/anticorruptionpolicy/policy/index.php" </w:instrText>
      </w:r>
      <w:r>
        <w:rPr>
          <w:rFonts w:ascii="Times New Roman" w:hAnsi="Times New Roman"/>
          <w:sz w:val="24"/>
          <w:szCs w:val="24"/>
          <w:highlight w:val="white"/>
        </w:rPr>
        <w:fldChar w:fldCharType="separate"/>
      </w:r>
      <w:r>
        <w:rPr>
          <w:rStyle w:val="1906"/>
          <w:rFonts w:ascii="Times New Roman" w:hAnsi="Times New Roman"/>
          <w:spacing w:val="-4"/>
          <w:sz w:val="24"/>
          <w:szCs w:val="24"/>
          <w:highlight w:val="white"/>
        </w:rPr>
        <w:t xml:space="preserve">http://www.</w:t>
      </w:r>
      <w:r>
        <w:rPr>
          <w:rStyle w:val="1906"/>
          <w:rFonts w:ascii="Times New Roman" w:hAnsi="Times New Roman"/>
          <w:spacing w:val="-4"/>
          <w:sz w:val="24"/>
          <w:szCs w:val="24"/>
          <w:highlight w:val="white"/>
        </w:rPr>
        <w:fldChar w:fldCharType="end"/>
      </w:r>
      <w:r>
        <w:rPr>
          <w:rStyle w:val="1906"/>
          <w:rFonts w:ascii="Times New Roman" w:hAnsi="Times New Roman"/>
          <w:spacing w:val="-4"/>
          <w:sz w:val="24"/>
          <w:szCs w:val="24"/>
          <w:highlight w:val="white"/>
        </w:rPr>
        <w:tab/>
        <w:tab/>
        <w:tab/>
      </w:r>
      <w:r>
        <w:rPr>
          <w:rFonts w:ascii="Times New Roman" w:hAnsi="Times New Roman"/>
          <w:spacing w:val="-4"/>
          <w:sz w:val="24"/>
          <w:szCs w:val="24"/>
          <w:highlight w:val="white"/>
        </w:rPr>
        <w:t xml:space="preserve">, полностью принимают положения Антикоррупционной политики ПАО «Россети» и ДЗО «ПАО </w:t>
      </w:r>
      <w:r>
        <w:rPr>
          <w:rFonts w:ascii="Times New Roman" w:hAnsi="Times New Roman"/>
          <w:spacing w:val="-4"/>
          <w:sz w:val="24"/>
          <w:szCs w:val="24"/>
          <w:highlight w:val="white"/>
        </w:rPr>
        <w:t xml:space="preserve">«Россети» и обязуются обеспечивать соблюдение ее требований как со своей стороны, так и со стороны аффилированных с ними физических и юридических лиц, действующих по настоящему Договору, включая собственников, должностных лиц, работников и/или посредников.</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46"/>
        <w:ind w:left="142" w:firstLine="567"/>
        <w:jc w:val="both"/>
        <w:spacing w:after="0" w:line="240" w:lineRule="auto"/>
        <w:rPr>
          <w:rFonts w:ascii="Times New Roman" w:hAnsi="Times New Roman"/>
          <w:spacing w:val="-4"/>
          <w:sz w:val="24"/>
          <w:szCs w:val="24"/>
          <w:highlight w:val="white"/>
        </w:rPr>
      </w:pPr>
      <w:r>
        <w:rPr>
          <w:rFonts w:ascii="Times New Roman" w:hAnsi="Times New Roman"/>
          <w:spacing w:val="-4"/>
          <w:sz w:val="24"/>
          <w:szCs w:val="24"/>
          <w:highlight w:val="white"/>
        </w:rPr>
        <w:t xml:space="preserve">7.3. При исполнении своих обязательств по настоящему Договору Стороны, их аффилированные лица, работники или посредники не выплачивают, не предлаг</w:t>
      </w:r>
      <w:r>
        <w:rPr>
          <w:rFonts w:ascii="Times New Roman" w:hAnsi="Times New Roman"/>
          <w:spacing w:val="-4"/>
          <w:sz w:val="24"/>
          <w:szCs w:val="24"/>
          <w:highlight w:val="white"/>
        </w:rPr>
        <w:t xml:space="preserve">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достичь иные неправомерные цели</w:t>
      </w:r>
      <w:r>
        <w:rPr>
          <w:rFonts w:ascii="Times New Roman" w:hAnsi="Times New Roman"/>
          <w:i/>
          <w:spacing w:val="-4"/>
          <w:sz w:val="24"/>
          <w:szCs w:val="24"/>
          <w:highlight w:val="white"/>
        </w:rPr>
        <w:t xml:space="preserve">.</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46"/>
        <w:ind w:left="142" w:firstLine="567"/>
        <w:jc w:val="both"/>
        <w:spacing w:after="0" w:line="240" w:lineRule="auto"/>
        <w:rPr>
          <w:rFonts w:ascii="Times New Roman" w:hAnsi="Times New Roman"/>
          <w:spacing w:val="-4"/>
          <w:sz w:val="24"/>
          <w:szCs w:val="24"/>
          <w:highlight w:val="white"/>
        </w:rPr>
      </w:pPr>
      <w:r>
        <w:rPr>
          <w:rFonts w:ascii="Times New Roman" w:hAnsi="Times New Roman"/>
          <w:spacing w:val="-4"/>
          <w:sz w:val="24"/>
          <w:szCs w:val="24"/>
          <w:highlight w:val="white"/>
        </w:rPr>
        <w:t xml:space="preserve">Стороны отказываются от стим</w:t>
      </w:r>
      <w:r>
        <w:rPr>
          <w:rFonts w:ascii="Times New Roman" w:hAnsi="Times New Roman"/>
          <w:spacing w:val="-4"/>
          <w:sz w:val="24"/>
          <w:szCs w:val="24"/>
          <w:highlight w:val="white"/>
        </w:rPr>
        <w:t xml:space="preserve">улирования каким-либо образом работников друг друга, в том числе путем предоставления денежных сумм, подарков, безвозмездного выполнения в их адрес работ (услуг) и другими, не поименованными здесь способами, ставящими работника в определенную зависимость и</w:t>
      </w:r>
      <w:r>
        <w:rPr>
          <w:rFonts w:ascii="Times New Roman" w:hAnsi="Times New Roman"/>
          <w:spacing w:val="-4"/>
          <w:sz w:val="24"/>
          <w:szCs w:val="24"/>
          <w:highlight w:val="white"/>
          <w:lang w:val="en-US"/>
        </w:rPr>
        <w:t xml:space="preserve"> </w:t>
      </w:r>
      <w:r>
        <w:rPr>
          <w:rFonts w:ascii="Times New Roman" w:hAnsi="Times New Roman"/>
          <w:spacing w:val="-4"/>
          <w:sz w:val="24"/>
          <w:szCs w:val="24"/>
          <w:highlight w:val="white"/>
        </w:rPr>
        <w:t xml:space="preserve">направленными на обеспечение выполнения этим работником каких-либо действий в пользу стимулирующей его стороны (</w:t>
      </w:r>
      <w:r>
        <w:rPr>
          <w:rFonts w:ascii="Times New Roman" w:hAnsi="Times New Roman" w:eastAsia="Times New Roman"/>
          <w:sz w:val="24"/>
          <w:szCs w:val="24"/>
          <w:highlight w:val="white"/>
          <w:lang w:eastAsia="ru-RU"/>
        </w:rPr>
        <w:t xml:space="preserve">Стороны 1 или Стороны 2</w:t>
      </w:r>
      <w:r>
        <w:rPr>
          <w:rFonts w:ascii="Times New Roman" w:hAnsi="Times New Roman"/>
          <w:spacing w:val="-4"/>
          <w:sz w:val="24"/>
          <w:szCs w:val="24"/>
          <w:highlight w:val="white"/>
        </w:rPr>
        <w:t xml:space="preserve">).</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46"/>
        <w:ind w:left="142" w:firstLine="567"/>
        <w:jc w:val="both"/>
        <w:spacing w:after="0" w:line="240" w:lineRule="auto"/>
        <w:rPr>
          <w:rFonts w:ascii="Times New Roman" w:hAnsi="Times New Roman"/>
          <w:spacing w:val="-4"/>
          <w:sz w:val="24"/>
          <w:szCs w:val="24"/>
          <w:highlight w:val="white"/>
        </w:rPr>
      </w:pPr>
      <w:r>
        <w:rPr>
          <w:rFonts w:ascii="Times New Roman" w:hAnsi="Times New Roman"/>
          <w:spacing w:val="-4"/>
          <w:sz w:val="24"/>
          <w:szCs w:val="24"/>
          <w:highlight w:val="white"/>
        </w:rPr>
        <w:t xml:space="preserve">7.4. В случае возникновения у одной из Сторон подозрений, что произошло или может произойти нарушение каких-либо положений пунктов 7.1 – 7.3 Антикоррупцио</w:t>
      </w:r>
      <w:r>
        <w:rPr>
          <w:rFonts w:ascii="Times New Roman" w:hAnsi="Times New Roman"/>
          <w:spacing w:val="-4"/>
          <w:sz w:val="24"/>
          <w:szCs w:val="24"/>
          <w:highlight w:val="white"/>
        </w:rPr>
        <w:t xml:space="preserve">нной оговорки, указанная Сторона обязуется уведомить другую Сторону в письменной форме. После письменного уведомления Сторона имеет право приостановить исполнение настоящего Договора до получения подтверждения, что нарушения не произошло или не произойдет.</w:t>
      </w:r>
      <w:r>
        <w:rPr>
          <w:rFonts w:ascii="Times New Roman" w:hAnsi="Times New Roman"/>
          <w:b/>
          <w:bCs/>
          <w:spacing w:val="-4"/>
          <w:sz w:val="24"/>
          <w:szCs w:val="24"/>
          <w:highlight w:val="white"/>
        </w:rPr>
        <w:t xml:space="preserve"> </w:t>
      </w:r>
      <w:r>
        <w:rPr>
          <w:rFonts w:ascii="Times New Roman" w:hAnsi="Times New Roman"/>
          <w:bCs/>
          <w:spacing w:val="-4"/>
          <w:sz w:val="24"/>
          <w:szCs w:val="24"/>
          <w:highlight w:val="white"/>
        </w:rPr>
        <w:t xml:space="preserve">Это подтверждение должно быть направлено в течение 10 (десяти) рабочих дней с даты направления письменного уведомления.</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46"/>
        <w:ind w:left="142" w:firstLine="567"/>
        <w:jc w:val="both"/>
        <w:spacing w:before="0" w:beforeAutospacing="0" w:after="0" w:afterAutospacing="0" w:line="240" w:lineRule="auto"/>
        <w:rPr>
          <w:rFonts w:ascii="Times New Roman" w:hAnsi="Times New Roman"/>
          <w:spacing w:val="-4"/>
          <w:sz w:val="24"/>
          <w:szCs w:val="24"/>
          <w:highlight w:val="white"/>
        </w:rPr>
        <w:suppressLineNumbers w:val="0"/>
      </w:pPr>
      <w:r>
        <w:rPr>
          <w:rFonts w:ascii="Times New Roman" w:hAnsi="Times New Roman"/>
          <w:spacing w:val="-4"/>
          <w:sz w:val="24"/>
          <w:szCs w:val="24"/>
          <w:highlight w:val="white"/>
        </w:rPr>
        <w:t xml:space="preserve">В письменном уведомлении Сторона обязана сослаться на факты и/или предоста</w:t>
      </w:r>
      <w:r>
        <w:rPr>
          <w:rFonts w:ascii="Times New Roman" w:hAnsi="Times New Roman"/>
          <w:spacing w:val="-4"/>
          <w:sz w:val="24"/>
          <w:szCs w:val="24"/>
          <w:highlight w:val="white"/>
        </w:rPr>
        <w:t xml:space="preserve">вить материалы, достоверно подтверждающие или дающие основание предполагать, что произошло или может произойти нарушение каких-либо положений пунктов 7.1, 7.2 Антикоррупционной оговорки любой из Стор</w:t>
      </w:r>
      <w:r>
        <w:rPr>
          <w:rFonts w:ascii="Times New Roman" w:hAnsi="Times New Roman"/>
          <w:spacing w:val="-4"/>
          <w:sz w:val="24"/>
          <w:szCs w:val="24"/>
          <w:highlight w:val="white"/>
        </w:rPr>
        <w:t xml:space="preserve">он, аффилированными лицами, работниками или посредниками.</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903"/>
        <w:ind w:left="142"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spacing w:val="-4"/>
          <w:sz w:val="24"/>
          <w:szCs w:val="24"/>
          <w:highlight w:val="white"/>
        </w:rPr>
        <w:t xml:space="preserve">7.5. В случае нарушения одной из Сторон обязательств по соблюдению требований Антикоррупционной политики, предусмотренных </w:t>
      </w:r>
      <w:r>
        <w:rPr>
          <w:rFonts w:ascii="Times New Roman" w:hAnsi="Times New Roman"/>
          <w:spacing w:val="-4"/>
          <w:sz w:val="24"/>
          <w:szCs w:val="24"/>
          <w:highlight w:val="white"/>
        </w:rPr>
        <w:t xml:space="preserve">пунктами 7.1, 7.2 Антикоррупционной оговорки, и обязательств воздерживаться от запрещенных в пункте 7.3 Антикоррупционной оговорки действий и/или неполучения другой стороной в установленный срок подтверждения, что нарушения не произошло или не произойдет, </w:t>
      </w:r>
      <w:r>
        <w:rPr>
          <w:rFonts w:ascii="Times New Roman" w:hAnsi="Times New Roman" w:eastAsia="Times New Roman"/>
          <w:sz w:val="24"/>
          <w:szCs w:val="24"/>
          <w:highlight w:val="white"/>
          <w:lang w:eastAsia="ru-RU"/>
        </w:rPr>
        <w:t xml:space="preserve">Сторона 1</w:t>
      </w:r>
      <w:r>
        <w:rPr>
          <w:rFonts w:ascii="Times New Roman" w:hAnsi="Times New Roman" w:eastAsia="Times New Roman"/>
          <w:sz w:val="24"/>
          <w:szCs w:val="24"/>
          <w:highlight w:val="white"/>
          <w:lang w:eastAsia="ru-RU"/>
        </w:rPr>
        <w:t xml:space="preserve"> или </w:t>
      </w:r>
      <w:r>
        <w:rPr>
          <w:rFonts w:ascii="Times New Roman" w:hAnsi="Times New Roman" w:eastAsia="Times New Roman"/>
          <w:sz w:val="24"/>
          <w:szCs w:val="24"/>
          <w:highlight w:val="white"/>
          <w:lang w:eastAsia="ru-RU"/>
        </w:rPr>
        <w:t xml:space="preserve">Сторон 2</w:t>
      </w:r>
      <w:r>
        <w:rPr>
          <w:rFonts w:ascii="Times New Roman" w:hAnsi="Times New Roman" w:eastAsia="Times New Roman"/>
          <w:sz w:val="24"/>
          <w:szCs w:val="24"/>
          <w:highlight w:val="white"/>
          <w:lang w:eastAsia="ru-RU"/>
        </w:rPr>
        <w:t xml:space="preserve"> </w:t>
      </w:r>
      <w:r>
        <w:rPr>
          <w:rFonts w:ascii="Times New Roman" w:hAnsi="Times New Roman"/>
          <w:spacing w:val="-4"/>
          <w:sz w:val="24"/>
          <w:szCs w:val="24"/>
          <w:highlight w:val="white"/>
        </w:rPr>
        <w:t xml:space="preserve">имеет право расторгнуть настоящий Договор в одностороннем порядке полностью ил</w:t>
      </w:r>
      <w:r>
        <w:rPr>
          <w:rFonts w:ascii="Times New Roman" w:hAnsi="Times New Roman"/>
          <w:spacing w:val="-4"/>
          <w:sz w:val="24"/>
          <w:szCs w:val="24"/>
          <w:highlight w:val="white"/>
        </w:rPr>
        <w:t xml:space="preserve">и в части, направив письменное уведомление о расторжении. Сторона, по чьей инициативе был расторгнут настоящий Договор, в соответствии с положениями настоящего пункта вправе требовать возмещения реального ущерба, возникшего в результате такого расторжения.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142"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numPr>
          <w:ilvl w:val="0"/>
          <w:numId w:val="17"/>
        </w:numPr>
        <w:ind w:firstLine="567"/>
        <w:jc w:val="center"/>
        <w:spacing w:before="0" w:beforeAutospacing="0" w:after="0" w:afterAutospacing="0" w:line="240" w:lineRule="auto"/>
        <w:tabs>
          <w:tab w:val="left" w:pos="1134" w:leader="none"/>
        </w:tabs>
        <w:rPr>
          <w:rFonts w:ascii="Times New Roman" w:hAnsi="Times New Roman"/>
          <w:b/>
          <w:sz w:val="24"/>
          <w:szCs w:val="24"/>
          <w:highlight w:val="white"/>
        </w:rPr>
        <w:suppressLineNumbers w:val="0"/>
      </w:pPr>
      <w:r>
        <w:rPr>
          <w:rFonts w:ascii="Times New Roman" w:hAnsi="Times New Roman" w:eastAsia="Times New Roman"/>
          <w:b/>
          <w:sz w:val="24"/>
          <w:szCs w:val="24"/>
          <w:highlight w:val="white"/>
          <w:lang w:eastAsia="ru-RU"/>
        </w:rPr>
        <w:t xml:space="preserve">ОТВЕТСТВЕННОСТЬ СТОРОН</w:t>
      </w:r>
      <w:r>
        <w:rPr>
          <w:rFonts w:ascii="Times New Roman" w:hAnsi="Times New Roman" w:eastAsia="Times New Roman"/>
          <w:b/>
          <w:sz w:val="24"/>
          <w:szCs w:val="24"/>
          <w:highlight w:val="white"/>
          <w:lang w:eastAsia="ru-RU"/>
        </w:rPr>
        <w:t xml:space="preserve"> И ПОРЯДОК РАЗРЕШЕНИЯ СПОРОВ</w:t>
      </w:r>
      <w:r>
        <w:rPr>
          <w:rFonts w:ascii="Times New Roman" w:hAnsi="Times New Roman"/>
          <w:b/>
          <w:sz w:val="24"/>
          <w:szCs w:val="24"/>
          <w:highlight w:val="white"/>
        </w:rPr>
      </w:r>
      <w:r>
        <w:rPr>
          <w:rFonts w:ascii="Times New Roman" w:hAnsi="Times New Roman"/>
          <w:b/>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8.1. Стороны несут ответственность за содержание любого электронного документа при условии подтверждения подлинности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8.2. Стороны несут ответственность за конфиденциальность и порядок использования ключей </w:t>
      </w:r>
      <w:r>
        <w:rPr>
          <w:rFonts w:ascii="Times New Roman" w:hAnsi="Times New Roman" w:eastAsia="Times New Roman"/>
          <w:sz w:val="24"/>
          <w:szCs w:val="24"/>
          <w:highlight w:val="white"/>
          <w:lang w:eastAsia="ru-RU"/>
        </w:rPr>
        <w:t xml:space="preserve">ЭП</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8.3. Сторона, несвоевременно сообщившая или не сообщившая о случаях утраты ключа ЭП, несет связанные с этим риски.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8.4. Все споры, разногласия, претензии и требования, возникающие из настоящего Договора или прямо или косвенно связанные с ним, в том числе касающиеся его заключения, существования, </w:t>
      </w:r>
      <w:r>
        <w:rPr>
          <w:rFonts w:ascii="Times New Roman" w:hAnsi="Times New Roman" w:eastAsia="Times New Roman"/>
          <w:sz w:val="24"/>
          <w:szCs w:val="24"/>
          <w:highlight w:val="white"/>
          <w:lang w:eastAsia="ru-RU"/>
        </w:rPr>
        <w:t xml:space="preserve">толкования, изменения, исполнения, нарушения, </w:t>
      </w:r>
      <w:r>
        <w:rPr>
          <w:rFonts w:ascii="Times New Roman" w:hAnsi="Times New Roman" w:eastAsia="Times New Roman"/>
          <w:sz w:val="24"/>
          <w:szCs w:val="24"/>
          <w:highlight w:val="white"/>
          <w:lang w:eastAsia="ru-RU"/>
        </w:rPr>
        <w:t xml:space="preserve">расторжения, прекращения и действительности, </w:t>
      </w:r>
      <w:r>
        <w:rPr>
          <w:rFonts w:ascii="Times New Roman" w:hAnsi="Times New Roman" w:eastAsia="Times New Roman"/>
          <w:sz w:val="24"/>
          <w:szCs w:val="24"/>
          <w:highlight w:val="white"/>
          <w:lang w:eastAsia="ru-RU"/>
        </w:rPr>
        <w:t xml:space="preserve">по выбору истца </w:t>
      </w:r>
      <w:r>
        <w:rPr>
          <w:rFonts w:ascii="Times New Roman" w:hAnsi="Times New Roman" w:eastAsia="Times New Roman"/>
          <w:sz w:val="24"/>
          <w:szCs w:val="24"/>
          <w:highlight w:val="white"/>
          <w:lang w:eastAsia="ru-RU"/>
        </w:rPr>
        <w:t xml:space="preserve">подлежат разрешению </w:t>
      </w:r>
      <w:r>
        <w:rPr>
          <w:rFonts w:ascii="Times New Roman" w:hAnsi="Times New Roman" w:eastAsia="Times New Roman"/>
          <w:sz w:val="24"/>
          <w:szCs w:val="24"/>
          <w:highlight w:val="white"/>
          <w:lang w:eastAsia="ru-RU"/>
        </w:rPr>
        <w:t xml:space="preserve">в Арбитражном суде (указать соответствующий субъект Российской Федерации) в соответствии с законодательством или </w:t>
      </w:r>
      <w:r>
        <w:rPr>
          <w:rFonts w:ascii="Times New Roman" w:hAnsi="Times New Roman" w:eastAsia="Times New Roman"/>
          <w:sz w:val="24"/>
          <w:szCs w:val="24"/>
          <w:highlight w:val="white"/>
          <w:lang w:eastAsia="ru-RU"/>
        </w:rPr>
        <w:t xml:space="preserve">в порядке арбитража (третейского разбирательства</w:t>
      </w:r>
      <w:r>
        <w:rPr>
          <w:rFonts w:ascii="Times New Roman" w:hAnsi="Times New Roman" w:eastAsia="Times New Roman"/>
          <w:sz w:val="24"/>
          <w:szCs w:val="24"/>
          <w:highlight w:val="white"/>
          <w:lang w:eastAsia="ru-RU"/>
        </w:rPr>
        <w:t xml:space="preserve">) в Арбитражном центре</w:t>
      </w:r>
      <w:r>
        <w:rPr>
          <w:rFonts w:ascii="Times New Roman" w:hAnsi="Times New Roman" w:eastAsia="Times New Roman"/>
          <w:sz w:val="24"/>
          <w:szCs w:val="24"/>
          <w:highlight w:val="white"/>
          <w:lang w:eastAsia="ru-RU"/>
        </w:rPr>
        <w:t xml:space="preserve"> при Российском союзе промышленников и предпринимателей (РСПП) в соответствии с его правилами, действующими на дату </w:t>
      </w:r>
      <w:r>
        <w:rPr>
          <w:rFonts w:ascii="Times New Roman" w:hAnsi="Times New Roman" w:eastAsia="Times New Roman"/>
          <w:sz w:val="24"/>
          <w:szCs w:val="24"/>
          <w:highlight w:val="white"/>
          <w:lang w:eastAsia="ru-RU"/>
        </w:rPr>
        <w:t xml:space="preserve">начала арбитража</w:t>
      </w:r>
      <w:r>
        <w:rPr>
          <w:color w:val="282828"/>
          <w:highlight w:val="white"/>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Стороны соглашаются, что документы и иные материалы в рамках арбитража могут направляться по следующим адресам электронной почты:</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346"/>
        <w:contextualSpacing/>
        <w:ind w:left="0" w:right="0" w:firstLine="567"/>
        <w:jc w:val="both"/>
        <w:spacing w:before="0" w:beforeAutospacing="0" w:after="0" w:afterAutospacing="0" w:line="240" w:lineRule="auto"/>
        <w:rPr>
          <w:rFonts w:ascii="Times New Roman" w:hAnsi="Times New Roman"/>
          <w:bCs/>
          <w:sz w:val="24"/>
          <w:szCs w:val="24"/>
          <w:highlight w:val="white"/>
        </w:rPr>
        <w:suppressLineNumbers w:val="0"/>
      </w:pPr>
      <w:r>
        <w:rPr>
          <w:rFonts w:ascii="Times New Roman" w:hAnsi="Times New Roman"/>
          <w:bCs/>
          <w:sz w:val="24"/>
          <w:szCs w:val="24"/>
          <w:highlight w:val="white"/>
        </w:rPr>
        <w:t xml:space="preserve">Сторона 1</w:t>
      </w:r>
      <w:r>
        <w:rPr>
          <w:rFonts w:ascii="Times New Roman" w:hAnsi="Times New Roman"/>
          <w:bCs/>
          <w:sz w:val="24"/>
          <w:szCs w:val="24"/>
          <w:highlight w:val="white"/>
        </w:rPr>
        <w:t xml:space="preserve">: (адрес электронной почты);</w:t>
      </w:r>
      <w:r>
        <w:rPr>
          <w:rFonts w:ascii="Times New Roman" w:hAnsi="Times New Roman"/>
          <w:bCs/>
          <w:sz w:val="24"/>
          <w:szCs w:val="24"/>
          <w:highlight w:val="white"/>
        </w:rPr>
      </w:r>
      <w:r>
        <w:rPr>
          <w:rFonts w:ascii="Times New Roman" w:hAnsi="Times New Roman"/>
          <w:bCs/>
          <w:sz w:val="24"/>
          <w:szCs w:val="24"/>
          <w:highlight w:val="white"/>
        </w:rPr>
      </w:r>
    </w:p>
    <w:p>
      <w:pPr>
        <w:pStyle w:val="1346"/>
        <w:ind w:left="0" w:right="0" w:firstLine="567"/>
        <w:jc w:val="both"/>
        <w:spacing w:before="0" w:beforeAutospacing="0" w:after="0" w:afterAutospacing="0" w:line="240" w:lineRule="auto"/>
        <w:rPr>
          <w:rFonts w:ascii="Times New Roman" w:hAnsi="Times New Roman"/>
          <w:bCs/>
          <w:sz w:val="24"/>
          <w:szCs w:val="24"/>
          <w:highlight w:val="white"/>
        </w:rPr>
        <w:suppressLineNumbers w:val="0"/>
      </w:pPr>
      <w:r>
        <w:rPr>
          <w:rFonts w:ascii="Times New Roman" w:hAnsi="Times New Roman"/>
          <w:bCs/>
          <w:sz w:val="24"/>
          <w:szCs w:val="24"/>
          <w:highlight w:val="white"/>
        </w:rPr>
        <w:t xml:space="preserve">Сторона 2</w:t>
      </w:r>
      <w:r>
        <w:rPr>
          <w:rFonts w:ascii="Times New Roman" w:hAnsi="Times New Roman"/>
          <w:bCs/>
          <w:sz w:val="24"/>
          <w:szCs w:val="24"/>
          <w:highlight w:val="white"/>
        </w:rPr>
        <w:t xml:space="preserve">: (адрес электронной почты).</w:t>
      </w:r>
      <w:r>
        <w:rPr>
          <w:rFonts w:ascii="Times New Roman" w:hAnsi="Times New Roman"/>
          <w:bCs/>
          <w:sz w:val="24"/>
          <w:szCs w:val="24"/>
          <w:highlight w:val="white"/>
        </w:rPr>
      </w:r>
      <w:r>
        <w:rPr>
          <w:rFonts w:ascii="Times New Roman" w:hAnsi="Times New Roman"/>
          <w:bCs/>
          <w:sz w:val="24"/>
          <w:szCs w:val="24"/>
          <w:highlight w:val="white"/>
        </w:rPr>
      </w:r>
    </w:p>
    <w:p>
      <w:pPr>
        <w:pStyle w:val="1903"/>
        <w:ind w:left="0" w:right="0" w:firstLine="567"/>
        <w:jc w:val="both"/>
        <w:spacing w:before="0" w:beforeAutospacing="0" w:after="0" w:afterAutospacing="0" w:line="240" w:lineRule="auto"/>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Вынесенное третейским судом решение будет окончательным и обязательным для Сторон.</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Заявление о выдаче исполнительного листа на принудительно</w:t>
      </w:r>
      <w:r>
        <w:rPr>
          <w:rFonts w:ascii="Times New Roman" w:hAnsi="Times New Roman" w:eastAsia="Times New Roman"/>
          <w:sz w:val="24"/>
          <w:szCs w:val="24"/>
          <w:highlight w:val="white"/>
          <w:lang w:eastAsia="ru-RU"/>
        </w:rPr>
        <w:t xml:space="preserve">е исполнение решения третейского суда по выбору взыскателя может быть подано в компетентный суд по адресу должника или его имущества, в компетентный суд, на территории которого принято решение третейского суда, либо в компетентный суд по адресу взыскателя.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sz w:val="24"/>
          <w:szCs w:val="24"/>
          <w:highlight w:val="white"/>
        </w:rPr>
        <w:t xml:space="preserve">8.5. Досудебный порядок урегулирования спора является обязательным. Срок ответа на претензию - 15 календарных дней с даты ее получения.</w:t>
      </w:r>
      <w:r>
        <w:rPr>
          <w:rFonts w:ascii="Times New Roman" w:hAnsi="Times New Roman"/>
          <w:i/>
          <w:sz w:val="24"/>
          <w:szCs w:val="24"/>
          <w:highlight w:val="white"/>
        </w:rPr>
        <w:t xml:space="preserve"> </w:t>
      </w:r>
      <w:r>
        <w:rPr>
          <w:rFonts w:ascii="Times New Roman" w:hAnsi="Times New Roman"/>
          <w:sz w:val="24"/>
          <w:szCs w:val="24"/>
          <w:highlight w:val="white"/>
        </w:rPr>
        <w:t xml:space="preserve">Спор по имущественным требованиям</w:t>
      </w:r>
      <w:r>
        <w:rPr>
          <w:rFonts w:ascii="Times New Roman" w:hAnsi="Times New Roman"/>
          <w:i/>
          <w:spacing w:val="-2"/>
          <w:sz w:val="24"/>
          <w:szCs w:val="24"/>
          <w:highlight w:val="white"/>
        </w:rPr>
        <w:t xml:space="preserve"> </w:t>
      </w:r>
      <w:r>
        <w:rPr>
          <w:rFonts w:ascii="Times New Roman" w:hAnsi="Times New Roman"/>
          <w:spacing w:val="-2"/>
          <w:sz w:val="24"/>
          <w:szCs w:val="24"/>
          <w:highlight w:val="white"/>
        </w:rPr>
        <w:t xml:space="preserve">Стороны 1</w:t>
      </w:r>
      <w:r>
        <w:rPr>
          <w:rFonts w:ascii="Times New Roman" w:hAnsi="Times New Roman"/>
          <w:i/>
          <w:spacing w:val="-2"/>
          <w:sz w:val="24"/>
          <w:szCs w:val="24"/>
          <w:highlight w:val="white"/>
        </w:rPr>
        <w:t xml:space="preserve"> </w:t>
      </w:r>
      <w:r>
        <w:rPr>
          <w:rFonts w:ascii="Times New Roman" w:hAnsi="Times New Roman"/>
          <w:sz w:val="24"/>
          <w:szCs w:val="24"/>
          <w:highlight w:val="white"/>
        </w:rPr>
        <w:t xml:space="preserve">может быть передан на разрешение суда по истечении 15 календарных дней с даты направления </w:t>
      </w:r>
      <w:r>
        <w:rPr>
          <w:rFonts w:ascii="Times New Roman" w:hAnsi="Times New Roman"/>
          <w:spacing w:val="-2"/>
          <w:sz w:val="24"/>
          <w:szCs w:val="24"/>
          <w:highlight w:val="white"/>
        </w:rPr>
        <w:t xml:space="preserve">Стороной 1</w:t>
      </w:r>
      <w:r>
        <w:rPr>
          <w:rFonts w:ascii="Times New Roman" w:hAnsi="Times New Roman"/>
          <w:i/>
          <w:spacing w:val="-2"/>
          <w:sz w:val="24"/>
          <w:szCs w:val="24"/>
          <w:highlight w:val="white"/>
        </w:rPr>
        <w:t xml:space="preserve"> </w:t>
      </w:r>
      <w:r>
        <w:rPr>
          <w:rFonts w:ascii="Times New Roman" w:hAnsi="Times New Roman"/>
          <w:sz w:val="24"/>
          <w:szCs w:val="24"/>
          <w:highlight w:val="white"/>
        </w:rPr>
        <w:t xml:space="preserve">претензии (требования) </w:t>
      </w:r>
      <w:r>
        <w:rPr>
          <w:rFonts w:ascii="Times New Roman" w:hAnsi="Times New Roman"/>
          <w:sz w:val="24"/>
          <w:szCs w:val="24"/>
          <w:highlight w:val="white"/>
        </w:rPr>
        <w:t xml:space="preserve">Стороне 2</w:t>
      </w:r>
      <w:r>
        <w:rPr>
          <w:rStyle w:val="1902"/>
          <w:rFonts w:ascii="Times New Roman" w:hAnsi="Times New Roman"/>
          <w:sz w:val="24"/>
          <w:szCs w:val="24"/>
          <w:highlight w:val="white"/>
        </w:rPr>
        <w:footnoteReference w:id="18"/>
      </w:r>
      <w:r>
        <w:rPr>
          <w:rFonts w:ascii="Times New Roman" w:hAnsi="Times New Roman"/>
          <w:sz w:val="24"/>
          <w:szCs w:val="24"/>
          <w:highlight w:val="white"/>
        </w:rPr>
        <w:t xml:space="preserve">.</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firstLine="567"/>
        <w:spacing w:before="0" w:beforeAutospacing="0" w:after="0" w:afterAutospacing="0" w:line="240" w:lineRule="auto"/>
        <w:tabs>
          <w:tab w:val="left" w:pos="993" w:leader="none"/>
        </w:tabs>
        <w:rPr>
          <w:rFonts w:ascii="Times New Roman" w:hAnsi="Times New Roman"/>
          <w:b/>
          <w:sz w:val="24"/>
          <w:szCs w:val="24"/>
          <w:highlight w:val="white"/>
        </w:rPr>
        <w:suppressLineNumbers w:val="0"/>
      </w:pPr>
      <w:r>
        <w:rPr>
          <w:rFonts w:ascii="Times New Roman" w:hAnsi="Times New Roman"/>
          <w:b/>
          <w:sz w:val="24"/>
          <w:szCs w:val="24"/>
          <w:highlight w:val="white"/>
        </w:rPr>
      </w:r>
      <w:r>
        <w:rPr>
          <w:rFonts w:ascii="Times New Roman" w:hAnsi="Times New Roman"/>
          <w:b/>
          <w:sz w:val="24"/>
          <w:szCs w:val="24"/>
          <w:highlight w:val="white"/>
        </w:rPr>
      </w:r>
      <w:r>
        <w:rPr>
          <w:rFonts w:ascii="Times New Roman" w:hAnsi="Times New Roman"/>
          <w:b/>
          <w:sz w:val="24"/>
          <w:szCs w:val="24"/>
          <w:highlight w:val="white"/>
        </w:rPr>
      </w:r>
    </w:p>
    <w:p>
      <w:pPr>
        <w:pStyle w:val="1903"/>
        <w:numPr>
          <w:ilvl w:val="0"/>
          <w:numId w:val="17"/>
        </w:numPr>
        <w:ind w:firstLine="567"/>
        <w:jc w:val="center"/>
        <w:spacing w:before="0" w:beforeAutospacing="0" w:after="0" w:afterAutospacing="0" w:line="240" w:lineRule="auto"/>
        <w:tabs>
          <w:tab w:val="left" w:pos="993" w:leader="none"/>
        </w:tabs>
        <w:rPr>
          <w:rFonts w:ascii="Times New Roman" w:hAnsi="Times New Roman"/>
          <w:b/>
          <w:sz w:val="24"/>
          <w:szCs w:val="24"/>
          <w:highlight w:val="white"/>
        </w:rPr>
        <w:suppressLineNumbers w:val="0"/>
      </w:pPr>
      <w:r>
        <w:rPr>
          <w:rFonts w:ascii="Times New Roman" w:hAnsi="Times New Roman"/>
          <w:b/>
          <w:sz w:val="24"/>
          <w:szCs w:val="24"/>
          <w:highlight w:val="white"/>
        </w:rPr>
        <w:t xml:space="preserve">ЗАКЛЮЧИТЕЛЬНЫЕ ПОЛОЖЕНИЯ</w:t>
      </w:r>
      <w:r>
        <w:rPr>
          <w:rFonts w:ascii="Times New Roman" w:hAnsi="Times New Roman"/>
          <w:b/>
          <w:sz w:val="24"/>
          <w:szCs w:val="24"/>
          <w:highlight w:val="white"/>
        </w:rPr>
      </w:r>
      <w:r>
        <w:rPr>
          <w:rFonts w:ascii="Times New Roman" w:hAnsi="Times New Roman"/>
          <w:b/>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9.1. Настоящее Соглашение вступает в силу </w:t>
      </w:r>
      <w:r>
        <w:rPr>
          <w:rFonts w:ascii="Times New Roman" w:hAnsi="Times New Roman" w:eastAsia="Times New Roman"/>
          <w:sz w:val="24"/>
          <w:szCs w:val="24"/>
          <w:highlight w:val="white"/>
          <w:lang w:eastAsia="ru-RU"/>
        </w:rPr>
        <w:t xml:space="preserve">с даты</w:t>
      </w:r>
      <w:r>
        <w:rPr>
          <w:rFonts w:ascii="Times New Roman" w:hAnsi="Times New Roman" w:eastAsia="Times New Roman"/>
          <w:sz w:val="24"/>
          <w:szCs w:val="24"/>
          <w:highlight w:val="white"/>
          <w:lang w:eastAsia="ru-RU"/>
        </w:rPr>
        <w:t xml:space="preserve"> подписания Ст</w:t>
      </w:r>
      <w:r>
        <w:rPr>
          <w:rFonts w:ascii="Times New Roman" w:hAnsi="Times New Roman" w:eastAsia="Times New Roman"/>
          <w:sz w:val="24"/>
          <w:szCs w:val="24"/>
          <w:highlight w:val="white"/>
          <w:lang w:eastAsia="ru-RU"/>
        </w:rPr>
        <w:t xml:space="preserve">оронами и действует </w:t>
      </w:r>
      <w:r>
        <w:rPr>
          <w:rFonts w:ascii="Times New Roman" w:hAnsi="Times New Roman" w:eastAsia="Times New Roman"/>
          <w:sz w:val="24"/>
          <w:szCs w:val="24"/>
          <w:highlight w:val="white"/>
          <w:lang w:eastAsia="ru-RU"/>
        </w:rPr>
        <w:t xml:space="preserve">бессрочно</w:t>
      </w:r>
      <w:r>
        <w:rPr>
          <w:rFonts w:ascii="Times New Roman" w:hAnsi="Times New Roman" w:eastAsia="Times New Roman"/>
          <w:sz w:val="24"/>
          <w:szCs w:val="24"/>
          <w:highlight w:val="white"/>
          <w:lang w:eastAsia="ru-RU"/>
        </w:rPr>
        <w:t xml:space="preserve">.</w:t>
      </w:r>
      <w:r>
        <w:rPr>
          <w:rFonts w:ascii="Times New Roman" w:hAnsi="Times New Roman" w:eastAsia="Times New Roman"/>
          <w:sz w:val="24"/>
          <w:szCs w:val="24"/>
          <w:highlight w:val="white"/>
          <w:lang w:eastAsia="ru-RU"/>
        </w:rPr>
        <w:t xml:space="preserve"> </w:t>
      </w:r>
      <w:r>
        <w:rPr>
          <w:rFonts w:ascii="Times New Roman" w:hAnsi="Times New Roman" w:eastAsia="Times New Roman"/>
          <w:sz w:val="24"/>
          <w:szCs w:val="24"/>
          <w:highlight w:val="white"/>
          <w:lang w:eastAsia="ru-RU"/>
        </w:rPr>
        <w:t xml:space="preserve">Соглашение может быть прекращено по соглашению Ст</w:t>
      </w:r>
      <w:r>
        <w:rPr>
          <w:rFonts w:ascii="Times New Roman" w:hAnsi="Times New Roman" w:eastAsia="Times New Roman"/>
          <w:sz w:val="24"/>
          <w:szCs w:val="24"/>
          <w:highlight w:val="white"/>
          <w:lang w:eastAsia="ru-RU"/>
        </w:rPr>
        <w:t xml:space="preserve">орон либо в одностороннем внесудебном порядке путем направления одной Стороной письменного уведомления другой Стороне. Соглашение считается расторгнутым по истечении 5 (пяти) календарных дней с момента получения Стороной указанного письменного уведомления.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9.2. Любые изменения, дополнения и приложения к настоящему Соглашению действительны при условии, если они совершены в письменной форме и подписаны уполномоченными представителями обеих Сторон.</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9.3. Во всем остальном, что не предусмотрено Соглашением, стороны руководствуются действующим законодательством Российской Федерации.</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9.4. Соглашение составлено на русском языке в 2 (двух) экземплярах, имеющих равную юридическую силу, по одному для каждой из Сторон. </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ind w:left="0" w:right="0"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t xml:space="preserve">9.5. Приложения:</w:t>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891"/>
        <w:numPr>
          <w:ilvl w:val="0"/>
          <w:numId w:val="0"/>
        </w:numPr>
        <w:ind w:left="0" w:right="0" w:firstLine="567"/>
        <w:spacing w:before="0" w:beforeAutospacing="0" w:after="0" w:afterAutospacing="0" w:line="240" w:lineRule="auto"/>
        <w:tabs>
          <w:tab w:val="left" w:pos="360" w:leader="none"/>
        </w:tabs>
        <w:rPr>
          <w:highlight w:val="white"/>
        </w:rPr>
        <w:suppressLineNumbers w:val="0"/>
      </w:pPr>
      <w:r>
        <w:rPr>
          <w:highlight w:val="white"/>
        </w:rPr>
        <w:t xml:space="preserve">9.5.1. </w:t>
      </w:r>
      <w:r>
        <w:rPr>
          <w:highlight w:val="white"/>
        </w:rPr>
        <w:t xml:space="preserve">Приложение № </w:t>
      </w:r>
      <w:r>
        <w:rPr>
          <w:highlight w:val="white"/>
        </w:rPr>
        <w:t xml:space="preserve">1</w:t>
      </w:r>
      <w:r>
        <w:rPr>
          <w:highlight w:val="white"/>
        </w:rPr>
        <w:t xml:space="preserve"> «Перечень документов, направляемых Сторонами в рамках информационного обмена с использованием ЭП».</w:t>
      </w:r>
      <w:r>
        <w:rPr>
          <w:highlight w:val="white"/>
        </w:rPr>
      </w:r>
      <w:r>
        <w:rPr>
          <w:highlight w:val="white"/>
        </w:rPr>
      </w:r>
    </w:p>
    <w:p>
      <w:pPr>
        <w:pStyle w:val="1891"/>
        <w:numPr>
          <w:ilvl w:val="0"/>
          <w:numId w:val="0"/>
        </w:numPr>
        <w:ind w:left="0" w:right="0" w:firstLine="567"/>
        <w:spacing w:before="0" w:beforeAutospacing="0" w:after="0" w:afterAutospacing="0" w:line="240" w:lineRule="auto"/>
        <w:tabs>
          <w:tab w:val="left" w:pos="360" w:leader="none"/>
        </w:tabs>
        <w:rPr>
          <w:highlight w:val="white"/>
        </w:rPr>
        <w:suppressLineNumbers w:val="0"/>
      </w:pPr>
      <w:r>
        <w:rPr>
          <w:highlight w:val="white"/>
        </w:rPr>
        <w:t xml:space="preserve">9.5.2. </w:t>
      </w:r>
      <w:r>
        <w:rPr>
          <w:highlight w:val="white"/>
        </w:rPr>
        <w:t xml:space="preserve">Приложение № </w:t>
      </w:r>
      <w:r>
        <w:rPr>
          <w:highlight w:val="white"/>
        </w:rPr>
        <w:t xml:space="preserve">2</w:t>
      </w:r>
      <w:r>
        <w:rPr>
          <w:highlight w:val="white"/>
        </w:rPr>
        <w:t xml:space="preserve"> «Значения элементов формализованных документов, направляемых Сторонами в рамках информационного обмена с использованием ЭП».</w:t>
      </w:r>
      <w:r>
        <w:rPr>
          <w:highlight w:val="white"/>
        </w:rPr>
      </w:r>
      <w:r>
        <w:rPr>
          <w:highlight w:val="white"/>
        </w:rPr>
      </w:r>
    </w:p>
    <w:p>
      <w:pPr>
        <w:pStyle w:val="1891"/>
        <w:numPr>
          <w:ilvl w:val="0"/>
          <w:numId w:val="0"/>
        </w:numPr>
        <w:ind w:left="0" w:right="0" w:firstLine="567"/>
        <w:spacing w:before="0" w:beforeAutospacing="0" w:after="0" w:afterAutospacing="0" w:line="240" w:lineRule="auto"/>
        <w:tabs>
          <w:tab w:val="left" w:pos="360" w:leader="none"/>
        </w:tabs>
        <w:rPr>
          <w:highlight w:val="white"/>
        </w:rPr>
        <w:suppressLineNumbers w:val="0"/>
      </w:pPr>
      <w:r>
        <w:rPr>
          <w:highlight w:val="white"/>
        </w:rPr>
        <w:t xml:space="preserve">9.5.3 </w:t>
      </w:r>
      <w:r>
        <w:rPr>
          <w:highlight w:val="white"/>
        </w:rPr>
        <w:t xml:space="preserve">Приложение № </w:t>
      </w:r>
      <w:r>
        <w:rPr>
          <w:highlight w:val="white"/>
        </w:rPr>
        <w:t xml:space="preserve">3</w:t>
      </w:r>
      <w:r>
        <w:rPr>
          <w:highlight w:val="white"/>
        </w:rPr>
        <w:t xml:space="preserve"> «Перечень договоров, во исполнение обязательств по которым установлен порядок электронного документооборота».</w:t>
      </w:r>
      <w:r>
        <w:rPr>
          <w:highlight w:val="white"/>
        </w:rPr>
      </w:r>
      <w:r>
        <w:rPr>
          <w:highlight w:val="white"/>
        </w:rPr>
      </w:r>
    </w:p>
    <w:p>
      <w:pPr>
        <w:pStyle w:val="1903"/>
        <w:ind w:firstLine="567"/>
        <w:jc w:val="both"/>
        <w:spacing w:before="0" w:beforeAutospacing="0" w:after="0" w:afterAutospacing="0" w:line="240" w:lineRule="auto"/>
        <w:tabs>
          <w:tab w:val="left" w:pos="1134" w:leader="none"/>
        </w:tabs>
        <w:rPr>
          <w:rFonts w:ascii="Times New Roman" w:hAnsi="Times New Roman" w:eastAsia="Times New Roman"/>
          <w:sz w:val="24"/>
          <w:szCs w:val="24"/>
          <w:highlight w:val="white"/>
        </w:rPr>
        <w:suppressLineNumbers w:val="0"/>
      </w:pPr>
      <w:r>
        <w:rPr>
          <w:rFonts w:ascii="Times New Roman" w:hAnsi="Times New Roman" w:eastAsia="Times New Roman"/>
          <w:sz w:val="24"/>
          <w:szCs w:val="24"/>
          <w:highlight w:val="white"/>
          <w:lang w:eastAsia="ru-RU"/>
        </w:rPr>
      </w:r>
      <w:r>
        <w:rPr>
          <w:rFonts w:ascii="Times New Roman" w:hAnsi="Times New Roman" w:eastAsia="Times New Roman"/>
          <w:sz w:val="24"/>
          <w:szCs w:val="24"/>
          <w:highlight w:val="white"/>
        </w:rPr>
      </w:r>
      <w:r>
        <w:rPr>
          <w:rFonts w:ascii="Times New Roman" w:hAnsi="Times New Roman" w:eastAsia="Times New Roman"/>
          <w:sz w:val="24"/>
          <w:szCs w:val="24"/>
          <w:highlight w:val="white"/>
        </w:rPr>
      </w:r>
    </w:p>
    <w:p>
      <w:pPr>
        <w:pStyle w:val="1903"/>
        <w:numPr>
          <w:ilvl w:val="0"/>
          <w:numId w:val="17"/>
        </w:numPr>
        <w:jc w:val="center"/>
        <w:tabs>
          <w:tab w:val="left" w:pos="993" w:leader="none"/>
        </w:tabs>
        <w:rPr>
          <w:rFonts w:ascii="Times New Roman" w:hAnsi="Times New Roman"/>
          <w:b/>
          <w:sz w:val="24"/>
          <w:szCs w:val="24"/>
          <w:highlight w:val="white"/>
        </w:rPr>
      </w:pPr>
      <w:r>
        <w:rPr>
          <w:rFonts w:ascii="Times New Roman" w:hAnsi="Times New Roman"/>
          <w:b/>
          <w:sz w:val="24"/>
          <w:szCs w:val="24"/>
          <w:highlight w:val="white"/>
        </w:rPr>
        <w:t xml:space="preserve">РЕКВИЗИТЫ</w:t>
      </w:r>
      <w:r>
        <w:rPr>
          <w:rFonts w:ascii="Times New Roman" w:hAnsi="Times New Roman"/>
          <w:b/>
          <w:sz w:val="24"/>
          <w:szCs w:val="24"/>
          <w:highlight w:val="white"/>
        </w:rPr>
        <w:t xml:space="preserve"> И ПОДПИСИ СТОРОН</w:t>
      </w:r>
      <w:r>
        <w:rPr>
          <w:rFonts w:ascii="Times New Roman" w:hAnsi="Times New Roman"/>
          <w:b/>
          <w:sz w:val="24"/>
          <w:szCs w:val="24"/>
          <w:highlight w:val="white"/>
        </w:rPr>
      </w:r>
      <w:r>
        <w:rPr>
          <w:rFonts w:ascii="Times New Roman" w:hAnsi="Times New Roman"/>
          <w:b/>
          <w:sz w:val="24"/>
          <w:szCs w:val="24"/>
          <w:highlight w:val="white"/>
        </w:rPr>
      </w:r>
    </w:p>
    <w:tbl>
      <w:tblPr>
        <w:tblW w:w="10097" w:type="dxa"/>
        <w:tblInd w:w="-176" w:type="dxa"/>
        <w:tblLayout w:type="fixed"/>
        <w:tblCellMar>
          <w:left w:w="108" w:type="dxa"/>
          <w:top w:w="0" w:type="dxa"/>
          <w:right w:w="108" w:type="dxa"/>
          <w:bottom w:w="0" w:type="dxa"/>
        </w:tblCellMar>
        <w:tblLook w:val="04A0" w:firstRow="1" w:lastRow="0" w:firstColumn="1" w:lastColumn="0" w:noHBand="0" w:noVBand="1"/>
      </w:tblPr>
      <w:tblGrid>
        <w:gridCol w:w="4942"/>
        <w:gridCol w:w="5155"/>
      </w:tblGrid>
      <w:tr>
        <w:tblPrEx/>
        <w:trPr/>
        <w:tc>
          <w:tcPr>
            <w:tcBorders>
              <w:top w:val="none" w:color="000000" w:sz="0" w:space="0"/>
              <w:left w:val="none" w:color="000000" w:sz="0" w:space="0"/>
              <w:bottom w:val="none" w:color="000000" w:sz="0" w:space="0"/>
              <w:right w:val="none" w:color="000000" w:sz="0" w:space="0"/>
            </w:tcBorders>
            <w:tcW w:w="4942" w:type="dxa"/>
            <w:vAlign w:val="top"/>
            <w:textDirection w:val="lrTb"/>
            <w:noWrap w:val="false"/>
          </w:tcPr>
          <w:p>
            <w:pPr>
              <w:pStyle w:val="1903"/>
              <w:rPr>
                <w:rFonts w:ascii="Times New Roman" w:hAnsi="Times New Roman"/>
                <w:b/>
                <w:bCs/>
                <w:sz w:val="24"/>
                <w:szCs w:val="24"/>
                <w:highlight w:val="white"/>
              </w:rPr>
            </w:pPr>
            <w:r>
              <w:rPr>
                <w:rFonts w:ascii="Times New Roman" w:hAnsi="Times New Roman"/>
                <w:b/>
                <w:bCs/>
                <w:sz w:val="24"/>
                <w:szCs w:val="24"/>
                <w:highlight w:val="white"/>
              </w:rPr>
            </w:r>
            <w:r>
              <w:rPr>
                <w:rFonts w:ascii="Times New Roman" w:hAnsi="Times New Roman"/>
                <w:b/>
                <w:bCs/>
                <w:sz w:val="24"/>
                <w:szCs w:val="24"/>
                <w:highlight w:val="white"/>
              </w:rPr>
            </w:r>
            <w:r>
              <w:rPr>
                <w:rFonts w:ascii="Times New Roman" w:hAnsi="Times New Roman"/>
                <w:b/>
                <w:bCs/>
                <w:sz w:val="24"/>
                <w:szCs w:val="24"/>
                <w:highlight w:val="white"/>
              </w:rPr>
            </w:r>
          </w:p>
          <w:p>
            <w:pPr>
              <w:pStyle w:val="1903"/>
              <w:rPr>
                <w:rFonts w:ascii="Times New Roman" w:hAnsi="Times New Roman"/>
                <w:b/>
                <w:bCs/>
                <w:sz w:val="24"/>
                <w:szCs w:val="24"/>
                <w:highlight w:val="white"/>
              </w:rPr>
            </w:pPr>
            <w:r>
              <w:rPr>
                <w:rFonts w:ascii="Times New Roman" w:hAnsi="Times New Roman"/>
                <w:b/>
                <w:bCs/>
                <w:sz w:val="24"/>
                <w:szCs w:val="24"/>
                <w:highlight w:val="white"/>
              </w:rPr>
              <w:t xml:space="preserve">Сторона 1</w:t>
            </w:r>
            <w:r>
              <w:rPr>
                <w:rFonts w:ascii="Times New Roman" w:hAnsi="Times New Roman"/>
                <w:b/>
                <w:bCs/>
                <w:sz w:val="24"/>
                <w:szCs w:val="24"/>
                <w:highlight w:val="white"/>
              </w:rPr>
            </w:r>
            <w:r>
              <w:rPr>
                <w:rFonts w:ascii="Times New Roman" w:hAnsi="Times New Roman"/>
                <w:b/>
                <w:bCs/>
                <w:sz w:val="24"/>
                <w:szCs w:val="24"/>
                <w:highlight w:val="white"/>
              </w:rPr>
            </w:r>
          </w:p>
          <w:p>
            <w:pPr>
              <w:pStyle w:val="1903"/>
              <w:rPr>
                <w:rFonts w:ascii="Times New Roman" w:hAnsi="Times New Roman"/>
                <w:b/>
                <w:sz w:val="24"/>
                <w:szCs w:val="24"/>
                <w:highlight w:val="white"/>
              </w:rPr>
            </w:pPr>
            <w:r>
              <w:rPr>
                <w:rFonts w:ascii="Times New Roman" w:hAnsi="Times New Roman"/>
                <w:b/>
                <w:bCs/>
                <w:sz w:val="24"/>
                <w:szCs w:val="24"/>
                <w:highlight w:val="white"/>
              </w:rPr>
              <w:t xml:space="preserve">П</w:t>
            </w:r>
            <w:r>
              <w:rPr>
                <w:rFonts w:ascii="Times New Roman" w:hAnsi="Times New Roman"/>
                <w:b/>
                <w:bCs/>
                <w:sz w:val="24"/>
                <w:szCs w:val="24"/>
                <w:highlight w:val="white"/>
              </w:rPr>
              <w:t xml:space="preserve">АО </w:t>
            </w:r>
            <w:r>
              <w:rPr>
                <w:rFonts w:ascii="Times New Roman" w:hAnsi="Times New Roman"/>
                <w:b/>
                <w:sz w:val="24"/>
                <w:szCs w:val="24"/>
                <w:highlight w:val="white"/>
              </w:rPr>
              <w:t xml:space="preserve">«</w:t>
            </w:r>
            <w:r>
              <w:rPr>
                <w:rFonts w:ascii="Times New Roman" w:hAnsi="Times New Roman"/>
                <w:b/>
                <w:sz w:val="24"/>
                <w:szCs w:val="24"/>
                <w:highlight w:val="white"/>
              </w:rPr>
              <w:t xml:space="preserve">Россети Сибир</w:t>
            </w:r>
            <w:r>
              <w:rPr>
                <w:rFonts w:ascii="Times New Roman" w:hAnsi="Times New Roman"/>
                <w:b/>
                <w:sz w:val="24"/>
                <w:szCs w:val="24"/>
                <w:highlight w:val="white"/>
              </w:rPr>
              <w:t xml:space="preserve">ь</w:t>
            </w:r>
            <w:r>
              <w:rPr>
                <w:rFonts w:ascii="Times New Roman" w:hAnsi="Times New Roman"/>
                <w:b/>
                <w:sz w:val="24"/>
                <w:szCs w:val="24"/>
                <w:highlight w:val="white"/>
              </w:rPr>
              <w:t xml:space="preserve">»</w:t>
            </w:r>
            <w:r>
              <w:rPr>
                <w:rFonts w:ascii="Times New Roman" w:hAnsi="Times New Roman"/>
                <w:b/>
                <w:sz w:val="24"/>
                <w:szCs w:val="24"/>
                <w:highlight w:val="white"/>
              </w:rPr>
            </w:r>
            <w:r>
              <w:rPr>
                <w:rFonts w:ascii="Times New Roman" w:hAnsi="Times New Roman"/>
                <w:b/>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lang w:eastAsia="ru-RU"/>
              </w:rPr>
              <w:t xml:space="preserve">А</w:t>
            </w:r>
            <w:r>
              <w:rPr>
                <w:rFonts w:ascii="Times New Roman" w:hAnsi="Times New Roman"/>
                <w:sz w:val="24"/>
                <w:szCs w:val="24"/>
                <w:highlight w:val="white"/>
                <w:lang w:eastAsia="ru-RU"/>
              </w:rPr>
              <w:t xml:space="preserve">дрес:</w:t>
            </w:r>
            <w:r>
              <w:rPr>
                <w:rFonts w:ascii="Times New Roman" w:hAnsi="Times New Roman"/>
                <w:sz w:val="24"/>
                <w:szCs w:val="24"/>
                <w:highlight w:val="white"/>
                <w:lang w:eastAsia="ru-RU"/>
              </w:rPr>
              <w:t xml:space="preserve"> </w:t>
            </w:r>
            <w:r>
              <w:rPr>
                <w:rFonts w:ascii="Times New Roman" w:hAnsi="Times New Roman"/>
                <w:sz w:val="24"/>
                <w:szCs w:val="24"/>
                <w:highlight w:val="white"/>
              </w:rPr>
              <w:t xml:space="preserve">______________________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ИНН/КПП </w:t>
            </w:r>
            <w:r>
              <w:rPr>
                <w:rFonts w:ascii="Times New Roman" w:hAnsi="Times New Roman"/>
                <w:sz w:val="24"/>
                <w:szCs w:val="24"/>
                <w:highlight w:val="white"/>
              </w:rPr>
              <w:t xml:space="preserve">2460069527</w:t>
            </w:r>
            <w:r>
              <w:rPr>
                <w:rFonts w:ascii="Times New Roman" w:hAnsi="Times New Roman"/>
                <w:sz w:val="24"/>
                <w:szCs w:val="24"/>
                <w:highlight w:val="white"/>
              </w:rPr>
              <w:t xml:space="preserve">/</w:t>
            </w:r>
            <w:r>
              <w:rPr>
                <w:rFonts w:ascii="Times New Roman" w:hAnsi="Times New Roman"/>
                <w:sz w:val="24"/>
                <w:szCs w:val="24"/>
                <w:highlight w:val="white"/>
              </w:rPr>
              <w:t xml:space="preserve">997650001</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shd w:val="clear" w:color="auto" w:fill="ffffff"/>
              </w:rPr>
            </w:pPr>
            <w:r>
              <w:rPr>
                <w:rFonts w:ascii="Times New Roman" w:hAnsi="Times New Roman"/>
                <w:sz w:val="24"/>
                <w:szCs w:val="24"/>
                <w:highlight w:val="white"/>
                <w:shd w:val="clear" w:color="auto" w:fill="ffffff"/>
              </w:rPr>
              <w:t xml:space="preserve">ОГРН: 1052460054327</w:t>
            </w:r>
            <w:r>
              <w:rPr>
                <w:rFonts w:ascii="Times New Roman" w:hAnsi="Times New Roman"/>
                <w:sz w:val="24"/>
                <w:szCs w:val="24"/>
                <w:highlight w:val="white"/>
                <w:shd w:val="clear" w:color="auto" w:fill="ffffff"/>
              </w:rPr>
            </w:r>
            <w:r>
              <w:rPr>
                <w:rFonts w:ascii="Times New Roman" w:hAnsi="Times New Roman"/>
                <w:sz w:val="24"/>
                <w:szCs w:val="24"/>
                <w:highlight w:val="white"/>
                <w:shd w:val="clear" w:color="auto" w:fill="ffffff"/>
              </w:rPr>
            </w:r>
          </w:p>
          <w:p>
            <w:pPr>
              <w:pStyle w:val="1346"/>
              <w:jc w:val="both"/>
              <w:keepNext/>
              <w:spacing w:after="0" w:line="240" w:lineRule="auto"/>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346"/>
              <w:jc w:val="both"/>
              <w:keepNext/>
              <w:spacing w:after="0" w:line="240" w:lineRule="auto"/>
              <w:rPr>
                <w:rFonts w:ascii="Times New Roman" w:hAnsi="Times New Roman"/>
                <w:sz w:val="24"/>
                <w:szCs w:val="24"/>
                <w:highlight w:val="white"/>
              </w:rPr>
            </w:pPr>
            <w:r>
              <w:rPr>
                <w:rFonts w:ascii="Times New Roman" w:hAnsi="Times New Roman"/>
                <w:sz w:val="24"/>
                <w:szCs w:val="24"/>
                <w:highlight w:val="white"/>
              </w:rPr>
              <w:t xml:space="preserve">Филиал ПАО «Россети Сибирь» - </w:t>
            </w:r>
            <w:r>
              <w:rPr>
                <w:rFonts w:ascii="Times New Roman" w:hAnsi="Times New Roman"/>
                <w:sz w:val="24"/>
                <w:szCs w:val="24"/>
                <w:highlight w:val="white"/>
              </w:rPr>
            </w:r>
            <w:r>
              <w:rPr>
                <w:rFonts w:ascii="Times New Roman" w:hAnsi="Times New Roman"/>
                <w:sz w:val="24"/>
                <w:szCs w:val="24"/>
                <w:highlight w:val="white"/>
              </w:rPr>
            </w:r>
          </w:p>
          <w:p>
            <w:pPr>
              <w:pStyle w:val="1346"/>
              <w:jc w:val="both"/>
              <w:keepNext/>
              <w:spacing w:after="0" w:line="240" w:lineRule="auto"/>
              <w:rPr>
                <w:rFonts w:ascii="Times New Roman" w:hAnsi="Times New Roman"/>
                <w:sz w:val="24"/>
                <w:szCs w:val="24"/>
                <w:highlight w:val="white"/>
              </w:rPr>
            </w:pPr>
            <w:r>
              <w:rPr>
                <w:rFonts w:ascii="Times New Roman" w:hAnsi="Times New Roman"/>
                <w:sz w:val="24"/>
                <w:szCs w:val="24"/>
                <w:highlight w:val="white"/>
              </w:rPr>
              <w:t xml:space="preserve">«</w:t>
            </w:r>
            <w:r>
              <w:rPr>
                <w:rFonts w:ascii="Times New Roman" w:hAnsi="Times New Roman"/>
                <w:sz w:val="24"/>
                <w:szCs w:val="24"/>
                <w:highlight w:val="white"/>
              </w:rPr>
              <w:t xml:space="preserve">___________________</w:t>
            </w:r>
            <w:r>
              <w:rPr>
                <w:rFonts w:ascii="Times New Roman" w:hAnsi="Times New Roman"/>
                <w:sz w:val="24"/>
                <w:szCs w:val="24"/>
                <w:highlight w:val="white"/>
              </w:rPr>
              <w:t xml:space="preserve">»</w:t>
            </w:r>
            <w:r>
              <w:rPr>
                <w:rStyle w:val="1902"/>
                <w:rFonts w:ascii="Times New Roman" w:hAnsi="Times New Roman"/>
                <w:sz w:val="24"/>
                <w:szCs w:val="24"/>
                <w:highlight w:val="white"/>
              </w:rPr>
              <w:footnoteReference w:id="19"/>
            </w:r>
            <w:r>
              <w:rPr>
                <w:rFonts w:ascii="Times New Roman" w:hAnsi="Times New Roman"/>
                <w:sz w:val="24"/>
                <w:szCs w:val="24"/>
                <w:highlight w:val="white"/>
              </w:rPr>
            </w:r>
            <w:r>
              <w:rPr>
                <w:rFonts w:ascii="Times New Roman" w:hAnsi="Times New Roman"/>
                <w:sz w:val="24"/>
                <w:szCs w:val="24"/>
                <w:highlight w:val="white"/>
              </w:rPr>
            </w:r>
          </w:p>
          <w:p>
            <w:pPr>
              <w:pStyle w:val="1346"/>
              <w:jc w:val="both"/>
              <w:keepNext/>
              <w:spacing w:after="0" w:line="240" w:lineRule="auto"/>
              <w:rPr>
                <w:rFonts w:ascii="Times New Roman" w:hAnsi="Times New Roman"/>
                <w:sz w:val="24"/>
                <w:szCs w:val="24"/>
                <w:highlight w:val="white"/>
              </w:rPr>
            </w:pPr>
            <w:r>
              <w:rPr>
                <w:rFonts w:ascii="Times New Roman" w:hAnsi="Times New Roman"/>
                <w:sz w:val="24"/>
                <w:szCs w:val="24"/>
                <w:highlight w:val="white"/>
              </w:rPr>
              <w:t xml:space="preserve">Адрес</w:t>
            </w:r>
            <w:r>
              <w:rPr>
                <w:rFonts w:ascii="Times New Roman" w:hAnsi="Times New Roman"/>
                <w:sz w:val="24"/>
                <w:szCs w:val="24"/>
                <w:highlight w:val="white"/>
              </w:rPr>
              <w:t xml:space="preserve">: </w:t>
            </w:r>
            <w:r>
              <w:rPr>
                <w:rFonts w:ascii="Times New Roman" w:hAnsi="Times New Roman"/>
                <w:sz w:val="24"/>
                <w:szCs w:val="24"/>
                <w:highlight w:val="white"/>
              </w:rPr>
              <w:t xml:space="preserve">______________________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ИНН 2460069527 КПП 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_______________________(должность)</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__________________ </w:t>
            </w:r>
            <w:r>
              <w:rPr>
                <w:rFonts w:ascii="Times New Roman" w:hAnsi="Times New Roman"/>
                <w:sz w:val="24"/>
                <w:szCs w:val="24"/>
                <w:highlight w:val="white"/>
              </w:rPr>
              <w:t xml:space="preserve">/______________</w:t>
            </w:r>
            <w:r>
              <w:rPr>
                <w:rFonts w:ascii="Times New Roman" w:hAnsi="Times New Roman"/>
                <w:sz w:val="24"/>
                <w:szCs w:val="24"/>
                <w:highlight w:val="white"/>
              </w:rPr>
              <w:t xml:space="preserve">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МП</w:t>
            </w:r>
            <w:r>
              <w:rPr>
                <w:rFonts w:ascii="Times New Roman" w:hAnsi="Times New Roman"/>
                <w:sz w:val="24"/>
                <w:szCs w:val="24"/>
                <w:highlight w:val="white"/>
              </w:rPr>
            </w:r>
            <w:r>
              <w:rPr>
                <w:rFonts w:ascii="Times New Roman" w:hAnsi="Times New Roman"/>
                <w:sz w:val="24"/>
                <w:szCs w:val="24"/>
                <w:highlight w:val="white"/>
              </w:rPr>
            </w:r>
          </w:p>
        </w:tc>
        <w:tc>
          <w:tcPr>
            <w:tcBorders>
              <w:top w:val="none" w:color="000000" w:sz="0" w:space="0"/>
              <w:left w:val="none" w:color="000000" w:sz="0" w:space="0"/>
              <w:bottom w:val="none" w:color="000000" w:sz="0" w:space="0"/>
              <w:right w:val="none" w:color="000000" w:sz="0" w:space="0"/>
            </w:tcBorders>
            <w:tcW w:w="5155" w:type="dxa"/>
            <w:vAlign w:val="top"/>
            <w:textDirection w:val="lrTb"/>
            <w:noWrap w:val="false"/>
          </w:tcPr>
          <w:p>
            <w:pPr>
              <w:pStyle w:val="1903"/>
              <w:rPr>
                <w:rFonts w:ascii="Times New Roman" w:hAnsi="Times New Roman"/>
                <w:b/>
                <w:sz w:val="24"/>
                <w:szCs w:val="24"/>
                <w:highlight w:val="white"/>
              </w:rPr>
            </w:pPr>
            <w:r>
              <w:rPr>
                <w:rFonts w:ascii="Times New Roman" w:hAnsi="Times New Roman"/>
                <w:b/>
                <w:sz w:val="24"/>
                <w:szCs w:val="24"/>
                <w:highlight w:val="white"/>
              </w:rPr>
            </w:r>
            <w:r>
              <w:rPr>
                <w:rFonts w:ascii="Times New Roman" w:hAnsi="Times New Roman"/>
                <w:b/>
                <w:sz w:val="24"/>
                <w:szCs w:val="24"/>
                <w:highlight w:val="white"/>
              </w:rPr>
            </w:r>
            <w:r>
              <w:rPr>
                <w:rFonts w:ascii="Times New Roman" w:hAnsi="Times New Roman"/>
                <w:b/>
                <w:sz w:val="24"/>
                <w:szCs w:val="24"/>
                <w:highlight w:val="white"/>
              </w:rPr>
            </w:r>
          </w:p>
          <w:p>
            <w:pPr>
              <w:pStyle w:val="1903"/>
              <w:rPr>
                <w:rFonts w:ascii="Times New Roman" w:hAnsi="Times New Roman"/>
                <w:b/>
                <w:sz w:val="24"/>
                <w:szCs w:val="24"/>
                <w:highlight w:val="white"/>
              </w:rPr>
            </w:pPr>
            <w:r>
              <w:rPr>
                <w:rFonts w:ascii="Times New Roman" w:hAnsi="Times New Roman"/>
                <w:b/>
                <w:sz w:val="24"/>
                <w:szCs w:val="24"/>
                <w:highlight w:val="white"/>
              </w:rPr>
              <w:t xml:space="preserve">Сторона 2</w:t>
            </w:r>
            <w:r>
              <w:rPr>
                <w:rFonts w:ascii="Times New Roman" w:hAnsi="Times New Roman"/>
                <w:b/>
                <w:sz w:val="24"/>
                <w:szCs w:val="24"/>
                <w:highlight w:val="white"/>
              </w:rPr>
            </w:r>
            <w:r>
              <w:rPr>
                <w:rFonts w:ascii="Times New Roman" w:hAnsi="Times New Roman"/>
                <w:b/>
                <w:sz w:val="24"/>
                <w:szCs w:val="24"/>
                <w:highlight w:val="white"/>
              </w:rPr>
            </w:r>
          </w:p>
          <w:p>
            <w:pPr>
              <w:pStyle w:val="1903"/>
              <w:rPr>
                <w:rFonts w:ascii="Times New Roman" w:hAnsi="Times New Roman"/>
                <w:b/>
                <w:sz w:val="24"/>
                <w:szCs w:val="24"/>
                <w:highlight w:val="white"/>
              </w:rPr>
            </w:pPr>
            <w:r>
              <w:rPr>
                <w:rFonts w:ascii="Times New Roman" w:hAnsi="Times New Roman"/>
                <w:b/>
                <w:sz w:val="24"/>
                <w:szCs w:val="24"/>
                <w:highlight w:val="white"/>
              </w:rPr>
              <w:t xml:space="preserve">_______________________________________</w:t>
            </w:r>
            <w:r>
              <w:rPr>
                <w:rFonts w:ascii="Times New Roman" w:hAnsi="Times New Roman"/>
                <w:b/>
                <w:sz w:val="24"/>
                <w:szCs w:val="24"/>
                <w:highlight w:val="white"/>
              </w:rPr>
            </w:r>
            <w:r>
              <w:rPr>
                <w:rFonts w:ascii="Times New Roman" w:hAnsi="Times New Roman"/>
                <w:b/>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lang w:eastAsia="ru-RU"/>
              </w:rPr>
              <w:t xml:space="preserve">А</w:t>
            </w:r>
            <w:r>
              <w:rPr>
                <w:rFonts w:ascii="Times New Roman" w:hAnsi="Times New Roman"/>
                <w:sz w:val="24"/>
                <w:szCs w:val="24"/>
                <w:highlight w:val="white"/>
                <w:lang w:eastAsia="ru-RU"/>
              </w:rPr>
              <w:t xml:space="preserve">дрес: </w:t>
            </w:r>
            <w:r>
              <w:rPr>
                <w:rFonts w:ascii="Times New Roman" w:hAnsi="Times New Roman"/>
                <w:sz w:val="24"/>
                <w:szCs w:val="24"/>
                <w:highlight w:val="white"/>
              </w:rPr>
              <w:t xml:space="preserve">_________________________________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ИНН/КПП _____________________________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ОГРН </w:t>
            </w:r>
            <w:r>
              <w:rPr>
                <w:rFonts w:ascii="Times New Roman" w:hAnsi="Times New Roman"/>
                <w:sz w:val="24"/>
                <w:szCs w:val="24"/>
                <w:highlight w:val="white"/>
              </w:rPr>
              <w:t xml:space="preserve">_________________________________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_________________________(должность)</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_______________ </w:t>
            </w:r>
            <w:r>
              <w:rPr>
                <w:rFonts w:ascii="Times New Roman" w:hAnsi="Times New Roman"/>
                <w:sz w:val="24"/>
                <w:szCs w:val="24"/>
                <w:highlight w:val="white"/>
              </w:rPr>
              <w:t xml:space="preserve">/____________________</w:t>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t xml:space="preserve">МП</w:t>
            </w:r>
            <w:r>
              <w:rPr>
                <w:rFonts w:ascii="Times New Roman" w:hAnsi="Times New Roman"/>
                <w:sz w:val="24"/>
                <w:szCs w:val="24"/>
                <w:highlight w:val="white"/>
              </w:rPr>
            </w:r>
            <w:r>
              <w:rPr>
                <w:rFonts w:ascii="Times New Roman" w:hAnsi="Times New Roman"/>
                <w:sz w:val="24"/>
                <w:szCs w:val="24"/>
                <w:highlight w:val="white"/>
              </w:rPr>
            </w:r>
          </w:p>
        </w:tc>
      </w:tr>
    </w:tbl>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sectPr>
          <w:footnotePr/>
          <w:endnotePr/>
          <w:type w:val="nextPage"/>
          <w:pgSz w:w="11906" w:h="16838" w:orient="portrait"/>
          <w:pgMar w:top="851" w:right="851" w:bottom="709" w:left="1418" w:header="709" w:footer="709" w:gutter="0"/>
          <w:cols w:num="1" w:sep="0" w:space="708" w:equalWidth="1"/>
          <w:docGrid w:linePitch="360"/>
        </w:sect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03"/>
        <w:rPr>
          <w:rFonts w:ascii="Times New Roman" w:hAnsi="Times New Roman"/>
          <w:sz w:val="24"/>
          <w:szCs w:val="24"/>
          <w:highlight w:val="white"/>
        </w:rPr>
      </w:pPr>
      <w:r>
        <w:rPr>
          <w:rFonts w:ascii="Times New Roman" w:hAnsi="Times New Roman"/>
          <w:sz w:val="24"/>
          <w:szCs w:val="24"/>
          <w:highlight w:val="white"/>
        </w:rPr>
      </w:r>
      <w:r>
        <w:rPr>
          <w:rFonts w:ascii="Times New Roman" w:hAnsi="Times New Roman"/>
          <w:sz w:val="24"/>
          <w:szCs w:val="24"/>
          <w:highlight w:val="white"/>
        </w:rPr>
      </w:r>
      <w:r>
        <w:rPr>
          <w:rFonts w:ascii="Times New Roman" w:hAnsi="Times New Roman"/>
          <w:sz w:val="24"/>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Приложение № </w:t>
      </w:r>
      <w:r>
        <w:rPr>
          <w:rFonts w:ascii="Times New Roman" w:hAnsi="Times New Roman"/>
          <w:szCs w:val="24"/>
          <w:highlight w:val="white"/>
        </w:rPr>
        <w:t xml:space="preserve">1</w:t>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к Соглашению о применении электронного документооборота </w:t>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 _____________ от ___________</w:t>
      </w:r>
      <w:r>
        <w:rPr>
          <w:rStyle w:val="1510"/>
          <w:rFonts w:ascii="Times New Roman" w:hAnsi="Times New Roman"/>
          <w:szCs w:val="24"/>
          <w:highlight w:val="white"/>
        </w:rPr>
        <w:footnoteReference w:id="20"/>
      </w:r>
      <w:r>
        <w:rPr>
          <w:rFonts w:ascii="Times New Roman" w:hAnsi="Times New Roman"/>
          <w:szCs w:val="24"/>
          <w:highlight w:val="white"/>
        </w:rPr>
      </w:r>
      <w:r>
        <w:rPr>
          <w:rFonts w:ascii="Times New Roman" w:hAnsi="Times New Roman"/>
          <w:szCs w:val="24"/>
          <w:highlight w:val="white"/>
        </w:rPr>
      </w:r>
    </w:p>
    <w:p>
      <w:pPr>
        <w:jc w:val="right"/>
        <w:spacing w:after="0" w:line="240" w:lineRule="auto"/>
        <w:rPr>
          <w:rFonts w:ascii="Times New Roman" w:hAnsi="Times New Roman"/>
          <w:b/>
          <w:highlight w:val="white"/>
        </w:rPr>
      </w:pPr>
      <w:r>
        <w:rPr>
          <w:rFonts w:ascii="Times New Roman" w:hAnsi="Times New Roman"/>
          <w:b/>
          <w:highlight w:val="white"/>
        </w:rPr>
      </w:r>
      <w:r>
        <w:rPr>
          <w:rFonts w:ascii="Times New Roman" w:hAnsi="Times New Roman"/>
          <w:b/>
          <w:highlight w:val="white"/>
        </w:rPr>
      </w:r>
      <w:r>
        <w:rPr>
          <w:rFonts w:ascii="Times New Roman" w:hAnsi="Times New Roman"/>
          <w:b/>
          <w:highlight w:val="white"/>
        </w:rPr>
      </w:r>
    </w:p>
    <w:p>
      <w:pPr>
        <w:jc w:val="center"/>
        <w:spacing w:after="0" w:line="240" w:lineRule="auto"/>
        <w:rPr>
          <w:rFonts w:ascii="Times New Roman" w:hAnsi="Times New Roman"/>
          <w:b/>
          <w:highlight w:val="white"/>
        </w:rPr>
      </w:pPr>
      <w:r>
        <w:rPr>
          <w:rFonts w:ascii="Times New Roman" w:hAnsi="Times New Roman"/>
          <w:b/>
          <w:highlight w:val="white"/>
        </w:rPr>
        <w:t xml:space="preserve">Перечень документов, направляемых Сторонами в рамках информационного обмена с использованием ЭП</w:t>
      </w:r>
      <w:r>
        <w:rPr>
          <w:rFonts w:ascii="Times New Roman" w:hAnsi="Times New Roman"/>
          <w:b/>
          <w:highlight w:val="white"/>
        </w:rPr>
      </w:r>
      <w:r>
        <w:rPr>
          <w:rFonts w:ascii="Times New Roman" w:hAnsi="Times New Roman"/>
          <w:b/>
          <w:highlight w:val="white"/>
        </w:rPr>
      </w:r>
    </w:p>
    <w:p>
      <w:pPr>
        <w:jc w:val="center"/>
        <w:spacing w:after="0" w:line="240" w:lineRule="auto"/>
        <w:rPr>
          <w:rFonts w:ascii="Times New Roman" w:hAnsi="Times New Roman"/>
          <w:b/>
          <w:highlight w:val="white"/>
        </w:rPr>
      </w:pPr>
      <w:r>
        <w:rPr>
          <w:rFonts w:ascii="Times New Roman" w:hAnsi="Times New Roman"/>
          <w:b/>
          <w:highlight w:val="white"/>
        </w:rPr>
      </w:r>
      <w:r>
        <w:rPr>
          <w:rFonts w:ascii="Times New Roman" w:hAnsi="Times New Roman"/>
          <w:b/>
          <w:highlight w:val="white"/>
        </w:rPr>
      </w:r>
      <w:r>
        <w:rPr>
          <w:rFonts w:ascii="Times New Roman" w:hAnsi="Times New Roman"/>
          <w:b/>
          <w:highlight w:val="white"/>
        </w:rPr>
      </w:r>
    </w:p>
    <w:tbl>
      <w:tblPr>
        <w:tblW w:w="1540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796"/>
        <w:gridCol w:w="2607"/>
        <w:gridCol w:w="2810"/>
        <w:gridCol w:w="6324"/>
        <w:gridCol w:w="2871"/>
      </w:tblGrid>
      <w:tr>
        <w:tblPrEx/>
        <w:trPr>
          <w:jc w:val="center"/>
        </w:trPr>
        <w:tc>
          <w:tcPr>
            <w:tcW w:w="796"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 </w:t>
            </w:r>
            <w:r>
              <w:rPr>
                <w:rFonts w:ascii="Times New Roman" w:hAnsi="Times New Roman"/>
                <w:highlight w:val="white"/>
              </w:rPr>
              <w:t xml:space="preserve">пп</w:t>
            </w:r>
            <w:r>
              <w:rPr>
                <w:rFonts w:ascii="Times New Roman" w:hAnsi="Times New Roman"/>
                <w:highlight w:val="white"/>
              </w:rPr>
              <w:t xml:space="preserve">.</w:t>
            </w:r>
            <w:r>
              <w:rPr>
                <w:rFonts w:ascii="Times New Roman" w:hAnsi="Times New Roman"/>
                <w:highlight w:val="white"/>
              </w:rPr>
            </w:r>
            <w:r>
              <w:rPr>
                <w:rFonts w:ascii="Times New Roman" w:hAnsi="Times New Roman"/>
                <w:highlight w:val="white"/>
              </w:rPr>
            </w:r>
          </w:p>
        </w:tc>
        <w:tc>
          <w:tcPr>
            <w:tcW w:w="2607"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Наименование документа</w:t>
            </w:r>
            <w:r>
              <w:rPr>
                <w:rFonts w:ascii="Times New Roman" w:hAnsi="Times New Roman"/>
                <w:highlight w:val="white"/>
              </w:rPr>
            </w:r>
            <w:r>
              <w:rPr>
                <w:rFonts w:ascii="Times New Roman" w:hAnsi="Times New Roman"/>
                <w:highlight w:val="white"/>
              </w:rPr>
            </w:r>
          </w:p>
        </w:tc>
        <w:tc>
          <w:tcPr>
            <w:tcW w:w="2810" w:type="dxa"/>
            <w:textDirection w:val="lrTb"/>
            <w:noWrap w:val="false"/>
          </w:tcPr>
          <w:p>
            <w:pPr>
              <w:ind w:hanging="39"/>
              <w:jc w:val="center"/>
              <w:spacing w:after="0" w:line="240" w:lineRule="auto"/>
              <w:rPr>
                <w:rFonts w:ascii="Times New Roman" w:hAnsi="Times New Roman"/>
                <w:highlight w:val="white"/>
              </w:rPr>
            </w:pPr>
            <w:r>
              <w:rPr>
                <w:rFonts w:ascii="Times New Roman" w:hAnsi="Times New Roman"/>
                <w:highlight w:val="white"/>
              </w:rPr>
              <w:t xml:space="preserve">Направление информационного обмена Сторона 1 – Сторона 2 / Сторона 2 – Сторона 1 </w:t>
            </w:r>
            <w:r>
              <w:rPr>
                <w:rFonts w:ascii="Times New Roman" w:hAnsi="Times New Roman"/>
                <w:highlight w:val="white"/>
              </w:rPr>
            </w:r>
            <w:r>
              <w:rPr>
                <w:rFonts w:ascii="Times New Roman" w:hAnsi="Times New Roman"/>
                <w:highlight w:val="white"/>
              </w:rPr>
            </w:r>
          </w:p>
        </w:tc>
        <w:tc>
          <w:tcPr>
            <w:tcW w:w="6324"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Форма документа </w:t>
            </w:r>
            <w:r>
              <w:rPr>
                <w:rFonts w:ascii="Times New Roman" w:hAnsi="Times New Roman"/>
                <w:highlight w:val="white"/>
              </w:rPr>
            </w:r>
            <w:r>
              <w:rPr>
                <w:rFonts w:ascii="Times New Roman" w:hAnsi="Times New Roman"/>
                <w:highlight w:val="white"/>
              </w:rPr>
            </w:r>
          </w:p>
          <w:p>
            <w:pPr>
              <w:ind w:firstLine="319"/>
              <w:jc w:val="center"/>
              <w:spacing w:after="0" w:line="240" w:lineRule="auto"/>
              <w:rPr>
                <w:rFonts w:ascii="Times New Roman" w:hAnsi="Times New Roman"/>
                <w:highlight w:val="white"/>
              </w:rPr>
            </w:pPr>
            <w:r>
              <w:rPr>
                <w:rFonts w:ascii="Times New Roman" w:hAnsi="Times New Roman"/>
                <w:highlight w:val="white"/>
              </w:rPr>
              <w:t xml:space="preserve">(</w:t>
            </w:r>
            <w:r>
              <w:rPr>
                <w:rFonts w:ascii="Times New Roman" w:hAnsi="Times New Roman"/>
                <w:i/>
                <w:highlight w:val="white"/>
              </w:rPr>
              <w:t xml:space="preserve">где согласована сторонами</w:t>
            </w:r>
            <w:r>
              <w:rPr>
                <w:rFonts w:ascii="Times New Roman" w:hAnsi="Times New Roman"/>
                <w:highlight w:val="white"/>
              </w:rPr>
              <w:t xml:space="preserve">)</w:t>
            </w:r>
            <w:r>
              <w:rPr>
                <w:rFonts w:ascii="Times New Roman" w:hAnsi="Times New Roman"/>
                <w:highlight w:val="white"/>
              </w:rPr>
            </w:r>
            <w:r>
              <w:rPr>
                <w:rFonts w:ascii="Times New Roman" w:hAnsi="Times New Roman"/>
                <w:highlight w:val="white"/>
              </w:rPr>
            </w:r>
          </w:p>
        </w:tc>
        <w:tc>
          <w:tcPr>
            <w:tcW w:w="2871"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Формат электронного документа</w:t>
            </w:r>
            <w:r>
              <w:rPr>
                <w:rFonts w:ascii="Times New Roman" w:hAnsi="Times New Roman"/>
                <w:highlight w:val="white"/>
              </w:rPr>
            </w:r>
            <w:r>
              <w:rPr>
                <w:rFonts w:ascii="Times New Roman" w:hAnsi="Times New Roman"/>
                <w:highlight w:val="white"/>
              </w:rPr>
            </w:r>
          </w:p>
        </w:tc>
      </w:tr>
      <w:tr>
        <w:tblPrEx/>
        <w:trPr>
          <w:jc w:val="center"/>
        </w:trPr>
        <w:tc>
          <w:tcPr>
            <w:tcW w:w="796"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1</w:t>
            </w:r>
            <w:r>
              <w:rPr>
                <w:rFonts w:ascii="Times New Roman" w:hAnsi="Times New Roman"/>
                <w:highlight w:val="white"/>
              </w:rPr>
            </w:r>
            <w:r>
              <w:rPr>
                <w:rFonts w:ascii="Times New Roman" w:hAnsi="Times New Roman"/>
                <w:highlight w:val="white"/>
              </w:rPr>
            </w:r>
          </w:p>
        </w:tc>
        <w:tc>
          <w:tcPr>
            <w:tcW w:w="2607"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2</w:t>
            </w:r>
            <w:r>
              <w:rPr>
                <w:rFonts w:ascii="Times New Roman" w:hAnsi="Times New Roman"/>
                <w:highlight w:val="white"/>
              </w:rPr>
            </w:r>
            <w:r>
              <w:rPr>
                <w:rFonts w:ascii="Times New Roman" w:hAnsi="Times New Roman"/>
                <w:highlight w:val="white"/>
              </w:rPr>
            </w:r>
          </w:p>
        </w:tc>
        <w:tc>
          <w:tcPr>
            <w:tcW w:w="2810"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3</w:t>
            </w:r>
            <w:r>
              <w:rPr>
                <w:rFonts w:ascii="Times New Roman" w:hAnsi="Times New Roman"/>
                <w:highlight w:val="white"/>
              </w:rPr>
            </w:r>
            <w:r>
              <w:rPr>
                <w:rFonts w:ascii="Times New Roman" w:hAnsi="Times New Roman"/>
                <w:highlight w:val="white"/>
              </w:rPr>
            </w:r>
          </w:p>
        </w:tc>
        <w:tc>
          <w:tcPr>
            <w:tcW w:w="6324"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4</w:t>
            </w:r>
            <w:r>
              <w:rPr>
                <w:rFonts w:ascii="Times New Roman" w:hAnsi="Times New Roman"/>
                <w:highlight w:val="white"/>
              </w:rPr>
            </w:r>
            <w:r>
              <w:rPr>
                <w:rFonts w:ascii="Times New Roman" w:hAnsi="Times New Roman"/>
                <w:highlight w:val="white"/>
              </w:rPr>
            </w:r>
          </w:p>
        </w:tc>
        <w:tc>
          <w:tcPr>
            <w:tcW w:w="2871"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5</w:t>
            </w:r>
            <w:r>
              <w:rPr>
                <w:rFonts w:ascii="Times New Roman" w:hAnsi="Times New Roman"/>
                <w:highlight w:val="white"/>
              </w:rPr>
            </w:r>
            <w:r>
              <w:rPr>
                <w:rFonts w:ascii="Times New Roman" w:hAnsi="Times New Roman"/>
                <w:highlight w:val="white"/>
              </w:rPr>
            </w:r>
          </w:p>
        </w:tc>
      </w:tr>
      <w:tr>
        <w:tblPrEx/>
        <w:trPr>
          <w:jc w:val="center"/>
          <w:trHeight w:val="1404"/>
        </w:trPr>
        <w:tc>
          <w:tcPr>
            <w:shd w:val="clear" w:color="ffffff" w:fill="ffffff"/>
            <w:tcW w:w="796"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1</w:t>
            </w:r>
            <w:r>
              <w:rPr>
                <w:rFonts w:ascii="Times New Roman" w:hAnsi="Times New Roman"/>
                <w:highlight w:val="white"/>
              </w:rPr>
            </w:r>
            <w:r>
              <w:rPr>
                <w:rFonts w:ascii="Times New Roman" w:hAnsi="Times New Roman"/>
                <w:highlight w:val="white"/>
              </w:rPr>
            </w:r>
          </w:p>
        </w:tc>
        <w:tc>
          <w:tcPr>
            <w:shd w:val="clear" w:color="ffffff" w:fill="ffffff"/>
            <w:tcW w:w="2607"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r>
            <w:r>
              <w:rPr>
                <w:rFonts w:ascii="Times New Roman" w:hAnsi="Times New Roman"/>
                <w:highlight w:val="white"/>
              </w:rPr>
            </w:r>
            <w:r>
              <w:rPr>
                <w:rFonts w:ascii="Times New Roman" w:hAnsi="Times New Roman"/>
                <w:highlight w:val="white"/>
              </w:rPr>
            </w:r>
          </w:p>
        </w:tc>
        <w:tc>
          <w:tcPr>
            <w:shd w:val="clear" w:color="ffffff" w:fill="ffffff"/>
            <w:tcW w:w="2810"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r>
            <w:r>
              <w:rPr>
                <w:rFonts w:ascii="Times New Roman" w:hAnsi="Times New Roman"/>
                <w:highlight w:val="white"/>
              </w:rPr>
            </w:r>
            <w:r>
              <w:rPr>
                <w:rFonts w:ascii="Times New Roman" w:hAnsi="Times New Roman"/>
                <w:highlight w:val="white"/>
              </w:rPr>
            </w:r>
          </w:p>
        </w:tc>
        <w:tc>
          <w:tcPr>
            <w:shd w:val="clear" w:color="ffffff" w:fill="ffffff"/>
            <w:tcW w:w="6324" w:type="dxa"/>
            <w:textDirection w:val="lrTb"/>
            <w:noWrap w:val="false"/>
          </w:tcPr>
          <w:p>
            <w:pPr>
              <w:ind w:firstLine="333"/>
              <w:jc w:val="both"/>
              <w:spacing w:after="0" w:line="240" w:lineRule="auto"/>
              <w:rPr>
                <w:rFonts w:ascii="Times New Roman" w:hAnsi="Times New Roman"/>
                <w:sz w:val="20"/>
                <w:szCs w:val="20"/>
                <w:highlight w:val="white"/>
              </w:rPr>
            </w:pPr>
            <w:r>
              <w:rPr>
                <w:rFonts w:ascii="Times New Roman" w:hAnsi="Times New Roman"/>
                <w:sz w:val="20"/>
                <w:szCs w:val="20"/>
                <w:highlight w:val="white"/>
              </w:rPr>
              <w:t xml:space="preserve">- для документов, форма которых согласована Сторонами в договоре (форма документа является приложением к договору), в настоящей графе указывается «по соглашению Сторон»;</w:t>
            </w:r>
            <w:r>
              <w:rPr>
                <w:rFonts w:ascii="Times New Roman" w:hAnsi="Times New Roman"/>
                <w:sz w:val="20"/>
                <w:szCs w:val="20"/>
                <w:highlight w:val="white"/>
              </w:rPr>
            </w:r>
            <w:r>
              <w:rPr>
                <w:rFonts w:ascii="Times New Roman" w:hAnsi="Times New Roman"/>
                <w:sz w:val="20"/>
                <w:szCs w:val="20"/>
                <w:highlight w:val="white"/>
              </w:rPr>
            </w:r>
          </w:p>
          <w:p>
            <w:pPr>
              <w:ind w:firstLine="333"/>
              <w:jc w:val="both"/>
              <w:spacing w:after="0" w:line="240" w:lineRule="auto"/>
              <w:rPr>
                <w:rFonts w:ascii="Times New Roman" w:hAnsi="Times New Roman"/>
                <w:sz w:val="20"/>
                <w:szCs w:val="20"/>
                <w:highlight w:val="white"/>
              </w:rPr>
            </w:pPr>
            <w:r>
              <w:rPr>
                <w:rFonts w:ascii="Times New Roman" w:hAnsi="Times New Roman"/>
                <w:sz w:val="20"/>
                <w:szCs w:val="20"/>
                <w:highlight w:val="white"/>
              </w:rPr>
              <w:t xml:space="preserve">- для документов, утверждённых ФНС, указывается</w:t>
            </w:r>
            <w:r>
              <w:rPr>
                <w:rFonts w:ascii="Times New Roman" w:hAnsi="Times New Roman"/>
                <w:sz w:val="20"/>
                <w:szCs w:val="20"/>
                <w:highlight w:val="white"/>
              </w:rPr>
              <w:t xml:space="preserve"> «формат, утверждённый ФНС»</w:t>
            </w:r>
            <w:ins w:id="0" w:author="slastuhinaam" w:date="2025-10-07T07:32:36Z" oouserid="slastuhinaam">
              <w:r>
                <w:rPr>
                  <w:rFonts w:ascii="Times New Roman" w:hAnsi="Times New Roman"/>
                  <w:sz w:val="20"/>
                  <w:szCs w:val="20"/>
                  <w:highlight w:val="white"/>
                </w:rPr>
                <w:t xml:space="preserve">;</w:t>
              </w:r>
            </w:ins>
            <w:del w:id="1" w:author="slastuhinaam" w:date="2025-10-07T07:32:33Z" oouserid="slastuhinaam">
              <w:r>
                <w:rPr>
                  <w:rFonts w:ascii="Times New Roman" w:hAnsi="Times New Roman"/>
                  <w:sz w:val="20"/>
                  <w:szCs w:val="20"/>
                  <w:highlight w:val="white"/>
                </w:rPr>
                <w:delText xml:space="preserve">.</w:delText>
              </w:r>
            </w:del>
            <w:r>
              <w:rPr>
                <w:rFonts w:ascii="Times New Roman" w:hAnsi="Times New Roman"/>
                <w:sz w:val="20"/>
                <w:szCs w:val="20"/>
                <w:highlight w:val="white"/>
              </w:rPr>
            </w:r>
            <w:r>
              <w:rPr>
                <w:rFonts w:ascii="Times New Roman" w:hAnsi="Times New Roman"/>
                <w:sz w:val="20"/>
                <w:szCs w:val="20"/>
                <w:highlight w:val="white"/>
              </w:rPr>
            </w:r>
          </w:p>
          <w:p>
            <w:pPr>
              <w:ind w:left="0" w:right="0" w:firstLine="283"/>
              <w:jc w:val="both"/>
              <w:spacing w:after="0" w:line="240" w:lineRule="auto"/>
              <w:rPr>
                <w:rFonts w:ascii="Times New Roman" w:hAnsi="Times New Roman"/>
                <w:bCs/>
                <w:i/>
                <w:sz w:val="20"/>
                <w:szCs w:val="20"/>
                <w:highlight w:val="white"/>
              </w:rPr>
              <w:pPrChange w:id="2" w:author="slastuhinaam" w:date="2025-10-07T07:32:27Z" oouserid="slastuhinaam">
                <w:pPr>
                  <w:ind w:firstLine="333"/>
                  <w:jc w:val="both"/>
                  <w:spacing w:after="0" w:line="240" w:lineRule="auto"/>
                </w:pPr>
              </w:pPrChange>
            </w:pPr>
            <w:r>
              <w:rPr>
                <w:rFonts w:ascii="Times New Roman" w:hAnsi="Times New Roman"/>
                <w:sz w:val="20"/>
                <w:szCs w:val="20"/>
                <w:highlight w:val="white"/>
              </w:rPr>
            </w:r>
            <w:r>
              <w:rPr>
                <w:rFonts w:ascii="Times New Roman" w:hAnsi="Times New Roman"/>
                <w:sz w:val="20"/>
                <w:szCs w:val="20"/>
                <w:highlight w:val="white"/>
              </w:rPr>
              <w:t xml:space="preserve">- для остальных документов указывается «по форме Стороны, являющейся инициатором создания документа».</w:t>
            </w:r>
            <w:r>
              <w:rPr>
                <w:rFonts w:ascii="Times New Roman" w:hAnsi="Times New Roman"/>
                <w:bCs/>
                <w:i/>
                <w:sz w:val="20"/>
                <w:szCs w:val="20"/>
                <w:highlight w:val="white"/>
              </w:rPr>
            </w:r>
            <w:r>
              <w:rPr>
                <w:rFonts w:ascii="Times New Roman" w:hAnsi="Times New Roman"/>
                <w:bCs/>
                <w:i/>
                <w:sz w:val="20"/>
                <w:szCs w:val="20"/>
                <w:highlight w:val="white"/>
              </w:rPr>
            </w:r>
          </w:p>
        </w:tc>
        <w:tc>
          <w:tcPr>
            <w:shd w:val="clear" w:color="ffffff" w:fill="ffffff"/>
            <w:tcW w:w="2871"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lang w:val="en-US"/>
              </w:rPr>
              <w:t xml:space="preserve">xml</w:t>
            </w:r>
            <w:r>
              <w:rPr>
                <w:rFonts w:ascii="Times New Roman" w:hAnsi="Times New Roman"/>
                <w:highlight w:val="white"/>
              </w:rPr>
              <w:t xml:space="preserve"> (для утвержденных ФНС документов)</w:t>
            </w:r>
            <w:r>
              <w:rPr>
                <w:rFonts w:ascii="Times New Roman" w:hAnsi="Times New Roman"/>
                <w:highlight w:val="white"/>
              </w:rPr>
            </w:r>
            <w:r>
              <w:rPr>
                <w:rFonts w:ascii="Times New Roman" w:hAnsi="Times New Roman"/>
                <w:highlight w:val="white"/>
              </w:rPr>
            </w:r>
          </w:p>
          <w:p>
            <w:pPr>
              <w:jc w:val="center"/>
              <w:spacing w:after="0" w:line="240" w:lineRule="auto"/>
              <w:rPr>
                <w:rFonts w:ascii="Times New Roman" w:hAnsi="Times New Roman"/>
                <w:highlight w:val="white"/>
              </w:rPr>
            </w:pPr>
            <w:r>
              <w:rPr>
                <w:rFonts w:ascii="Times New Roman" w:hAnsi="Times New Roman"/>
                <w:highlight w:val="white"/>
              </w:rPr>
            </w:r>
            <w:r>
              <w:rPr>
                <w:rFonts w:ascii="Times New Roman" w:hAnsi="Times New Roman"/>
                <w:highlight w:val="white"/>
              </w:rPr>
            </w:r>
            <w:r>
              <w:rPr>
                <w:rFonts w:ascii="Times New Roman" w:hAnsi="Times New Roman"/>
                <w:highlight w:val="white"/>
              </w:rPr>
            </w:r>
          </w:p>
          <w:p>
            <w:pPr>
              <w:ind w:firstLine="335"/>
              <w:jc w:val="center"/>
              <w:spacing w:after="0" w:line="240" w:lineRule="auto"/>
              <w:rPr>
                <w:rFonts w:ascii="Times New Roman" w:hAnsi="Times New Roman"/>
                <w:highlight w:val="white"/>
              </w:rPr>
            </w:pPr>
            <w:r>
              <w:rPr>
                <w:rFonts w:ascii="Times New Roman" w:hAnsi="Times New Roman"/>
                <w:highlight w:val="white"/>
                <w:lang w:val="en-US"/>
              </w:rPr>
              <w:t xml:space="preserve">pdf</w:t>
            </w:r>
            <w:r>
              <w:rPr>
                <w:rFonts w:ascii="Times New Roman" w:hAnsi="Times New Roman"/>
                <w:highlight w:val="white"/>
              </w:rPr>
              <w:t xml:space="preserve">, </w:t>
            </w:r>
            <w:r>
              <w:rPr>
                <w:rFonts w:ascii="Times New Roman" w:hAnsi="Times New Roman"/>
                <w:highlight w:val="white"/>
                <w:lang w:val="en-US"/>
              </w:rPr>
              <w:t xml:space="preserve">doc</w:t>
            </w:r>
            <w:r>
              <w:rPr>
                <w:rFonts w:ascii="Times New Roman" w:hAnsi="Times New Roman"/>
                <w:highlight w:val="white"/>
              </w:rPr>
              <w:t xml:space="preserve">, </w:t>
            </w:r>
            <w:r>
              <w:rPr>
                <w:rFonts w:ascii="Times New Roman" w:hAnsi="Times New Roman"/>
                <w:highlight w:val="white"/>
                <w:lang w:val="en-US"/>
              </w:rPr>
              <w:t xml:space="preserve">xls</w:t>
            </w:r>
            <w:r>
              <w:rPr>
                <w:rFonts w:ascii="Times New Roman" w:hAnsi="Times New Roman"/>
                <w:highlight w:val="white"/>
              </w:rPr>
              <w:t xml:space="preserve">, … (для остальных документов)</w:t>
            </w:r>
            <w:r>
              <w:rPr>
                <w:rFonts w:ascii="Times New Roman" w:hAnsi="Times New Roman"/>
                <w:highlight w:val="white"/>
              </w:rPr>
            </w:r>
            <w:r>
              <w:rPr>
                <w:rFonts w:ascii="Times New Roman" w:hAnsi="Times New Roman"/>
                <w:highlight w:val="white"/>
              </w:rPr>
            </w:r>
          </w:p>
        </w:tc>
      </w:tr>
    </w:tbl>
    <w:p>
      <w:pPr>
        <w:pStyle w:val="1368"/>
        <w:rPr>
          <w:rFonts w:ascii="Times New Roman" w:hAnsi="Times New Roman"/>
          <w:highlight w:val="white"/>
        </w:rPr>
      </w:pPr>
      <w:r>
        <w:rPr>
          <w:rFonts w:ascii="Times New Roman" w:hAnsi="Times New Roman"/>
          <w:highlight w:val="white"/>
        </w:rPr>
      </w:r>
      <w:r>
        <w:rPr>
          <w:rFonts w:ascii="Times New Roman" w:hAnsi="Times New Roman"/>
          <w:highlight w:val="white"/>
        </w:rPr>
      </w:r>
      <w:r>
        <w:rPr>
          <w:rFonts w:ascii="Times New Roman" w:hAnsi="Times New Roman"/>
          <w:highlight w:val="white"/>
        </w:rPr>
      </w:r>
    </w:p>
    <w:tbl>
      <w:tblPr>
        <w:tblW w:w="13184" w:type="dxa"/>
        <w:tblInd w:w="-34" w:type="dxa"/>
        <w:tblLayout w:type="fixed"/>
        <w:tblLook w:val="04A0" w:firstRow="1" w:lastRow="0" w:firstColumn="1" w:lastColumn="0" w:noHBand="0" w:noVBand="1"/>
      </w:tblPr>
      <w:tblGrid>
        <w:gridCol w:w="8222"/>
        <w:gridCol w:w="4962"/>
      </w:tblGrid>
      <w:tr>
        <w:tblPrEx/>
        <w:trPr>
          <w:trHeight w:val="1301"/>
        </w:trPr>
        <w:tc>
          <w:tcPr>
            <w:tcBorders>
              <w:top w:val="none" w:color="000000" w:sz="0" w:space="0"/>
              <w:left w:val="none" w:color="000000" w:sz="0" w:space="0"/>
              <w:bottom w:val="none" w:color="000000" w:sz="0" w:space="0"/>
              <w:right w:val="none" w:color="000000" w:sz="0" w:space="0"/>
            </w:tcBorders>
            <w:tcW w:w="8222" w:type="dxa"/>
            <w:textDirection w:val="lrTb"/>
            <w:noWrap w:val="false"/>
          </w:tcPr>
          <w:p>
            <w:pPr>
              <w:pStyle w:val="1649"/>
              <w:jc w:val="center"/>
              <w:rPr>
                <w:highlight w:val="white"/>
              </w:rPr>
            </w:pPr>
            <w:r>
              <w:rPr>
                <w:highlight w:val="white"/>
              </w:rPr>
              <w:t xml:space="preserve">от Стороны 1 </w:t>
            </w:r>
            <w:r>
              <w:rPr>
                <w:highlight w:val="white"/>
              </w:rPr>
            </w:r>
            <w:r>
              <w:rPr>
                <w:highlight w:val="white"/>
              </w:rPr>
            </w:r>
          </w:p>
          <w:p>
            <w:pPr>
              <w:pStyle w:val="1649"/>
              <w:jc w:val="center"/>
              <w:rPr>
                <w:highlight w:val="white"/>
              </w:rPr>
            </w:pPr>
            <w:r>
              <w:rPr>
                <w:highlight w:val="white"/>
              </w:rPr>
            </w:r>
            <w:r>
              <w:rPr>
                <w:highlight w:val="white"/>
              </w:rPr>
            </w:r>
            <w:r>
              <w:rPr>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649"/>
              <w:jc w:val="center"/>
              <w:rPr>
                <w:b w:val="0"/>
                <w:highlight w:val="white"/>
              </w:rPr>
            </w:pPr>
            <w:r>
              <w:rPr>
                <w:b w:val="0"/>
                <w:highlight w:val="white"/>
              </w:rPr>
              <w:t xml:space="preserve"> (</w:t>
            </w:r>
            <w:r>
              <w:rPr>
                <w:b w:val="0"/>
                <w:highlight w:val="white"/>
              </w:rPr>
              <w:t xml:space="preserve">ФИО)   </w:t>
            </w:r>
            <w:r>
              <w:rPr>
                <w:b w:val="0"/>
                <w:highlight w:val="white"/>
              </w:rPr>
              <w:t xml:space="preserve">                    (подпись)</w:t>
            </w:r>
            <w:r>
              <w:rPr>
                <w:b w:val="0"/>
                <w:highlight w:val="white"/>
              </w:rPr>
            </w:r>
            <w:r>
              <w:rPr>
                <w:b w:val="0"/>
                <w:highlight w:val="white"/>
              </w:rPr>
            </w:r>
          </w:p>
          <w:p>
            <w:pPr>
              <w:pStyle w:val="1649"/>
              <w:jc w:val="center"/>
              <w:rPr>
                <w:b w:val="0"/>
                <w:highlight w:val="white"/>
              </w:rPr>
            </w:pPr>
            <w:r>
              <w:rPr>
                <w:b w:val="0"/>
                <w:highlight w:val="white"/>
              </w:rPr>
            </w:r>
            <w:r>
              <w:rPr>
                <w:b w:val="0"/>
                <w:highlight w:val="white"/>
              </w:rPr>
            </w:r>
            <w:r>
              <w:rPr>
                <w:b w:val="0"/>
                <w:highlight w:val="white"/>
              </w:rPr>
            </w:r>
          </w:p>
        </w:tc>
        <w:tc>
          <w:tcPr>
            <w:tcBorders>
              <w:top w:val="none" w:color="000000" w:sz="0" w:space="0"/>
              <w:left w:val="none" w:color="000000" w:sz="0" w:space="0"/>
              <w:bottom w:val="none" w:color="000000" w:sz="0" w:space="0"/>
              <w:right w:val="none" w:color="000000" w:sz="0" w:space="0"/>
            </w:tcBorders>
            <w:tcW w:w="4962" w:type="dxa"/>
            <w:textDirection w:val="lrTb"/>
            <w:noWrap w:val="false"/>
          </w:tcPr>
          <w:p>
            <w:pPr>
              <w:pStyle w:val="1911"/>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t xml:space="preserve">от Стороны 2 </w:t>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pStyle w:val="1911"/>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w:t>
            </w:r>
            <w:r>
              <w:rPr>
                <w:rFonts w:ascii="Times New Roman" w:hAnsi="Times New Roman"/>
                <w:color w:val="000000"/>
                <w:spacing w:val="-3"/>
                <w:sz w:val="24"/>
                <w:szCs w:val="24"/>
                <w:highlight w:val="white"/>
              </w:rPr>
              <w:t xml:space="preserve">ФИО)   </w:t>
            </w:r>
            <w:r>
              <w:rPr>
                <w:rFonts w:ascii="Times New Roman" w:hAnsi="Times New Roman"/>
                <w:color w:val="000000"/>
                <w:spacing w:val="-3"/>
                <w:sz w:val="24"/>
                <w:szCs w:val="24"/>
                <w:highlight w:val="white"/>
              </w:rPr>
              <w:t xml:space="preserve">                    (подпись)</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tc>
      </w:tr>
    </w:tbl>
    <w:p>
      <w:pPr>
        <w:pStyle w:val="1911"/>
        <w:ind w:left="11766"/>
        <w:spacing w:after="0" w:line="240" w:lineRule="auto"/>
        <w:rPr>
          <w:rFonts w:ascii="Times New Roman" w:hAnsi="Times New Roman"/>
          <w:szCs w:val="24"/>
          <w:highlight w:val="white"/>
        </w:rPr>
        <w:sectPr>
          <w:footnotePr/>
          <w:endnotePr/>
          <w:type w:val="nextPage"/>
          <w:pgSz w:w="16838" w:h="11906" w:orient="landscape"/>
          <w:pgMar w:top="1418" w:right="851" w:bottom="851" w:left="709" w:header="709" w:footer="709" w:gutter="0"/>
          <w:cols w:num="1" w:sep="0" w:space="708" w:equalWidth="1"/>
          <w:docGrid w:linePitch="360"/>
        </w:sectPr>
      </w:pPr>
      <w:r>
        <w:rPr>
          <w:rFonts w:ascii="Times New Roman" w:hAnsi="Times New Roman"/>
          <w:szCs w:val="24"/>
          <w:highlight w:val="white"/>
        </w:rPr>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Приложение №</w:t>
      </w:r>
      <w:r>
        <w:rPr>
          <w:rFonts w:ascii="Times New Roman" w:hAnsi="Times New Roman"/>
          <w:szCs w:val="24"/>
          <w:highlight w:val="white"/>
        </w:rPr>
        <w:t xml:space="preserve"> </w:t>
      </w:r>
      <w:r>
        <w:rPr>
          <w:rFonts w:ascii="Times New Roman" w:hAnsi="Times New Roman"/>
          <w:szCs w:val="24"/>
          <w:highlight w:val="white"/>
        </w:rPr>
        <w:t xml:space="preserve">2</w:t>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к Соглашению о применении электронного документооборота </w:t>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t xml:space="preserve">№ _____________ от ___________</w:t>
      </w:r>
      <w:r>
        <w:rPr>
          <w:rStyle w:val="1510"/>
          <w:rFonts w:ascii="Times New Roman" w:hAnsi="Times New Roman"/>
          <w:szCs w:val="24"/>
          <w:highlight w:val="white"/>
        </w:rPr>
        <w:footnoteReference w:id="21"/>
      </w:r>
      <w:r>
        <w:rPr>
          <w:rFonts w:ascii="Times New Roman" w:hAnsi="Times New Roman"/>
          <w:szCs w:val="24"/>
          <w:highlight w:val="white"/>
        </w:rPr>
      </w:r>
      <w:r>
        <w:rPr>
          <w:rFonts w:ascii="Times New Roman" w:hAnsi="Times New Roman"/>
          <w:szCs w:val="24"/>
          <w:highlight w:val="white"/>
        </w:rPr>
      </w:r>
    </w:p>
    <w:p>
      <w:pPr>
        <w:jc w:val="right"/>
        <w:spacing w:after="0" w:line="240" w:lineRule="auto"/>
        <w:rPr>
          <w:rFonts w:ascii="Times New Roman" w:hAnsi="Times New Roman"/>
          <w:b/>
          <w:highlight w:val="white"/>
        </w:rPr>
      </w:pPr>
      <w:r>
        <w:rPr>
          <w:rFonts w:ascii="Times New Roman" w:hAnsi="Times New Roman"/>
          <w:b/>
          <w:highlight w:val="white"/>
        </w:rPr>
      </w:r>
      <w:r>
        <w:rPr>
          <w:rFonts w:ascii="Times New Roman" w:hAnsi="Times New Roman"/>
          <w:b/>
          <w:highlight w:val="white"/>
        </w:rPr>
      </w:r>
      <w:r>
        <w:rPr>
          <w:rFonts w:ascii="Times New Roman" w:hAnsi="Times New Roman"/>
          <w:b/>
          <w:highlight w:val="white"/>
        </w:rPr>
      </w:r>
    </w:p>
    <w:p>
      <w:pPr>
        <w:jc w:val="center"/>
        <w:spacing w:after="0" w:line="240" w:lineRule="auto"/>
        <w:rPr>
          <w:rFonts w:ascii="Times New Roman" w:hAnsi="Times New Roman"/>
          <w:b/>
          <w:highlight w:val="white"/>
        </w:rPr>
      </w:pPr>
      <w:r>
        <w:rPr>
          <w:rFonts w:ascii="Times New Roman" w:hAnsi="Times New Roman"/>
          <w:b/>
          <w:highlight w:val="white"/>
        </w:rPr>
        <w:t xml:space="preserve">Значения элементов формализованных документов, направляемых Сторонами в рамках информационного обмена с использованием ЭП</w:t>
      </w:r>
      <w:r>
        <w:rPr>
          <w:rFonts w:ascii="Times New Roman" w:hAnsi="Times New Roman"/>
          <w:b/>
          <w:highlight w:val="white"/>
        </w:rPr>
      </w:r>
      <w:r>
        <w:rPr>
          <w:rFonts w:ascii="Times New Roman" w:hAnsi="Times New Roman"/>
          <w:b/>
          <w:highlight w:val="white"/>
        </w:rPr>
      </w:r>
    </w:p>
    <w:p>
      <w:pPr>
        <w:jc w:val="center"/>
        <w:spacing w:after="0" w:line="240" w:lineRule="auto"/>
        <w:rPr>
          <w:rFonts w:ascii="Times New Roman" w:hAnsi="Times New Roman"/>
          <w:b/>
          <w:highlight w:val="white"/>
        </w:rPr>
      </w:pPr>
      <w:r>
        <w:rPr>
          <w:rFonts w:ascii="Times New Roman" w:hAnsi="Times New Roman"/>
          <w:b/>
          <w:highlight w:val="white"/>
        </w:rPr>
      </w:r>
      <w:r>
        <w:rPr>
          <w:rFonts w:ascii="Times New Roman" w:hAnsi="Times New Roman"/>
          <w:b/>
          <w:highlight w:val="white"/>
        </w:rPr>
      </w:r>
      <w:r>
        <w:rPr>
          <w:rFonts w:ascii="Times New Roman" w:hAnsi="Times New Roman"/>
          <w:b/>
          <w:highlight w:val="white"/>
        </w:rPr>
      </w:r>
    </w:p>
    <w:tbl>
      <w:tblPr>
        <w:tblW w:w="15037" w:type="dxa"/>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64"/>
        <w:gridCol w:w="3651"/>
        <w:gridCol w:w="1075"/>
        <w:gridCol w:w="64"/>
        <w:gridCol w:w="9511"/>
        <w:gridCol w:w="72"/>
      </w:tblGrid>
      <w:tr>
        <w:tblPrEx/>
        <w:trPr>
          <w:gridAfter w:val="1"/>
        </w:trPr>
        <w:tc>
          <w:tcPr>
            <w:tcW w:w="664"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 п</w:t>
            </w:r>
            <w:r>
              <w:rPr>
                <w:rFonts w:ascii="Times New Roman" w:hAnsi="Times New Roman"/>
                <w:highlight w:val="white"/>
                <w:lang w:val="en-US"/>
              </w:rPr>
              <w:t xml:space="preserve">/</w:t>
            </w:r>
            <w:r>
              <w:rPr>
                <w:rFonts w:ascii="Times New Roman" w:hAnsi="Times New Roman"/>
                <w:highlight w:val="white"/>
              </w:rPr>
              <w:t xml:space="preserve">п</w:t>
            </w:r>
            <w:r>
              <w:rPr>
                <w:rFonts w:ascii="Times New Roman" w:hAnsi="Times New Roman"/>
                <w:highlight w:val="white"/>
              </w:rPr>
            </w:r>
            <w:r>
              <w:rPr>
                <w:rFonts w:ascii="Times New Roman" w:hAnsi="Times New Roman"/>
                <w:highlight w:val="white"/>
              </w:rPr>
            </w:r>
          </w:p>
        </w:tc>
        <w:tc>
          <w:tcPr>
            <w:tcW w:w="3651"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Реквизиты договора</w:t>
            </w:r>
            <w:r>
              <w:rPr>
                <w:rFonts w:ascii="Times New Roman" w:hAnsi="Times New Roman"/>
                <w:highlight w:val="white"/>
              </w:rPr>
            </w:r>
            <w:r>
              <w:rPr>
                <w:rFonts w:ascii="Times New Roman" w:hAnsi="Times New Roman"/>
                <w:highlight w:val="white"/>
              </w:rPr>
            </w:r>
          </w:p>
        </w:tc>
        <w:tc>
          <w:tcPr>
            <w:gridSpan w:val="2"/>
            <w:tcW w:w="1139" w:type="dxa"/>
            <w:textDirection w:val="lrTb"/>
            <w:noWrap w:val="false"/>
          </w:tcPr>
          <w:p>
            <w:pPr>
              <w:jc w:val="center"/>
              <w:spacing w:after="0" w:line="240" w:lineRule="auto"/>
              <w:rPr>
                <w:rFonts w:ascii="Times New Roman" w:hAnsi="Times New Roman"/>
                <w:highlight w:val="white"/>
              </w:rPr>
            </w:pPr>
            <w:r>
              <w:rPr>
                <w:rFonts w:ascii="Times New Roman" w:hAnsi="Times New Roman"/>
                <w:sz w:val="24"/>
                <w:szCs w:val="24"/>
                <w:highlight w:val="white"/>
              </w:rPr>
              <w:t xml:space="preserve">Наименование элемента</w:t>
            </w:r>
            <w:r>
              <w:rPr>
                <w:rFonts w:ascii="Times New Roman" w:hAnsi="Times New Roman"/>
                <w:highlight w:val="white"/>
              </w:rPr>
            </w:r>
            <w:r>
              <w:rPr>
                <w:rFonts w:ascii="Times New Roman" w:hAnsi="Times New Roman"/>
                <w:highlight w:val="white"/>
              </w:rPr>
            </w:r>
          </w:p>
        </w:tc>
        <w:tc>
          <w:tcPr>
            <w:tcW w:w="9511" w:type="dxa"/>
            <w:textDirection w:val="lrTb"/>
            <w:noWrap w:val="false"/>
          </w:tcPr>
          <w:p>
            <w:pPr>
              <w:jc w:val="center"/>
              <w:spacing w:after="0" w:line="240" w:lineRule="auto"/>
              <w:rPr>
                <w:rFonts w:ascii="Times New Roman" w:hAnsi="Times New Roman"/>
                <w:sz w:val="24"/>
                <w:szCs w:val="24"/>
                <w:highlight w:val="white"/>
              </w:rPr>
            </w:pPr>
            <w:r>
              <w:rPr>
                <w:rFonts w:ascii="Times New Roman" w:hAnsi="Times New Roman"/>
                <w:sz w:val="24"/>
                <w:szCs w:val="24"/>
                <w:highlight w:val="white"/>
              </w:rPr>
              <w:t xml:space="preserve">Значение элемента</w:t>
            </w:r>
            <w:r>
              <w:rPr>
                <w:rFonts w:ascii="Times New Roman" w:hAnsi="Times New Roman"/>
                <w:sz w:val="24"/>
                <w:szCs w:val="24"/>
                <w:highlight w:val="white"/>
              </w:rPr>
            </w:r>
            <w:r>
              <w:rPr>
                <w:rFonts w:ascii="Times New Roman" w:hAnsi="Times New Roman"/>
                <w:sz w:val="24"/>
                <w:szCs w:val="24"/>
                <w:highlight w:val="white"/>
              </w:rPr>
            </w:r>
          </w:p>
        </w:tc>
      </w:tr>
      <w:tr>
        <w:tblPrEx/>
        <w:trPr>
          <w:gridAfter w:val="1"/>
        </w:trPr>
        <w:tc>
          <w:tcPr>
            <w:tcW w:w="664"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1</w:t>
            </w:r>
            <w:r>
              <w:rPr>
                <w:rFonts w:ascii="Times New Roman" w:hAnsi="Times New Roman"/>
                <w:highlight w:val="white"/>
              </w:rPr>
            </w:r>
            <w:r>
              <w:rPr>
                <w:rFonts w:ascii="Times New Roman" w:hAnsi="Times New Roman"/>
                <w:highlight w:val="white"/>
              </w:rPr>
            </w:r>
          </w:p>
        </w:tc>
        <w:tc>
          <w:tcPr>
            <w:tcW w:w="3651"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2</w:t>
            </w:r>
            <w:r>
              <w:rPr>
                <w:rFonts w:ascii="Times New Roman" w:hAnsi="Times New Roman"/>
                <w:highlight w:val="white"/>
              </w:rPr>
            </w:r>
            <w:r>
              <w:rPr>
                <w:rFonts w:ascii="Times New Roman" w:hAnsi="Times New Roman"/>
                <w:highlight w:val="white"/>
              </w:rPr>
            </w:r>
          </w:p>
        </w:tc>
        <w:tc>
          <w:tcPr>
            <w:gridSpan w:val="2"/>
            <w:tcW w:w="1139"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3</w:t>
            </w:r>
            <w:r>
              <w:rPr>
                <w:rFonts w:ascii="Times New Roman" w:hAnsi="Times New Roman"/>
                <w:highlight w:val="white"/>
              </w:rPr>
            </w:r>
            <w:r>
              <w:rPr>
                <w:rFonts w:ascii="Times New Roman" w:hAnsi="Times New Roman"/>
                <w:highlight w:val="white"/>
              </w:rPr>
            </w:r>
          </w:p>
        </w:tc>
        <w:tc>
          <w:tcPr>
            <w:tcW w:w="9511" w:type="dxa"/>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4</w:t>
            </w:r>
            <w:r>
              <w:rPr>
                <w:rFonts w:ascii="Times New Roman" w:hAnsi="Times New Roman"/>
                <w:highlight w:val="white"/>
              </w:rPr>
            </w:r>
            <w:r>
              <w:rPr>
                <w:rFonts w:ascii="Times New Roman" w:hAnsi="Times New Roman"/>
                <w:highlight w:val="white"/>
              </w:rPr>
            </w:r>
          </w:p>
        </w:tc>
      </w:tr>
      <w:tr>
        <w:tblPrEx/>
        <w:trPr>
          <w:gridAfter w:val="1"/>
          <w:trHeight w:val="516"/>
        </w:trPr>
        <w:tc>
          <w:tcPr>
            <w:shd w:val="clear" w:color="ffffff" w:fill="ffffff"/>
            <w:tcW w:w="664"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1</w:t>
            </w:r>
            <w:r>
              <w:rPr>
                <w:rFonts w:ascii="Times New Roman" w:hAnsi="Times New Roman"/>
                <w:highlight w:val="white"/>
              </w:rPr>
            </w:r>
            <w:r>
              <w:rPr>
                <w:rFonts w:ascii="Times New Roman" w:hAnsi="Times New Roman"/>
                <w:highlight w:val="white"/>
              </w:rPr>
            </w:r>
          </w:p>
        </w:tc>
        <w:tc>
          <w:tcPr>
            <w:shd w:val="clear" w:color="ffffff" w:fill="ffffff"/>
            <w:tcW w:w="3651" w:type="dxa"/>
            <w:textDirection w:val="lrTb"/>
            <w:noWrap w:val="false"/>
          </w:tcPr>
          <w:p>
            <w:pPr>
              <w:spacing w:after="0" w:line="240" w:lineRule="auto"/>
              <w:rPr>
                <w:rFonts w:ascii="Times New Roman" w:hAnsi="Times New Roman"/>
                <w:highlight w:val="white"/>
              </w:rPr>
            </w:pPr>
            <w:r>
              <w:rPr>
                <w:rFonts w:ascii="Times New Roman" w:hAnsi="Times New Roman"/>
                <w:highlight w:val="white"/>
              </w:rPr>
            </w:r>
            <w:r>
              <w:rPr>
                <w:rFonts w:ascii="Times New Roman" w:hAnsi="Times New Roman"/>
                <w:highlight w:val="white"/>
              </w:rPr>
            </w:r>
            <w:r>
              <w:rPr>
                <w:rFonts w:ascii="Times New Roman" w:hAnsi="Times New Roman"/>
                <w:highlight w:val="white"/>
              </w:rPr>
            </w:r>
          </w:p>
        </w:tc>
        <w:tc>
          <w:tcPr>
            <w:gridSpan w:val="2"/>
            <w:shd w:val="clear" w:color="ffffff" w:fill="ffffff"/>
            <w:tcW w:w="1139" w:type="dxa"/>
            <w:vAlign w:val="center"/>
            <w:textDirection w:val="lrTb"/>
            <w:noWrap w:val="false"/>
          </w:tcPr>
          <w:p>
            <w:pPr>
              <w:jc w:val="center"/>
              <w:spacing w:after="0" w:line="240" w:lineRule="auto"/>
              <w:rPr>
                <w:rFonts w:ascii="Times New Roman" w:hAnsi="Times New Roman"/>
                <w:highlight w:val="white"/>
              </w:rPr>
            </w:pPr>
            <w:r>
              <w:rPr>
                <w:rFonts w:ascii="Times New Roman" w:hAnsi="Times New Roman"/>
                <w:highlight w:val="white"/>
              </w:rPr>
              <w:t xml:space="preserve">ИнфПолФХЖ1</w:t>
            </w:r>
            <w:r>
              <w:rPr>
                <w:rFonts w:ascii="Times New Roman" w:hAnsi="Times New Roman"/>
                <w:highlight w:val="white"/>
              </w:rPr>
            </w:r>
            <w:r>
              <w:rPr>
                <w:rFonts w:ascii="Times New Roman" w:hAnsi="Times New Roman"/>
                <w:highlight w:val="white"/>
              </w:rPr>
            </w:r>
          </w:p>
        </w:tc>
        <w:tc>
          <w:tcPr>
            <w:shd w:val="clear" w:color="ffffff" w:fill="ffffff"/>
            <w:tcW w:w="9511" w:type="dxa"/>
            <w:textDirection w:val="lrTb"/>
            <w:noWrap w:val="false"/>
          </w:tcPr>
          <w:p>
            <w:pPr>
              <w:spacing w:after="0" w:line="240" w:lineRule="auto"/>
              <w:rPr>
                <w:rFonts w:ascii="Times New Roman" w:hAnsi="Times New Roman"/>
                <w:highlight w:val="white"/>
              </w:rPr>
            </w:pPr>
            <w:r>
              <w:rPr>
                <w:rFonts w:ascii="Times New Roman" w:hAnsi="Times New Roman"/>
                <w:highlight w:val="white"/>
              </w:rPr>
              <w:t xml:space="preserve">&lt;ИнфПолФХЖ1&gt;</w:t>
            </w:r>
            <w:r>
              <w:rPr>
                <w:rFonts w:ascii="Times New Roman" w:hAnsi="Times New Roman"/>
                <w:highlight w:val="white"/>
              </w:rPr>
            </w:r>
            <w:r>
              <w:rPr>
                <w:rFonts w:ascii="Times New Roman" w:hAnsi="Times New Roman"/>
                <w:highlight w:val="white"/>
              </w:rPr>
            </w:r>
          </w:p>
          <w:p>
            <w:pPr>
              <w:contextualSpacing w:val="0"/>
              <w:jc w:val="left"/>
              <w:spacing w:after="0" w:line="240" w:lineRule="auto"/>
              <w:rPr>
                <w:rFonts w:ascii="Times New Roman" w:hAnsi="Times New Roman"/>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highlight w:val="white"/>
              </w:rPr>
              <w:t xml:space="preserve"> </w:t>
            </w:r>
            <w:r>
              <w:rPr>
                <w:rFonts w:ascii="Times New Roman" w:hAnsi="Times New Roman"/>
                <w:highlight w:val="white"/>
              </w:rPr>
              <w:t xml:space="preserve">&lt;</w:t>
            </w:r>
            <w:r>
              <w:rPr>
                <w:rFonts w:ascii="Times New Roman" w:hAnsi="Times New Roman"/>
                <w:highlight w:val="white"/>
              </w:rPr>
              <w:t xml:space="preserve">ТекстИнф</w:t>
            </w:r>
            <w:r>
              <w:rPr>
                <w:rFonts w:ascii="Times New Roman" w:hAnsi="Times New Roman"/>
                <w:highlight w:val="white"/>
              </w:rPr>
              <w:t xml:space="preserve"> </w:t>
            </w:r>
            <w:r>
              <w:rPr>
                <w:rFonts w:ascii="Times New Roman" w:hAnsi="Times New Roman"/>
                <w:highlight w:val="white"/>
              </w:rPr>
              <w:t xml:space="preserve">Идентиф</w:t>
            </w:r>
            <w:r>
              <w:rPr>
                <w:rFonts w:ascii="Times New Roman" w:hAnsi="Times New Roman"/>
                <w:highlight w:val="white"/>
              </w:rPr>
              <w:t xml:space="preserve">="Договор" </w:t>
            </w:r>
            <w:r>
              <w:rPr>
                <w:rFonts w:ascii="Times New Roman" w:hAnsi="Times New Roman"/>
                <w:highlight w:val="white"/>
              </w:rPr>
              <w:t xml:space="preserve">Значен</w:t>
            </w:r>
            <w:r>
              <w:rPr>
                <w:rFonts w:ascii="Times New Roman" w:hAnsi="Times New Roman"/>
                <w:highlight w:val="white"/>
              </w:rPr>
              <w:t xml:space="preserve">="</w:t>
            </w:r>
            <w:r>
              <w:rPr>
                <w:rFonts w:ascii="Times New Roman" w:hAnsi="Times New Roman"/>
                <w:i/>
                <w:color w:val="ff0000"/>
                <w:highlight w:val="white"/>
              </w:rPr>
              <w:t xml:space="preserve">Здесь необходимо указать регистрационный номер договора ПАО «Россети Сибирь», </w:t>
            </w:r>
            <w:r>
              <w:rPr>
                <w:rFonts w:ascii="Times New Roman" w:hAnsi="Times New Roman"/>
                <w:i/>
                <w:color w:val="ff0000"/>
                <w:highlight w:val="white"/>
              </w:rPr>
              <w:t xml:space="preserve">например</w:t>
            </w:r>
            <w:r>
              <w:rPr>
                <w:rFonts w:ascii="Times New Roman" w:hAnsi="Times New Roman"/>
                <w:i/>
                <w:color w:val="ff0000"/>
                <w:highlight w:val="white"/>
              </w:rPr>
              <w:t xml:space="preserve"> "43.4000.166.17 " </w:t>
            </w:r>
            <w:r>
              <w:rPr>
                <w:rFonts w:ascii="Times New Roman" w:hAnsi="Times New Roman"/>
                <w:highlight w:val="white"/>
              </w:rPr>
              <w:t xml:space="preserve">" /&gt;</w:t>
            </w:r>
            <w:r>
              <w:rPr>
                <w:rFonts w:ascii="Times New Roman" w:hAnsi="Times New Roman"/>
                <w:highlight w:val="white"/>
              </w:rPr>
            </w:r>
            <w:r>
              <w:rPr>
                <w:rFonts w:ascii="Times New Roman" w:hAnsi="Times New Roman"/>
                <w:highlight w:val="white"/>
              </w:rPr>
            </w:r>
          </w:p>
          <w:p>
            <w:pPr>
              <w:contextualSpacing w:val="0"/>
              <w:jc w:val="left"/>
              <w:spacing w:after="0" w:line="240" w:lineRule="auto"/>
              <w:rPr>
                <w:rFonts w:ascii="Times New Roman" w:hAnsi="Times New Roman"/>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Fonts w:ascii="Times New Roman" w:hAnsi="Times New Roman"/>
                <w:highlight w:val="white"/>
              </w:rPr>
              <w:t xml:space="preserve">&lt;/ИнфПолФХЖ1&gt;</w:t>
            </w:r>
            <w:r>
              <w:rPr>
                <w:rFonts w:ascii="Times New Roman" w:hAnsi="Times New Roman"/>
                <w:highlight w:val="white"/>
              </w:rPr>
            </w:r>
            <w:r>
              <w:rPr>
                <w:rFonts w:ascii="Times New Roman" w:hAnsi="Times New Roman"/>
                <w:highlight w:val="white"/>
              </w:rPr>
            </w:r>
          </w:p>
        </w:tc>
      </w:tr>
      <w:tr>
        <w:tblPrEx/>
        <w:trPr>
          <w:trHeight w:val="1301"/>
        </w:trPr>
        <w:tc>
          <w:tcPr>
            <w:gridSpan w:val="3"/>
            <w:tcBorders>
              <w:top w:val="none" w:color="000000" w:sz="4" w:space="0"/>
              <w:left w:val="none" w:color="000000" w:sz="4" w:space="0"/>
              <w:bottom w:val="none" w:color="000000" w:sz="4" w:space="0"/>
              <w:right w:val="none" w:color="000000" w:sz="4" w:space="0"/>
            </w:tcBorders>
            <w:tcW w:w="5390" w:type="dxa"/>
            <w:textDirection w:val="lrTb"/>
            <w:noWrap w:val="false"/>
          </w:tcPr>
          <w:p>
            <w:pPr>
              <w:ind w:left="35" w:right="75"/>
              <w:jc w:val="center"/>
              <w:spacing w:after="0" w:line="240" w:lineRule="auto"/>
              <w:rPr>
                <w:rFonts w:ascii="Times New Roman" w:hAnsi="Times New Roman" w:eastAsia="Times New Roman"/>
                <w:b/>
                <w:bCs/>
                <w:color w:val="000000"/>
                <w:spacing w:val="-3"/>
                <w:sz w:val="24"/>
                <w:szCs w:val="24"/>
                <w:highlight w:val="white"/>
              </w:rPr>
            </w:pPr>
            <w:r>
              <w:rPr>
                <w:rFonts w:ascii="Times New Roman" w:hAnsi="Times New Roman" w:eastAsia="Times New Roman"/>
                <w:b/>
                <w:bCs/>
                <w:color w:val="000000"/>
                <w:spacing w:val="-3"/>
                <w:sz w:val="24"/>
                <w:szCs w:val="24"/>
                <w:highlight w:val="white"/>
                <w:lang w:eastAsia="ru-RU"/>
              </w:rPr>
            </w:r>
            <w:r>
              <w:rPr>
                <w:rFonts w:ascii="Times New Roman" w:hAnsi="Times New Roman" w:eastAsia="Times New Roman"/>
                <w:b/>
                <w:bCs/>
                <w:color w:val="000000"/>
                <w:spacing w:val="-3"/>
                <w:sz w:val="24"/>
                <w:szCs w:val="24"/>
                <w:highlight w:val="white"/>
              </w:rPr>
            </w:r>
            <w:r>
              <w:rPr>
                <w:rFonts w:ascii="Times New Roman" w:hAnsi="Times New Roman" w:eastAsia="Times New Roman"/>
                <w:b/>
                <w:bCs/>
                <w:color w:val="000000"/>
                <w:spacing w:val="-3"/>
                <w:sz w:val="24"/>
                <w:szCs w:val="24"/>
                <w:highlight w:val="white"/>
              </w:rPr>
            </w:r>
          </w:p>
          <w:p>
            <w:pPr>
              <w:ind w:left="35" w:right="75"/>
              <w:jc w:val="center"/>
              <w:spacing w:after="0" w:line="240" w:lineRule="auto"/>
              <w:rPr>
                <w:rFonts w:ascii="Times New Roman" w:hAnsi="Times New Roman" w:eastAsia="Times New Roman"/>
                <w:b/>
                <w:bCs/>
                <w:color w:val="000000"/>
                <w:spacing w:val="-3"/>
                <w:sz w:val="24"/>
                <w:szCs w:val="24"/>
                <w:highlight w:val="white"/>
              </w:rPr>
            </w:pPr>
            <w:r>
              <w:rPr>
                <w:rFonts w:ascii="Times New Roman" w:hAnsi="Times New Roman" w:eastAsia="Times New Roman"/>
                <w:b/>
                <w:bCs/>
                <w:color w:val="000000"/>
                <w:spacing w:val="-3"/>
                <w:sz w:val="24"/>
                <w:szCs w:val="24"/>
                <w:highlight w:val="white"/>
                <w:lang w:eastAsia="ru-RU"/>
              </w:rPr>
              <w:t xml:space="preserve">от Стороны 1 </w:t>
            </w:r>
            <w:r>
              <w:rPr>
                <w:rFonts w:ascii="Times New Roman" w:hAnsi="Times New Roman" w:eastAsia="Times New Roman"/>
                <w:b/>
                <w:bCs/>
                <w:color w:val="000000"/>
                <w:spacing w:val="-3"/>
                <w:sz w:val="24"/>
                <w:szCs w:val="24"/>
                <w:highlight w:val="white"/>
              </w:rPr>
            </w:r>
            <w:r>
              <w:rPr>
                <w:rFonts w:ascii="Times New Roman" w:hAnsi="Times New Roman" w:eastAsia="Times New Roman"/>
                <w:b/>
                <w:bCs/>
                <w:color w:val="000000"/>
                <w:spacing w:val="-3"/>
                <w:sz w:val="24"/>
                <w:szCs w:val="24"/>
                <w:highlight w:val="white"/>
              </w:rPr>
            </w:r>
          </w:p>
          <w:p>
            <w:pPr>
              <w:ind w:left="35" w:right="75"/>
              <w:jc w:val="center"/>
              <w:spacing w:after="0" w:line="240" w:lineRule="auto"/>
              <w:rPr>
                <w:rFonts w:ascii="Times New Roman" w:hAnsi="Times New Roman" w:eastAsia="Times New Roman"/>
                <w:b/>
                <w:bCs/>
                <w:color w:val="000000"/>
                <w:spacing w:val="-3"/>
                <w:sz w:val="24"/>
                <w:szCs w:val="24"/>
                <w:highlight w:val="white"/>
              </w:rPr>
            </w:pPr>
            <w:r>
              <w:rPr>
                <w:rFonts w:ascii="Times New Roman" w:hAnsi="Times New Roman" w:eastAsia="Times New Roman"/>
                <w:b/>
                <w:bCs/>
                <w:color w:val="000000"/>
                <w:spacing w:val="-3"/>
                <w:sz w:val="24"/>
                <w:szCs w:val="24"/>
                <w:highlight w:val="white"/>
                <w:lang w:eastAsia="ru-RU"/>
              </w:rPr>
            </w:r>
            <w:r>
              <w:rPr>
                <w:rFonts w:ascii="Times New Roman" w:hAnsi="Times New Roman" w:eastAsia="Times New Roman"/>
                <w:b/>
                <w:bCs/>
                <w:color w:val="000000"/>
                <w:spacing w:val="-3"/>
                <w:sz w:val="24"/>
                <w:szCs w:val="24"/>
                <w:highlight w:val="white"/>
              </w:rPr>
            </w:r>
            <w:r>
              <w:rPr>
                <w:rFonts w:ascii="Times New Roman" w:hAnsi="Times New Roman" w:eastAsia="Times New Roman"/>
                <w:b/>
                <w:bCs/>
                <w:color w:val="000000"/>
                <w:spacing w:val="-3"/>
                <w:sz w:val="24"/>
                <w:szCs w:val="24"/>
                <w:highlight w:val="white"/>
              </w:rPr>
            </w:r>
          </w:p>
          <w:p>
            <w:pPr>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ind w:left="-112" w:right="75"/>
              <w:jc w:val="center"/>
              <w:spacing w:after="0" w:line="240" w:lineRule="auto"/>
              <w:rPr>
                <w:rFonts w:ascii="Times New Roman" w:hAnsi="Times New Roman" w:eastAsia="Times New Roman"/>
                <w:bCs/>
                <w:color w:val="000000"/>
                <w:spacing w:val="-3"/>
                <w:sz w:val="24"/>
                <w:szCs w:val="24"/>
                <w:highlight w:val="white"/>
              </w:rPr>
            </w:pPr>
            <w:r>
              <w:rPr>
                <w:rFonts w:ascii="Times New Roman" w:hAnsi="Times New Roman" w:eastAsia="Times New Roman"/>
                <w:bCs/>
                <w:color w:val="000000"/>
                <w:spacing w:val="-3"/>
                <w:sz w:val="24"/>
                <w:szCs w:val="24"/>
                <w:highlight w:val="white"/>
                <w:lang w:eastAsia="ru-RU"/>
              </w:rPr>
              <w:t xml:space="preserve"> (ФИО)                       (подпись)</w:t>
            </w:r>
            <w:r>
              <w:rPr>
                <w:rFonts w:ascii="Times New Roman" w:hAnsi="Times New Roman" w:eastAsia="Times New Roman"/>
                <w:bCs/>
                <w:color w:val="000000"/>
                <w:spacing w:val="-3"/>
                <w:sz w:val="24"/>
                <w:szCs w:val="24"/>
                <w:highlight w:val="white"/>
              </w:rPr>
            </w:r>
            <w:r>
              <w:rPr>
                <w:rFonts w:ascii="Times New Roman" w:hAnsi="Times New Roman" w:eastAsia="Times New Roman"/>
                <w:bCs/>
                <w:color w:val="000000"/>
                <w:spacing w:val="-3"/>
                <w:sz w:val="24"/>
                <w:szCs w:val="24"/>
                <w:highlight w:val="white"/>
              </w:rPr>
            </w:r>
          </w:p>
        </w:tc>
        <w:tc>
          <w:tcPr>
            <w:gridSpan w:val="3"/>
            <w:tcBorders>
              <w:top w:val="none" w:color="000000" w:sz="4" w:space="0"/>
              <w:left w:val="none" w:color="000000" w:sz="4" w:space="0"/>
              <w:bottom w:val="none" w:color="000000" w:sz="4" w:space="0"/>
              <w:right w:val="none" w:color="000000" w:sz="4" w:space="0"/>
            </w:tcBorders>
            <w:tcW w:w="9647" w:type="dxa"/>
            <w:textDirection w:val="lrTb"/>
            <w:noWrap w:val="false"/>
          </w:tcPr>
          <w:p>
            <w:pPr>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t xml:space="preserve">от Стороны 2 </w:t>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ind w:left="311"/>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(ФИО)                       (подпись)</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tc>
      </w:tr>
    </w:tbl>
    <w:p>
      <w:pPr>
        <w:pStyle w:val="1368"/>
        <w:rPr>
          <w:rFonts w:ascii="Times New Roman" w:hAnsi="Times New Roman"/>
          <w:highlight w:val="white"/>
        </w:rPr>
        <w:sectPr>
          <w:footnotePr/>
          <w:endnotePr/>
          <w:type w:val="nextPage"/>
          <w:pgSz w:w="16838" w:h="11906" w:orient="landscape"/>
          <w:pgMar w:top="1418" w:right="851" w:bottom="851" w:left="709" w:header="709" w:footer="709" w:gutter="0"/>
          <w:cols w:num="1" w:sep="0" w:space="708" w:equalWidth="1"/>
          <w:docGrid w:linePitch="360"/>
        </w:sectPr>
      </w:pPr>
      <w:r>
        <w:rPr>
          <w:rFonts w:ascii="Times New Roman" w:hAnsi="Times New Roman"/>
          <w:highlight w:val="white"/>
        </w:rPr>
      </w:r>
      <w:r>
        <w:rPr>
          <w:rFonts w:ascii="Times New Roman" w:hAnsi="Times New Roman"/>
          <w:highlight w:val="white"/>
        </w:rPr>
      </w:r>
      <w:r>
        <w:rPr>
          <w:rFonts w:ascii="Times New Roman" w:hAnsi="Times New Roman"/>
          <w:highlight w:val="white"/>
        </w:rPr>
      </w:r>
    </w:p>
    <w:p>
      <w:pPr>
        <w:pStyle w:val="1911"/>
        <w:ind w:left="11654" w:firstLine="382"/>
        <w:jc w:val="both"/>
        <w:spacing w:after="0" w:line="240" w:lineRule="auto"/>
        <w:rPr>
          <w:rFonts w:ascii="Times New Roman" w:hAnsi="Times New Roman"/>
          <w:b/>
          <w:bCs/>
          <w:color w:val="000000"/>
          <w:spacing w:val="-3"/>
          <w:sz w:val="24"/>
          <w:szCs w:val="24"/>
          <w:highlight w:val="white"/>
          <w:u w:val="single"/>
        </w:rPr>
      </w:pPr>
      <w:r>
        <w:rPr>
          <w:rFonts w:ascii="Times New Roman" w:hAnsi="Times New Roman"/>
          <w:szCs w:val="24"/>
          <w:highlight w:val="white"/>
        </w:rPr>
      </w:r>
      <w:r>
        <w:rPr>
          <w:rFonts w:ascii="Times New Roman" w:hAnsi="Times New Roman"/>
          <w:szCs w:val="24"/>
          <w:highlight w:val="white"/>
        </w:rPr>
        <w:t xml:space="preserve">Приложение № </w:t>
      </w:r>
      <w:r>
        <w:rPr>
          <w:rFonts w:ascii="Times New Roman" w:hAnsi="Times New Roman"/>
          <w:szCs w:val="24"/>
          <w:highlight w:val="white"/>
        </w:rPr>
        <w:t xml:space="preserve">3</w:t>
      </w:r>
      <w:r>
        <w:rPr>
          <w:rFonts w:ascii="Times New Roman" w:hAnsi="Times New Roman"/>
          <w:b/>
          <w:bCs/>
          <w:color w:val="000000"/>
          <w:spacing w:val="-3"/>
          <w:sz w:val="24"/>
          <w:szCs w:val="24"/>
          <w:highlight w:val="white"/>
          <w:u w:val="single"/>
        </w:rPr>
      </w:r>
      <w:r>
        <w:rPr>
          <w:rFonts w:ascii="Times New Roman" w:hAnsi="Times New Roman"/>
          <w:b/>
          <w:bCs/>
          <w:color w:val="000000"/>
          <w:spacing w:val="-3"/>
          <w:sz w:val="24"/>
          <w:szCs w:val="24"/>
          <w:highlight w:val="white"/>
          <w:u w:val="single"/>
        </w:rPr>
      </w:r>
    </w:p>
    <w:p>
      <w:pPr>
        <w:pStyle w:val="1911"/>
        <w:ind w:left="12036"/>
        <w:jc w:val="both"/>
        <w:spacing w:after="0" w:line="240" w:lineRule="auto"/>
        <w:rPr>
          <w:rFonts w:ascii="Times New Roman" w:hAnsi="Times New Roman"/>
          <w:szCs w:val="24"/>
          <w:highlight w:val="white"/>
        </w:rPr>
      </w:pPr>
      <w:r>
        <w:rPr>
          <w:rFonts w:ascii="Times New Roman" w:hAnsi="Times New Roman"/>
          <w:szCs w:val="24"/>
          <w:highlight w:val="white"/>
        </w:rPr>
        <w:t xml:space="preserve">к Соглашению о применении электронного документооборота </w:t>
      </w:r>
      <w:r>
        <w:rPr>
          <w:rFonts w:ascii="Times New Roman" w:hAnsi="Times New Roman"/>
          <w:szCs w:val="24"/>
          <w:highlight w:val="white"/>
        </w:rPr>
      </w:r>
      <w:r>
        <w:rPr>
          <w:rFonts w:ascii="Times New Roman" w:hAnsi="Times New Roman"/>
          <w:szCs w:val="24"/>
          <w:highlight w:val="white"/>
        </w:rPr>
      </w:r>
    </w:p>
    <w:p>
      <w:pPr>
        <w:ind w:left="11328" w:firstLine="708"/>
        <w:jc w:val="both"/>
        <w:spacing w:after="0" w:line="240" w:lineRule="auto"/>
        <w:rPr>
          <w:rFonts w:ascii="Times New Roman" w:hAnsi="Times New Roman"/>
          <w:szCs w:val="24"/>
          <w:highlight w:val="white"/>
        </w:rPr>
      </w:pPr>
      <w:r>
        <w:rPr>
          <w:rFonts w:ascii="Times New Roman" w:hAnsi="Times New Roman"/>
          <w:szCs w:val="24"/>
          <w:highlight w:val="white"/>
        </w:rPr>
        <w:t xml:space="preserve">№ ___________ от ___________</w:t>
      </w:r>
      <w:r>
        <w:rPr>
          <w:rStyle w:val="1510"/>
          <w:rFonts w:ascii="Times New Roman" w:hAnsi="Times New Roman"/>
          <w:szCs w:val="24"/>
          <w:highlight w:val="white"/>
        </w:rPr>
        <w:footnoteReference w:id="22"/>
      </w:r>
      <w:r>
        <w:rPr>
          <w:rFonts w:ascii="Times New Roman" w:hAnsi="Times New Roman"/>
          <w:szCs w:val="24"/>
          <w:highlight w:val="white"/>
        </w:rPr>
      </w:r>
      <w:r>
        <w:rPr>
          <w:rFonts w:ascii="Times New Roman" w:hAnsi="Times New Roman"/>
          <w:szCs w:val="24"/>
          <w:highlight w:val="white"/>
        </w:rPr>
      </w:r>
    </w:p>
    <w:p>
      <w:pPr>
        <w:jc w:val="center"/>
        <w:spacing w:before="240" w:after="240"/>
        <w:rPr>
          <w:rFonts w:ascii="Times New Roman" w:hAnsi="Times New Roman"/>
          <w:b/>
          <w:bCs/>
          <w:sz w:val="24"/>
          <w:szCs w:val="24"/>
          <w:highlight w:val="white"/>
        </w:rPr>
      </w:pPr>
      <w:r>
        <w:rPr>
          <w:rFonts w:ascii="Times New Roman" w:hAnsi="Times New Roman"/>
          <w:b/>
          <w:bCs/>
          <w:sz w:val="24"/>
          <w:szCs w:val="24"/>
          <w:highlight w:val="white"/>
        </w:rPr>
        <w:t xml:space="preserve">Перечень договоров, во исполнение обязательств по которым установлен порядок электронного документооборота</w:t>
      </w:r>
      <w:r>
        <w:rPr>
          <w:rFonts w:ascii="Times New Roman" w:hAnsi="Times New Roman"/>
          <w:b/>
          <w:bCs/>
          <w:sz w:val="24"/>
          <w:szCs w:val="24"/>
          <w:highlight w:val="white"/>
        </w:rPr>
      </w:r>
      <w:r>
        <w:rPr>
          <w:rFonts w:ascii="Times New Roman" w:hAnsi="Times New Roman"/>
          <w:b/>
          <w:bCs/>
          <w:sz w:val="24"/>
          <w:szCs w:val="24"/>
          <w:highlight w:val="white"/>
        </w:rPr>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593"/>
        <w:gridCol w:w="14257"/>
      </w:tblGrid>
      <w:tr>
        <w:tblPrEx/>
        <w:trPr/>
        <w:tc>
          <w:tcPr>
            <w:tcW w:w="593" w:type="dxa"/>
            <w:vAlign w:val="center"/>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t xml:space="preserve">№ п/п</w:t>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c>
          <w:tcPr>
            <w:tcW w:w="14257" w:type="dxa"/>
            <w:vAlign w:val="center"/>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t xml:space="preserve">Реквизиты договора</w:t>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r>
      <w:tr>
        <w:tblPrEx/>
        <w:trPr/>
        <w:tc>
          <w:tcPr>
            <w:tcW w:w="593" w:type="dxa"/>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c>
          <w:tcPr>
            <w:tcW w:w="14257" w:type="dxa"/>
            <w:textDirection w:val="lrTb"/>
            <w:noWrap w:val="false"/>
          </w:tcPr>
          <w:p>
            <w:pPr>
              <w:pStyle w:val="1893"/>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r>
      <w:tr>
        <w:tblPrEx/>
        <w:trPr/>
        <w:tc>
          <w:tcPr>
            <w:tcW w:w="593" w:type="dxa"/>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c>
          <w:tcPr>
            <w:tcW w:w="14257" w:type="dxa"/>
            <w:textDirection w:val="lrTb"/>
            <w:noWrap w:val="false"/>
          </w:tcPr>
          <w:p>
            <w:pPr>
              <w:pStyle w:val="1893"/>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r>
      <w:tr>
        <w:tblPrEx/>
        <w:trPr/>
        <w:tc>
          <w:tcPr>
            <w:tcW w:w="593" w:type="dxa"/>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c>
          <w:tcPr>
            <w:tcW w:w="14257" w:type="dxa"/>
            <w:textDirection w:val="lrTb"/>
            <w:noWrap w:val="false"/>
          </w:tcPr>
          <w:p>
            <w:pPr>
              <w:pStyle w:val="1893"/>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r>
      <w:tr>
        <w:tblPrEx/>
        <w:trPr/>
        <w:tc>
          <w:tcPr>
            <w:tcW w:w="593" w:type="dxa"/>
            <w:textDirection w:val="lrTb"/>
            <w:noWrap w:val="false"/>
          </w:tcPr>
          <w:p>
            <w:pPr>
              <w:pStyle w:val="1893"/>
              <w:jc w:val="center"/>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c>
          <w:tcPr>
            <w:tcW w:w="14257" w:type="dxa"/>
            <w:textDirection w:val="lrTb"/>
            <w:noWrap w:val="false"/>
          </w:tcPr>
          <w:p>
            <w:pPr>
              <w:pStyle w:val="1893"/>
              <w:spacing w:before="0" w:beforeAutospacing="0" w:after="0" w:afterAutospacing="0"/>
              <w:rPr>
                <w:rFonts w:ascii="Times New Roman" w:hAnsi="Times New Roman" w:eastAsia="Calibri" w:cs="Times New Roman"/>
                <w:bCs/>
                <w:sz w:val="24"/>
                <w:szCs w:val="24"/>
                <w:highlight w:val="white"/>
              </w:rPr>
            </w:pPr>
            <w:r>
              <w:rPr>
                <w:rFonts w:ascii="Times New Roman" w:hAnsi="Times New Roman" w:eastAsia="Calibri" w:cs="Times New Roman"/>
                <w:bCs/>
                <w:sz w:val="24"/>
                <w:szCs w:val="24"/>
                <w:highlight w:val="white"/>
                <w:lang w:eastAsia="en-US"/>
              </w:rPr>
            </w:r>
            <w:r>
              <w:rPr>
                <w:rFonts w:ascii="Times New Roman" w:hAnsi="Times New Roman" w:eastAsia="Calibri" w:cs="Times New Roman"/>
                <w:bCs/>
                <w:sz w:val="24"/>
                <w:szCs w:val="24"/>
                <w:highlight w:val="white"/>
              </w:rPr>
            </w:r>
            <w:r>
              <w:rPr>
                <w:rFonts w:ascii="Times New Roman" w:hAnsi="Times New Roman" w:eastAsia="Calibri" w:cs="Times New Roman"/>
                <w:bCs/>
                <w:sz w:val="24"/>
                <w:szCs w:val="24"/>
                <w:highlight w:val="white"/>
              </w:rPr>
            </w:r>
          </w:p>
        </w:tc>
      </w:tr>
    </w:tbl>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r>
      <w:r>
        <w:rPr>
          <w:rFonts w:ascii="Times New Roman" w:hAnsi="Times New Roman"/>
          <w:szCs w:val="24"/>
          <w:highlight w:val="white"/>
        </w:rPr>
      </w:r>
      <w:r>
        <w:rPr>
          <w:rFonts w:ascii="Times New Roman" w:hAnsi="Times New Roman"/>
          <w:szCs w:val="24"/>
          <w:highlight w:val="white"/>
        </w:rPr>
      </w:r>
    </w:p>
    <w:p>
      <w:pPr>
        <w:pStyle w:val="1911"/>
        <w:ind w:left="11766"/>
        <w:spacing w:after="0" w:line="240" w:lineRule="auto"/>
        <w:rPr>
          <w:rFonts w:ascii="Times New Roman" w:hAnsi="Times New Roman"/>
          <w:szCs w:val="24"/>
          <w:highlight w:val="white"/>
        </w:rPr>
      </w:pPr>
      <w:r>
        <w:rPr>
          <w:rFonts w:ascii="Times New Roman" w:hAnsi="Times New Roman"/>
          <w:szCs w:val="24"/>
          <w:highlight w:val="white"/>
        </w:rPr>
      </w:r>
      <w:r>
        <w:rPr>
          <w:rFonts w:ascii="Times New Roman" w:hAnsi="Times New Roman"/>
          <w:szCs w:val="24"/>
          <w:highlight w:val="white"/>
        </w:rPr>
      </w:r>
      <w:r>
        <w:rPr>
          <w:rFonts w:ascii="Times New Roman" w:hAnsi="Times New Roman"/>
          <w:szCs w:val="24"/>
          <w:highlight w:val="white"/>
        </w:rPr>
      </w:r>
    </w:p>
    <w:tbl>
      <w:tblPr>
        <w:tblW w:w="13184" w:type="dxa"/>
        <w:tblInd w:w="-34" w:type="dxa"/>
        <w:tblLayout w:type="fixed"/>
        <w:tblLook w:val="04A0" w:firstRow="1" w:lastRow="0" w:firstColumn="1" w:lastColumn="0" w:noHBand="0" w:noVBand="1"/>
      </w:tblPr>
      <w:tblGrid>
        <w:gridCol w:w="8222"/>
        <w:gridCol w:w="4962"/>
      </w:tblGrid>
      <w:tr>
        <w:tblPrEx/>
        <w:trPr>
          <w:trHeight w:val="1301"/>
        </w:trPr>
        <w:tc>
          <w:tcPr>
            <w:tcBorders>
              <w:top w:val="none" w:color="000000" w:sz="0" w:space="0"/>
              <w:left w:val="none" w:color="000000" w:sz="0" w:space="0"/>
              <w:bottom w:val="none" w:color="000000" w:sz="0" w:space="0"/>
              <w:right w:val="none" w:color="000000" w:sz="0" w:space="0"/>
            </w:tcBorders>
            <w:tcW w:w="8222" w:type="dxa"/>
            <w:textDirection w:val="lrTb"/>
            <w:noWrap w:val="false"/>
          </w:tcPr>
          <w:p>
            <w:pPr>
              <w:pStyle w:val="1649"/>
              <w:jc w:val="center"/>
              <w:rPr>
                <w:highlight w:val="white"/>
              </w:rPr>
            </w:pPr>
            <w:r>
              <w:rPr>
                <w:highlight w:val="white"/>
              </w:rPr>
              <w:t xml:space="preserve">от Стороны 1 </w:t>
            </w:r>
            <w:r>
              <w:rPr>
                <w:highlight w:val="white"/>
              </w:rPr>
            </w:r>
            <w:r>
              <w:rPr>
                <w:highlight w:val="white"/>
              </w:rPr>
            </w:r>
          </w:p>
          <w:p>
            <w:pPr>
              <w:pStyle w:val="1649"/>
              <w:jc w:val="center"/>
              <w:rPr>
                <w:highlight w:val="white"/>
              </w:rPr>
            </w:pPr>
            <w:r>
              <w:rPr>
                <w:highlight w:val="white"/>
              </w:rPr>
            </w:r>
            <w:r>
              <w:rPr>
                <w:highlight w:val="white"/>
              </w:rPr>
            </w:r>
            <w:r>
              <w:rPr>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649"/>
              <w:jc w:val="center"/>
              <w:rPr>
                <w:b w:val="0"/>
                <w:highlight w:val="white"/>
              </w:rPr>
            </w:pPr>
            <w:r>
              <w:rPr>
                <w:b w:val="0"/>
                <w:highlight w:val="white"/>
              </w:rPr>
              <w:t xml:space="preserve"> (</w:t>
            </w:r>
            <w:r>
              <w:rPr>
                <w:b w:val="0"/>
                <w:highlight w:val="white"/>
              </w:rPr>
              <w:t xml:space="preserve">ФИО)   </w:t>
            </w:r>
            <w:r>
              <w:rPr>
                <w:b w:val="0"/>
                <w:highlight w:val="white"/>
              </w:rPr>
              <w:t xml:space="preserve">                    (подпись)</w:t>
            </w:r>
            <w:r>
              <w:rPr>
                <w:b w:val="0"/>
                <w:highlight w:val="white"/>
              </w:rPr>
            </w:r>
            <w:r>
              <w:rPr>
                <w:b w:val="0"/>
                <w:highlight w:val="white"/>
              </w:rPr>
            </w:r>
          </w:p>
          <w:p>
            <w:pPr>
              <w:pStyle w:val="1649"/>
              <w:jc w:val="center"/>
              <w:rPr>
                <w:b w:val="0"/>
                <w:highlight w:val="white"/>
              </w:rPr>
            </w:pPr>
            <w:r>
              <w:rPr>
                <w:b w:val="0"/>
                <w:highlight w:val="white"/>
              </w:rPr>
            </w:r>
            <w:r>
              <w:rPr>
                <w:b w:val="0"/>
                <w:highlight w:val="white"/>
              </w:rPr>
            </w:r>
            <w:r>
              <w:rPr>
                <w:b w:val="0"/>
                <w:highlight w:val="white"/>
              </w:rPr>
            </w:r>
          </w:p>
          <w:p>
            <w:pPr>
              <w:pStyle w:val="1649"/>
              <w:jc w:val="center"/>
              <w:rPr>
                <w:b w:val="0"/>
                <w:highlight w:val="white"/>
              </w:rPr>
            </w:pPr>
            <w:r>
              <w:rPr>
                <w:b w:val="0"/>
                <w:highlight w:val="white"/>
              </w:rPr>
            </w:r>
            <w:r>
              <w:rPr>
                <w:b w:val="0"/>
                <w:highlight w:val="white"/>
              </w:rPr>
            </w:r>
            <w:r>
              <w:rPr>
                <w:b w:val="0"/>
                <w:highlight w:val="white"/>
              </w:rPr>
            </w:r>
          </w:p>
        </w:tc>
        <w:tc>
          <w:tcPr>
            <w:tcBorders>
              <w:top w:val="none" w:color="000000" w:sz="0" w:space="0"/>
              <w:left w:val="none" w:color="000000" w:sz="0" w:space="0"/>
              <w:bottom w:val="none" w:color="000000" w:sz="0" w:space="0"/>
              <w:right w:val="none" w:color="000000" w:sz="0" w:space="0"/>
            </w:tcBorders>
            <w:tcW w:w="4962" w:type="dxa"/>
            <w:textDirection w:val="lrTb"/>
            <w:noWrap w:val="false"/>
          </w:tcPr>
          <w:p>
            <w:pPr>
              <w:pStyle w:val="1911"/>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t xml:space="preserve">от Стороны 2 </w:t>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pStyle w:val="1911"/>
              <w:ind w:left="62"/>
              <w:jc w:val="center"/>
              <w:spacing w:after="0" w:line="240" w:lineRule="auto"/>
              <w:rPr>
                <w:rFonts w:ascii="Times New Roman" w:hAnsi="Times New Roman"/>
                <w:b/>
                <w:color w:val="000000"/>
                <w:spacing w:val="-3"/>
                <w:sz w:val="24"/>
                <w:szCs w:val="24"/>
                <w:highlight w:val="white"/>
              </w:rPr>
            </w:pP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r>
              <w:rPr>
                <w:rFonts w:ascii="Times New Roman" w:hAnsi="Times New Roman"/>
                <w:b/>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_________________ /_________________/</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t xml:space="preserve">(</w:t>
            </w:r>
            <w:r>
              <w:rPr>
                <w:rFonts w:ascii="Times New Roman" w:hAnsi="Times New Roman"/>
                <w:color w:val="000000"/>
                <w:spacing w:val="-3"/>
                <w:sz w:val="24"/>
                <w:szCs w:val="24"/>
                <w:highlight w:val="white"/>
              </w:rPr>
              <w:t xml:space="preserve">ФИО)   </w:t>
            </w:r>
            <w:r>
              <w:rPr>
                <w:rFonts w:ascii="Times New Roman" w:hAnsi="Times New Roman"/>
                <w:color w:val="000000"/>
                <w:spacing w:val="-3"/>
                <w:sz w:val="24"/>
                <w:szCs w:val="24"/>
                <w:highlight w:val="white"/>
              </w:rPr>
              <w:t xml:space="preserve">                    (подпись)</w:t>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p>
            <w:pPr>
              <w:pStyle w:val="1911"/>
              <w:ind w:left="62"/>
              <w:jc w:val="center"/>
              <w:spacing w:after="0" w:line="240" w:lineRule="auto"/>
              <w:rPr>
                <w:rFonts w:ascii="Times New Roman" w:hAnsi="Times New Roman"/>
                <w:color w:val="000000"/>
                <w:spacing w:val="-3"/>
                <w:sz w:val="24"/>
                <w:szCs w:val="24"/>
                <w:highlight w:val="white"/>
              </w:rPr>
            </w:pP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r>
              <w:rPr>
                <w:rFonts w:ascii="Times New Roman" w:hAnsi="Times New Roman"/>
                <w:color w:val="000000"/>
                <w:spacing w:val="-3"/>
                <w:sz w:val="24"/>
                <w:szCs w:val="24"/>
                <w:highlight w:val="white"/>
              </w:rPr>
            </w:r>
          </w:p>
        </w:tc>
      </w:tr>
    </w:tbl>
    <w:p>
      <w:pPr>
        <w:rPr>
          <w:highlight w:val="white"/>
        </w:rPr>
      </w:pPr>
      <w:r>
        <w:rPr>
          <w:highlight w:val="white"/>
        </w:rPr>
      </w:r>
      <w:r>
        <w:rPr>
          <w:highlight w:val="white"/>
        </w:rPr>
      </w:r>
      <w:r>
        <w:rPr>
          <w:highlight w:val="white"/>
        </w:rPr>
      </w:r>
    </w:p>
    <w:p>
      <w:pPr>
        <w:pStyle w:val="1346"/>
        <w:ind w:firstLine="0"/>
        <w:jc w:val="center"/>
        <w:keepNext w:val="0"/>
        <w:spacing w:after="0" w:afterAutospacing="0" w:line="283" w:lineRule="exact"/>
        <w:tabs>
          <w:tab w:val="left" w:pos="8931" w:leader="none"/>
        </w:tabs>
        <w:rPr>
          <w:vanish/>
          <w:color w:val="000000" w:themeColor="text1"/>
          <w:highlight w:val="white"/>
        </w:rPr>
      </w:pPr>
      <w:r>
        <w:rPr>
          <w:vanish/>
          <w:color w:val="000000" w:themeColor="text1"/>
          <w:highlight w:val="white"/>
        </w:rPr>
      </w:r>
      <w:r>
        <w:rPr>
          <w:vanish/>
          <w:color w:val="000000" w:themeColor="text1"/>
          <w:highlight w:val="white"/>
        </w:rPr>
      </w:r>
      <w:r>
        <w:rPr>
          <w:vanish/>
          <w:color w:val="000000" w:themeColor="text1"/>
          <w:highlight w:val="white"/>
        </w:rPr>
      </w:r>
    </w:p>
    <w:p>
      <w:pPr>
        <w:shd w:val="nil" w:color="000000"/>
        <w:rPr>
          <w:highlight w:val="white"/>
        </w:rPr>
      </w:pPr>
      <w:r>
        <w:rPr>
          <w:highlight w:val="white"/>
        </w:rPr>
      </w:r>
      <w:r>
        <w:rPr>
          <w:highlight w:val="white"/>
        </w:rPr>
      </w:r>
      <w:r>
        <w:rPr>
          <w:highlight w:val="white"/>
        </w:rPr>
      </w:r>
    </w:p>
    <w:p>
      <w:pPr>
        <w:pStyle w:val="1346"/>
        <w:ind w:firstLine="0"/>
        <w:jc w:val="center"/>
        <w:keepNext w:val="0"/>
        <w:spacing w:line="240" w:lineRule="auto"/>
        <w:tabs>
          <w:tab w:val="left" w:pos="8931" w:leader="none"/>
        </w:tabs>
        <w:rPr>
          <w:vanish/>
          <w:highlight w:val="white"/>
        </w:rPr>
        <w:sectPr>
          <w:footnotePr/>
          <w:endnotePr/>
          <w:type w:val="nextPage"/>
          <w:pgSz w:w="16838" w:h="11906" w:orient="landscape"/>
          <w:pgMar w:top="993" w:right="1134" w:bottom="566" w:left="1134" w:header="709" w:footer="709" w:gutter="0"/>
          <w:cols w:num="1" w:sep="0" w:space="720" w:equalWidth="1"/>
          <w:docGrid w:linePitch="360"/>
        </w:sectPr>
      </w:pPr>
      <w:r>
        <w:rPr>
          <w:vanish/>
          <w:highlight w:val="white"/>
        </w:rPr>
      </w:r>
      <w:r>
        <w:rPr>
          <w:vanish/>
          <w:highlight w:val="white"/>
        </w:rPr>
      </w:r>
      <w:r>
        <w:rPr>
          <w:vanish/>
          <w:highlight w:val="white"/>
        </w:rPr>
      </w:r>
    </w:p>
    <w:p>
      <w:pPr>
        <w:pStyle w:val="1346"/>
        <w:ind w:left="6663" w:firstLine="11"/>
        <w:jc w:val="right"/>
        <w:spacing w:line="240" w:lineRule="auto"/>
        <w:widowControl w:val="off"/>
        <w:rPr>
          <w:highlight w:val="white"/>
        </w:rPr>
      </w:pPr>
      <w:r>
        <w:rPr>
          <w:highlight w:val="white"/>
        </w:rPr>
        <w:t xml:space="preserve">Приложение 8</w:t>
      </w:r>
      <w:r>
        <w:rPr>
          <w:highlight w:val="white"/>
        </w:rPr>
      </w:r>
      <w:r>
        <w:rPr>
          <w:highlight w:val="white"/>
        </w:rPr>
      </w:r>
    </w:p>
    <w:p>
      <w:pPr>
        <w:pStyle w:val="1346"/>
        <w:ind w:left="6663" w:firstLine="12"/>
        <w:jc w:val="right"/>
        <w:spacing w:line="240" w:lineRule="auto"/>
        <w:widowControl w:val="off"/>
        <w:rPr>
          <w:highlight w:val="white"/>
        </w:rPr>
      </w:pPr>
      <w:r>
        <w:rPr>
          <w:highlight w:val="white"/>
        </w:rPr>
        <w:t xml:space="preserve">к Договору поставки</w:t>
      </w:r>
      <w:r>
        <w:rPr>
          <w:highlight w:val="white"/>
        </w:rPr>
        <w:t xml:space="preserve"> </w:t>
      </w:r>
      <w:r>
        <w:rPr>
          <w:highlight w:val="white"/>
        </w:rPr>
        <w:t xml:space="preserve">продукции</w:t>
      </w:r>
      <w:r>
        <w:rPr>
          <w:highlight w:val="white"/>
        </w:rPr>
      </w:r>
      <w:r>
        <w:rPr>
          <w:highlight w:val="white"/>
        </w:rPr>
      </w:r>
    </w:p>
    <w:p>
      <w:pPr>
        <w:pStyle w:val="1346"/>
        <w:ind w:left="6663" w:firstLine="12"/>
        <w:jc w:val="right"/>
        <w:spacing w:line="240" w:lineRule="auto"/>
        <w:widowControl w:val="off"/>
        <w:tabs>
          <w:tab w:val="right" w:pos="15138" w:leader="none"/>
        </w:tabs>
        <w:rPr>
          <w:highlight w:val="white"/>
        </w:rPr>
      </w:pPr>
      <w:r>
        <w:rPr>
          <w:highlight w:val="white"/>
        </w:rPr>
        <w:t xml:space="preserve">от «___» ________ 202_ г. </w:t>
      </w:r>
      <w:r>
        <w:rPr>
          <w:highlight w:val="white"/>
        </w:rPr>
      </w:r>
      <w:r>
        <w:rPr>
          <w:highlight w:val="white"/>
        </w:rPr>
      </w:r>
    </w:p>
    <w:p>
      <w:pPr>
        <w:ind w:firstLine="0"/>
        <w:jc w:val="right"/>
        <w:keepNext w:val="0"/>
        <w:spacing w:line="240" w:lineRule="auto"/>
        <w:tabs>
          <w:tab w:val="left" w:pos="8931" w:leader="none"/>
        </w:tabs>
        <w:rPr>
          <w:highlight w:val="white"/>
        </w:rPr>
      </w:pPr>
      <w:r>
        <w:rPr>
          <w:highlight w:val="white"/>
        </w:rPr>
        <w:t xml:space="preserve">№ _____________</w:t>
      </w:r>
      <w:r>
        <w:rPr>
          <w:highlight w:val="white"/>
        </w:rPr>
      </w:r>
      <w:r>
        <w:rPr>
          <w:highlight w:val="white"/>
        </w:rPr>
      </w:r>
    </w:p>
    <w:p>
      <w:pPr>
        <w:ind w:firstLine="0"/>
        <w:jc w:val="center"/>
        <w:keepNext w:val="0"/>
        <w:spacing w:line="240" w:lineRule="auto"/>
        <w:tabs>
          <w:tab w:val="left" w:pos="8931" w:leader="none"/>
        </w:tabs>
        <w:rPr>
          <w:highlight w:val="white"/>
        </w:rPr>
      </w:pPr>
      <w:r>
        <w:rPr>
          <w:highlight w:val="white"/>
        </w:rPr>
      </w:r>
      <w:r>
        <w:rPr>
          <w:highlight w:val="white"/>
        </w:rPr>
      </w:r>
      <w:r>
        <w:rPr>
          <w:highlight w:val="white"/>
        </w:rPr>
      </w:r>
    </w:p>
    <w:p>
      <w:pPr>
        <w:pStyle w:val="1346"/>
        <w:ind w:firstLine="567"/>
        <w:jc w:val="center"/>
        <w:keepNext w:val="0"/>
        <w:spacing w:line="240" w:lineRule="auto"/>
        <w:shd w:val="clear" w:color="auto" w:fill="ffffff"/>
        <w:tabs>
          <w:tab w:val="left" w:pos="284" w:leader="none"/>
          <w:tab w:val="left" w:pos="426" w:leader="none"/>
        </w:tabs>
        <w:rPr>
          <w:b/>
          <w:bCs/>
          <w:caps/>
          <w:highlight w:val="white"/>
        </w:rPr>
      </w:pPr>
      <w:r>
        <w:rPr>
          <w:b/>
          <w:bCs/>
          <w:caps/>
          <w:highlight w:val="white"/>
        </w:rPr>
      </w:r>
      <w:r>
        <w:rPr>
          <w:b/>
          <w:bCs/>
          <w:caps/>
          <w:highlight w:val="white"/>
        </w:rPr>
      </w:r>
      <w:r>
        <w:rPr>
          <w:b/>
          <w:bCs/>
          <w:caps/>
          <w:highlight w:val="white"/>
        </w:rPr>
      </w:r>
    </w:p>
    <w:p>
      <w:pPr>
        <w:pStyle w:val="1909"/>
        <w:jc w:val="center"/>
        <w:keepNext w:val="0"/>
        <w:spacing w:before="0" w:after="0" w:line="240" w:lineRule="auto"/>
        <w:rPr>
          <w:b/>
          <w:bCs/>
          <w:caps/>
          <w:sz w:val="26"/>
          <w:szCs w:val="26"/>
          <w:highlight w:val="white"/>
        </w:rPr>
      </w:pPr>
      <w:r>
        <w:rPr>
          <w:b/>
          <w:bCs/>
          <w:caps/>
          <w:sz w:val="26"/>
          <w:szCs w:val="26"/>
          <w:highlight w:val="white"/>
        </w:rPr>
        <w:t xml:space="preserve">Обеспечение исполнения обязательств</w:t>
      </w:r>
      <w:r>
        <w:rPr>
          <w:rStyle w:val="1902"/>
          <w:caps/>
          <w:sz w:val="26"/>
          <w:szCs w:val="26"/>
          <w:highlight w:val="white"/>
        </w:rPr>
        <w:footnoteReference w:id="23"/>
      </w:r>
      <w:r>
        <w:rPr>
          <w:b/>
          <w:bCs/>
          <w:caps/>
          <w:sz w:val="26"/>
          <w:szCs w:val="26"/>
          <w:highlight w:val="white"/>
        </w:rPr>
      </w:r>
      <w:r>
        <w:rPr>
          <w:b/>
          <w:bCs/>
          <w:caps/>
          <w:sz w:val="26"/>
          <w:szCs w:val="26"/>
          <w:highlight w:val="white"/>
        </w:rPr>
      </w:r>
    </w:p>
    <w:p>
      <w:pPr>
        <w:keepNext w:val="0"/>
        <w:spacing w:line="240" w:lineRule="auto"/>
        <w:tabs>
          <w:tab w:val="left" w:pos="8196" w:leader="none"/>
        </w:tabs>
        <w:rPr>
          <w:highlight w:val="white"/>
        </w:rPr>
      </w:pPr>
      <w:r>
        <w:rPr>
          <w:highlight w:val="white"/>
        </w:rPr>
      </w:r>
      <w:r>
        <w:rPr>
          <w:highlight w:val="white"/>
        </w:rPr>
      </w:r>
      <w:r>
        <w:rPr>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t xml:space="preserve">(</w:t>
      </w:r>
      <w:r>
        <w:rPr>
          <w:b/>
          <w:i/>
          <w:sz w:val="26"/>
          <w:szCs w:val="26"/>
          <w:highlight w:val="white"/>
        </w:rPr>
        <w:t xml:space="preserve">Вариант I - для применения в рамках договора, заключаемого по результатам закупки, не предусматривающей участие только субъектов малого и среднего предпринимательства</w:t>
      </w:r>
      <w:r>
        <w:rPr>
          <w:b/>
          <w:i/>
          <w:sz w:val="26"/>
          <w:szCs w:val="26"/>
          <w:highlight w:val="white"/>
        </w:rPr>
        <w:t xml:space="preserve">)</w:t>
      </w:r>
      <w:r>
        <w:rPr>
          <w:sz w:val="26"/>
          <w:szCs w:val="26"/>
          <w:highlight w:val="white"/>
        </w:rPr>
        <w:t xml:space="preserve"> </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 Надлежащее исполнение обязательств Поставщика по Договору обеспечивается одним из способов обеспечения:</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1.1. Независимой гарантией</w:t>
      </w:r>
      <w:r>
        <w:rPr>
          <w:sz w:val="26"/>
          <w:szCs w:val="26"/>
          <w:highlight w:val="white"/>
        </w:rPr>
        <w:t xml:space="preserve">.</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1.2. Гарантийным депозитом, сформированным в порядке и в сумме, указанных в п. 18 настоящего приложения</w:t>
      </w:r>
      <w:r>
        <w:rPr>
          <w:sz w:val="26"/>
          <w:szCs w:val="26"/>
          <w:highlight w:val="white"/>
        </w:rPr>
        <w:t xml:space="preserve">.</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1.3. Обеспечительным платежом.</w:t>
      </w:r>
      <w:r>
        <w:rPr>
          <w:sz w:val="26"/>
          <w:szCs w:val="26"/>
          <w:highlight w:val="white"/>
        </w:rPr>
      </w:r>
      <w:r>
        <w:rPr>
          <w:sz w:val="26"/>
          <w:szCs w:val="26"/>
          <w:highlight w:val="white"/>
        </w:rPr>
      </w:r>
    </w:p>
    <w:p>
      <w:pPr>
        <w:pStyle w:val="1346"/>
        <w:contextualSpacing w:val="0"/>
        <w:ind w:left="0" w:right="0" w:firstLine="709"/>
        <w:jc w:val="both"/>
        <w:keepNext w:val="0"/>
        <w:spacing w:line="240" w:lineRule="auto"/>
        <w:rPr>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r>
      <w:r>
        <w:rPr>
          <w:rFonts w:ascii="Times New Roman" w:hAnsi="Times New Roman" w:eastAsia="Times New Roman" w:cs="Times New Roman"/>
          <w:b/>
          <w:i/>
          <w:sz w:val="26"/>
          <w:szCs w:val="26"/>
          <w:highlight w:val="white"/>
          <w:lang w:eastAsia="ru-RU"/>
        </w:rPr>
        <w:t xml:space="preserve">(</w:t>
      </w:r>
      <w:r>
        <w:rPr>
          <w:rFonts w:ascii="Times New Roman" w:hAnsi="Times New Roman" w:eastAsia="Times New Roman" w:cs="Times New Roman"/>
          <w:b/>
          <w:i/>
          <w:sz w:val="26"/>
          <w:szCs w:val="26"/>
          <w:highlight w:val="white"/>
          <w:lang w:eastAsia="ru-RU"/>
        </w:rPr>
        <w:t xml:space="preserve">Вариант II - для применения в рамках договор</w:t>
      </w:r>
      <w:r>
        <w:rPr>
          <w:rFonts w:ascii="Times New Roman" w:hAnsi="Times New Roman" w:eastAsia="Times New Roman" w:cs="Times New Roman"/>
          <w:b/>
          <w:i/>
          <w:sz w:val="26"/>
          <w:szCs w:val="26"/>
          <w:highlight w:val="white"/>
          <w:lang w:eastAsia="ru-RU"/>
        </w:rPr>
        <w:t xml:space="preserve">а</w:t>
      </w:r>
      <w:r>
        <w:rPr>
          <w:rFonts w:ascii="Times New Roman" w:hAnsi="Times New Roman" w:eastAsia="Times New Roman" w:cs="Times New Roman"/>
          <w:b/>
          <w:i/>
          <w:sz w:val="26"/>
          <w:szCs w:val="26"/>
          <w:highlight w:val="white"/>
          <w:lang w:eastAsia="ru-RU"/>
        </w:rPr>
        <w:t xml:space="preserve">, заключаемого по результатам </w:t>
      </w:r>
      <w:r>
        <w:rPr>
          <w:rFonts w:ascii="Times New Roman" w:hAnsi="Times New Roman" w:eastAsia="Times New Roman" w:cs="Times New Roman"/>
          <w:b/>
          <w:i/>
          <w:sz w:val="26"/>
          <w:szCs w:val="26"/>
          <w:highlight w:val="white"/>
          <w:lang w:eastAsia="ru-RU"/>
        </w:rPr>
        <w:t xml:space="preserve">закупки</w:t>
      </w:r>
      <w:r>
        <w:rPr>
          <w:rFonts w:ascii="Times New Roman" w:hAnsi="Times New Roman" w:eastAsia="Times New Roman" w:cs="Times New Roman"/>
          <w:b/>
          <w:i/>
          <w:sz w:val="26"/>
          <w:szCs w:val="26"/>
          <w:highlight w:val="white"/>
          <w:lang w:eastAsia="ru-RU"/>
        </w:rPr>
        <w:t xml:space="preserve">, участниками которой могут быть только субъекты малого и среднего предпринимательства</w:t>
      </w:r>
      <w:r>
        <w:rPr>
          <w:rFonts w:ascii="Times New Roman" w:hAnsi="Times New Roman" w:eastAsia="Times New Roman" w:cs="Times New Roman"/>
          <w:b/>
          <w:i/>
          <w:sz w:val="26"/>
          <w:szCs w:val="26"/>
          <w:highlight w:val="white"/>
          <w:lang w:eastAsia="ru-RU"/>
        </w:rPr>
        <w:t xml:space="preserve">)</w:t>
      </w:r>
      <w:r>
        <w:rPr>
          <w:b/>
          <w:i/>
          <w:sz w:val="26"/>
          <w:szCs w:val="26"/>
          <w:highlight w:val="white"/>
        </w:rPr>
      </w:r>
      <w:r>
        <w:rPr>
          <w:b/>
          <w:i/>
          <w:sz w:val="26"/>
          <w:szCs w:val="26"/>
          <w:highlight w:val="white"/>
        </w:rPr>
      </w:r>
    </w:p>
    <w:p>
      <w:pPr>
        <w:pStyle w:val="1346"/>
        <w:contextualSpacing w:val="0"/>
        <w:ind w:left="0" w:right="0" w:firstLine="709"/>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 </w:t>
      </w:r>
      <w:r>
        <w:rPr>
          <w:sz w:val="26"/>
          <w:szCs w:val="26"/>
          <w:highlight w:val="white"/>
        </w:rPr>
        <w:t xml:space="preserve">Надлежащее исполнение обязательств Поставщика по Договору обеспечивается одним из способов обеспечения</w:t>
      </w:r>
      <w:r>
        <w:rPr>
          <w:sz w:val="26"/>
          <w:szCs w:val="26"/>
          <w:highlight w:val="white"/>
        </w:rPr>
        <w:t xml:space="preserve">:</w:t>
      </w:r>
      <w:r>
        <w:rPr>
          <w:sz w:val="26"/>
          <w:szCs w:val="26"/>
          <w:highlight w:val="white"/>
        </w:rPr>
      </w:r>
      <w:r>
        <w:rPr>
          <w:sz w:val="26"/>
          <w:szCs w:val="26"/>
          <w:highlight w:val="white"/>
        </w:rPr>
      </w:r>
    </w:p>
    <w:p>
      <w:pPr>
        <w:pStyle w:val="1346"/>
        <w:contextualSpacing w:val="0"/>
        <w:ind w:left="0" w:right="0" w:firstLine="709"/>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1.1. Независимой гарантией</w:t>
      </w:r>
      <w:r>
        <w:rPr>
          <w:sz w:val="26"/>
          <w:szCs w:val="26"/>
          <w:highlight w:val="white"/>
        </w:rPr>
        <w:t xml:space="preserve">.</w:t>
      </w:r>
      <w:r>
        <w:rPr>
          <w:sz w:val="26"/>
          <w:szCs w:val="26"/>
          <w:highlight w:val="white"/>
        </w:rPr>
      </w:r>
      <w:r>
        <w:rPr>
          <w:sz w:val="26"/>
          <w:szCs w:val="26"/>
          <w:highlight w:val="white"/>
        </w:rPr>
      </w:r>
    </w:p>
    <w:p>
      <w:pPr>
        <w:pStyle w:val="1346"/>
        <w:contextualSpacing w:val="0"/>
        <w:ind w:left="0" w:right="0" w:firstLine="709"/>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1.2. Обеспечительным платежом.</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2. Надлежащее исполнение обязательств Поставщика по Договору может обеспечиваться следующими видами независимых гарантий: </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r>
      <w:r>
        <w:rPr>
          <w:rFonts w:ascii="Times New Roman" w:hAnsi="Times New Roman"/>
          <w:b/>
          <w:i/>
          <w:sz w:val="26"/>
          <w:szCs w:val="26"/>
          <w:highlight w:val="white"/>
        </w:rPr>
        <w:t xml:space="preserve">(Вариант </w:t>
      </w:r>
      <w:r>
        <w:rPr>
          <w:rFonts w:ascii="Times New Roman" w:hAnsi="Times New Roman"/>
          <w:b/>
          <w:i/>
          <w:sz w:val="26"/>
          <w:szCs w:val="26"/>
          <w:highlight w:val="white"/>
          <w:lang w:val="en-US"/>
        </w:rPr>
        <w:t xml:space="preserve">I</w:t>
      </w:r>
      <w:r>
        <w:rPr>
          <w:rFonts w:ascii="Times New Roman" w:hAnsi="Times New Roman"/>
          <w:b/>
          <w:i/>
          <w:sz w:val="26"/>
          <w:szCs w:val="26"/>
          <w:highlight w:val="white"/>
        </w:rPr>
        <w:t xml:space="preserve"> пункта 2.2. - для применения в рамках договора, заключа</w:t>
      </w:r>
      <w:r>
        <w:rPr>
          <w:rFonts w:ascii="Times New Roman" w:hAnsi="Times New Roman"/>
          <w:b/>
          <w:i/>
          <w:sz w:val="26"/>
          <w:szCs w:val="26"/>
          <w:highlight w:val="white"/>
        </w:rPr>
        <w:t xml:space="preserve">емого по результатам закупки, </w:t>
      </w:r>
      <w:r>
        <w:rPr>
          <w:rFonts w:ascii="Times New Roman" w:hAnsi="Times New Roman"/>
          <w:b/>
          <w:i/>
          <w:sz w:val="26"/>
          <w:szCs w:val="26"/>
          <w:highlight w:val="white"/>
        </w:rPr>
        <w:t xml:space="preserve">проводимой среди неограниченного круга лиц</w:t>
      </w:r>
      <w:r>
        <w:rPr>
          <w:rFonts w:ascii="Times New Roman" w:hAnsi="Times New Roman"/>
          <w:b/>
          <w:i/>
          <w:sz w:val="26"/>
          <w:szCs w:val="26"/>
          <w:highlight w:val="white"/>
        </w:rPr>
        <w:t xml:space="preserve">, вне зависимости от порядка расчетов по договору)</w:t>
      </w:r>
      <w:r>
        <w:rPr>
          <w:sz w:val="26"/>
          <w:szCs w:val="26"/>
          <w:highlight w:val="white"/>
        </w:rPr>
      </w:r>
      <w:r>
        <w:rPr>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2.2. </w:t>
      </w:r>
      <w:r>
        <w:rPr>
          <w:rFonts w:ascii="Times New Roman" w:hAnsi="Times New Roman"/>
          <w:b/>
          <w:bCs/>
          <w:sz w:val="26"/>
          <w:szCs w:val="26"/>
          <w:highlight w:val="white"/>
        </w:rPr>
        <w:t xml:space="preserve">Независимой гарантией на исполнение Поставщиком обязательств по Договору </w:t>
      </w:r>
      <w:r>
        <w:rPr>
          <w:rFonts w:ascii="Times New Roman" w:hAnsi="Times New Roman"/>
          <w:sz w:val="26"/>
          <w:szCs w:val="26"/>
          <w:highlight w:val="white"/>
        </w:rPr>
        <w:t xml:space="preserve">(по форме приложения 8.1 к настоящему Договору)</w:t>
      </w:r>
      <w:r>
        <w:rPr>
          <w:rFonts w:ascii="Times New Roman" w:hAnsi="Times New Roman"/>
          <w:sz w:val="26"/>
          <w:szCs w:val="26"/>
          <w:highlight w:val="white"/>
        </w:rPr>
        <w:t xml:space="preserve">.</w:t>
      </w:r>
      <w:r>
        <w:rPr>
          <w:rFonts w:ascii="Times New Roman" w:hAnsi="Times New Roman"/>
          <w:sz w:val="26"/>
          <w:szCs w:val="26"/>
          <w:highlight w:val="white"/>
        </w:rPr>
        <w:t xml:space="preserve"> </w:t>
      </w:r>
      <w:r>
        <w:rPr>
          <w:rFonts w:ascii="Times New Roman" w:hAnsi="Times New Roman"/>
          <w:sz w:val="24"/>
          <w:szCs w:val="24"/>
          <w:highlight w:val="white"/>
        </w:rPr>
      </w:r>
      <w:r>
        <w:rPr>
          <w:rFonts w:ascii="Times New Roman" w:hAnsi="Times New Roman"/>
          <w:sz w:val="24"/>
          <w:szCs w:val="24"/>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4"/>
          <w:szCs w:val="24"/>
          <w:highlight w:val="white"/>
        </w:rPr>
        <w:t xml:space="preserve">2.2.1. Сумма </w:t>
      </w:r>
      <w:r>
        <w:rPr>
          <w:rFonts w:ascii="Times New Roman" w:hAnsi="Times New Roman"/>
          <w:color w:val="000000"/>
          <w:sz w:val="24"/>
          <w:szCs w:val="24"/>
          <w:highlight w:val="white"/>
        </w:rPr>
        <w:t xml:space="preserve">независимой гарантии на исполнение обязательств по Договору должна составлять </w:t>
      </w:r>
      <w:r>
        <w:rPr>
          <w:rFonts w:ascii="Times New Roman" w:hAnsi="Times New Roman"/>
          <w:sz w:val="24"/>
          <w:szCs w:val="24"/>
          <w:highlight w:val="white"/>
        </w:rPr>
        <w:t xml:space="preserve">не менее 5% (пяти процентов) от начальной (максимальной) цены Договора (цены лота), </w:t>
      </w:r>
      <w:r>
        <w:rPr>
          <w:rFonts w:ascii="Times New Roman" w:hAnsi="Times New Roman"/>
          <w:color w:val="000000"/>
          <w:sz w:val="24"/>
          <w:szCs w:val="24"/>
          <w:highlight w:val="white"/>
        </w:rPr>
        <w:t xml:space="preserve">а в случае если цена Договора </w:t>
      </w:r>
      <w:r>
        <w:rPr>
          <w:rFonts w:ascii="Times New Roman" w:hAnsi="Times New Roman"/>
          <w:color w:val="000000"/>
          <w:sz w:val="24"/>
          <w:szCs w:val="24"/>
          <w:highlight w:val="white"/>
        </w:rPr>
        <w:t xml:space="preserve">в редакции дополнительных соглашений превысила начальную (максимал</w:t>
      </w:r>
      <w:r>
        <w:rPr>
          <w:rFonts w:ascii="Times New Roman" w:hAnsi="Times New Roman"/>
          <w:sz w:val="24"/>
          <w:szCs w:val="24"/>
          <w:highlight w:val="white"/>
        </w:rPr>
        <w:t xml:space="preserve">ьную) цену Договора (цену лота) -</w:t>
      </w:r>
      <w:r>
        <w:rPr>
          <w:rFonts w:ascii="Times New Roman" w:hAnsi="Times New Roman"/>
          <w:color w:val="000000"/>
          <w:sz w:val="24"/>
          <w:szCs w:val="24"/>
          <w:highlight w:val="white"/>
        </w:rPr>
        <w:t xml:space="preserve"> </w:t>
      </w:r>
      <w:r>
        <w:rPr>
          <w:rFonts w:ascii="Times New Roman" w:hAnsi="Times New Roman"/>
          <w:sz w:val="24"/>
          <w:szCs w:val="24"/>
          <w:highlight w:val="white"/>
        </w:rPr>
        <w:t xml:space="preserve">не менее 5% от цены Договора </w:t>
      </w:r>
      <w:r>
        <w:rPr>
          <w:rFonts w:ascii="Times New Roman" w:hAnsi="Times New Roman"/>
          <w:sz w:val="24"/>
          <w:szCs w:val="24"/>
          <w:highlight w:val="white"/>
        </w:rPr>
        <w:t xml:space="preserve">с учетом дополнительных соглашений.</w:t>
      </w:r>
      <w:r>
        <w:rPr>
          <w:rFonts w:ascii="Times New Roman" w:hAnsi="Times New Roman"/>
          <w:sz w:val="24"/>
          <w:szCs w:val="24"/>
          <w:highlight w:val="white"/>
        </w:rPr>
      </w:r>
      <w:r>
        <w:rPr>
          <w:rFonts w:ascii="Times New Roman" w:hAnsi="Times New Roman"/>
          <w:sz w:val="24"/>
          <w:szCs w:val="24"/>
          <w:highlight w:val="white"/>
        </w:rPr>
      </w:r>
    </w:p>
    <w:p>
      <w:pPr>
        <w:pStyle w:val="1917"/>
        <w:contextualSpacing w:val="0"/>
        <w:ind w:left="0" w:firstLine="709"/>
        <w:jc w:val="both"/>
        <w:keepNext w:val="0"/>
        <w:spacing w:line="17" w:lineRule="atLeast"/>
        <w:tabs>
          <w:tab w:val="left" w:pos="1560" w:leader="none"/>
        </w:tabs>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4"/>
          <w:szCs w:val="24"/>
          <w:highlight w:val="white"/>
        </w:rPr>
        <w:t xml:space="preserve">2.2.1.1.</w:t>
      </w:r>
      <w:r>
        <w:rPr>
          <w:rFonts w:ascii="Times New Roman" w:hAnsi="Times New Roman"/>
          <w:sz w:val="24"/>
          <w:szCs w:val="24"/>
          <w:highlight w:val="white"/>
        </w:rPr>
        <w:tab/>
        <w:t xml:space="preserve">В случае заключения долгосрочного (на срок более 1 (одного) года) Договора или ра</w:t>
      </w:r>
      <w:r>
        <w:rPr>
          <w:rFonts w:ascii="Times New Roman" w:hAnsi="Times New Roman"/>
          <w:sz w:val="24"/>
          <w:szCs w:val="24"/>
          <w:highlight w:val="white"/>
        </w:rPr>
        <w:t xml:space="preserve">мочного Договора, предусматривающего выполнение работ/услуг/поставки по этапам, и при этом на результат по каждому этапу оформляется отдельный Документ о приемке Товара</w:t>
      </w:r>
      <w:r>
        <w:rPr>
          <w:rFonts w:ascii="Times New Roman" w:hAnsi="Times New Roman"/>
          <w:i/>
          <w:sz w:val="24"/>
          <w:szCs w:val="24"/>
          <w:highlight w:val="white"/>
        </w:rPr>
        <w:t xml:space="preserve"> и акт оказания дополнительных услуг (в случае наличия соответствующих услуг </w:t>
      </w:r>
      <w:r>
        <w:rPr>
          <w:rFonts w:ascii="Times New Roman" w:hAnsi="Times New Roman"/>
          <w:i/>
          <w:sz w:val="24"/>
          <w:szCs w:val="24"/>
          <w:highlight w:val="white"/>
        </w:rPr>
        <w:t xml:space="preserve">в предмете</w:t>
      </w:r>
      <w:r>
        <w:rPr>
          <w:rFonts w:ascii="Times New Roman" w:hAnsi="Times New Roman"/>
          <w:i/>
          <w:sz w:val="24"/>
          <w:szCs w:val="24"/>
          <w:highlight w:val="white"/>
        </w:rPr>
        <w:t xml:space="preserve"> Договора)</w:t>
      </w:r>
      <w:r>
        <w:rPr>
          <w:rFonts w:ascii="Times New Roman" w:hAnsi="Times New Roman"/>
          <w:sz w:val="24"/>
          <w:szCs w:val="24"/>
          <w:highlight w:val="white"/>
        </w:rPr>
        <w:t xml:space="preserve">, подтверждающий исполнение Поставщиком обязательств по этапу </w:t>
      </w:r>
      <w:r>
        <w:rPr>
          <w:rFonts w:ascii="Times New Roman" w:hAnsi="Times New Roman"/>
          <w:sz w:val="24"/>
          <w:szCs w:val="24"/>
          <w:highlight w:val="white"/>
        </w:rPr>
        <w:t xml:space="preserve">в полном </w:t>
      </w:r>
      <w:r>
        <w:rPr>
          <w:rFonts w:ascii="Times New Roman" w:hAnsi="Times New Roman" w:cs="Times New Roman"/>
          <w:sz w:val="24"/>
          <w:szCs w:val="24"/>
          <w:highlight w:val="white"/>
        </w:rPr>
        <w:t xml:space="preserve">объеме</w:t>
      </w:r>
      <w:r>
        <w:rPr>
          <w:rFonts w:ascii="Times New Roman" w:hAnsi="Times New Roman" w:cs="Times New Roman"/>
          <w:sz w:val="24"/>
          <w:szCs w:val="24"/>
          <w:highlight w:val="white"/>
          <w:vertAlign w:val="superscript"/>
        </w:rPr>
        <w:footnoteReference w:id="24"/>
      </w:r>
      <w:r>
        <w:rPr>
          <w:rFonts w:ascii="Times New Roman" w:hAnsi="Times New Roman" w:cs="Times New Roman"/>
          <w:sz w:val="24"/>
          <w:szCs w:val="24"/>
          <w:highlight w:val="white"/>
        </w:rPr>
        <w:t xml:space="preserve">,</w:t>
      </w:r>
      <w:r>
        <w:rPr>
          <w:rFonts w:ascii="Times New Roman" w:hAnsi="Times New Roman"/>
          <w:sz w:val="24"/>
          <w:szCs w:val="24"/>
          <w:highlight w:val="white"/>
        </w:rPr>
        <w:t xml:space="preserve"> допускается производить расчет сумм и сроков предоставления обеспечения по отдельности для каждого из этапов (в размере не менее 5% от стоимости этапа, но не менее 5</w:t>
      </w:r>
      <w:r>
        <w:rPr>
          <w:rFonts w:ascii="Times New Roman" w:hAnsi="Times New Roman"/>
          <w:sz w:val="24"/>
          <w:szCs w:val="24"/>
          <w:highlight w:val="white"/>
        </w:rPr>
        <w:t xml:space="preserve">% от установленного Договором годового объема, если условиями Договора годовой объем не определен - в размере не менее 5% от расчетного среднегодового объема исполнения Договора).</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2.2.1.2. </w:t>
      </w:r>
      <w:r>
        <w:rPr>
          <w:rFonts w:ascii="Times New Roman" w:hAnsi="Times New Roman"/>
          <w:sz w:val="26"/>
          <w:szCs w:val="26"/>
          <w:highlight w:val="white"/>
        </w:rPr>
        <w:t xml:space="preserve">Не допускается предоставление нескольких независимых гарантий на исполнение обязательств, совокупная сумма которых соответствует сумме независимой гарантии, предусмотренной п. 2.2</w:t>
      </w:r>
      <w:r>
        <w:rPr>
          <w:rFonts w:ascii="Times New Roman" w:hAnsi="Times New Roman"/>
          <w:sz w:val="26"/>
          <w:szCs w:val="26"/>
          <w:highlight w:val="white"/>
        </w:rPr>
        <w:t xml:space="preserve">.1</w:t>
      </w:r>
      <w:r>
        <w:rPr>
          <w:rFonts w:ascii="Times New Roman" w:hAnsi="Times New Roman"/>
          <w:sz w:val="26"/>
          <w:szCs w:val="26"/>
          <w:highlight w:val="white"/>
        </w:rPr>
        <w:t xml:space="preserve"> настоящего </w:t>
      </w:r>
      <w:r>
        <w:rPr>
          <w:rFonts w:ascii="Times New Roman" w:hAnsi="Times New Roman"/>
          <w:sz w:val="26"/>
          <w:szCs w:val="26"/>
          <w:highlight w:val="white"/>
        </w:rPr>
        <w:t xml:space="preserve">П</w:t>
      </w:r>
      <w:r>
        <w:rPr>
          <w:rFonts w:ascii="Times New Roman" w:hAnsi="Times New Roman"/>
          <w:sz w:val="26"/>
          <w:szCs w:val="26"/>
          <w:highlight w:val="white"/>
        </w:rPr>
        <w:t xml:space="preserve">риложения</w:t>
      </w:r>
      <w:r>
        <w:rPr>
          <w:rFonts w:ascii="Times New Roman" w:hAnsi="Times New Roman"/>
          <w:sz w:val="26"/>
          <w:szCs w:val="26"/>
          <w:highlight w:val="white"/>
        </w:rPr>
        <w:t xml:space="preserve">, за исключением случаев, предусмотренных п. 2.2.1.1 настоящего Приложения</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4"/>
          <w:szCs w:val="24"/>
          <w:highlight w:val="white"/>
        </w:rPr>
        <w:t xml:space="preserve">2.2.2. Срок действия независимой гарантии н</w:t>
      </w:r>
      <w:r>
        <w:rPr>
          <w:rFonts w:ascii="Times New Roman" w:hAnsi="Times New Roman"/>
          <w:sz w:val="24"/>
          <w:szCs w:val="24"/>
          <w:highlight w:val="white"/>
        </w:rPr>
        <w:t xml:space="preserve">а исполнение обязательств по Договору должен начинаться не позднее даты заключения Договора (в случае предоставления независимых гарантий на второй и последующие этапы в соответствии с п. 2.2.1.1 настоящего Приложения - не позднее даты начала этапа) и зака</w:t>
      </w:r>
      <w:r>
        <w:rPr>
          <w:rFonts w:ascii="Times New Roman" w:hAnsi="Times New Roman"/>
          <w:sz w:val="24"/>
          <w:szCs w:val="24"/>
          <w:highlight w:val="white"/>
        </w:rPr>
        <w:t xml:space="preserve">нчиваться не ранее чем через 60 (шестьдесят) дней после установленной даты подписания Сторонами всех (последнего) Документов о приемке Товара</w:t>
      </w:r>
      <w:r>
        <w:rPr>
          <w:rFonts w:ascii="Times New Roman" w:hAnsi="Times New Roman"/>
          <w:i/>
          <w:sz w:val="24"/>
          <w:szCs w:val="24"/>
          <w:highlight w:val="white"/>
        </w:rPr>
        <w:t xml:space="preserve"> и акта оказания дополнительных услуг (в случае наличия соответствующих услуг в предмете Договора)</w:t>
      </w:r>
      <w:r>
        <w:rPr>
          <w:rFonts w:ascii="Times New Roman" w:hAnsi="Times New Roman"/>
          <w:sz w:val="24"/>
          <w:szCs w:val="24"/>
          <w:highlight w:val="white"/>
        </w:rPr>
        <w:t xml:space="preserve"> (в случае предос</w:t>
      </w:r>
      <w:r>
        <w:rPr>
          <w:rFonts w:ascii="Times New Roman" w:hAnsi="Times New Roman"/>
          <w:sz w:val="24"/>
          <w:szCs w:val="24"/>
          <w:highlight w:val="white"/>
        </w:rPr>
        <w:t xml:space="preserve">тавления независимых гарантий в соответствии с п. 2.2.1.1 настоящего Приложения - не ранее чем через </w:t>
      </w:r>
      <w:r>
        <w:rPr>
          <w:rFonts w:ascii="Times New Roman" w:hAnsi="Times New Roman"/>
          <w:sz w:val="24"/>
          <w:szCs w:val="24"/>
          <w:highlight w:val="white"/>
        </w:rPr>
        <w:t xml:space="preserve">60 (шестьдесят) дней после установленной даты исполнения Поставщиком обязательств </w:t>
      </w:r>
      <w:r>
        <w:rPr>
          <w:rFonts w:ascii="Times New Roman" w:hAnsi="Times New Roman"/>
          <w:sz w:val="24"/>
          <w:szCs w:val="24"/>
          <w:highlight w:val="white"/>
        </w:rPr>
        <w:t xml:space="preserve">по Договору и подписания Сторонами всех (последнего) Документов о прием</w:t>
      </w:r>
      <w:r>
        <w:rPr>
          <w:rFonts w:ascii="Times New Roman" w:hAnsi="Times New Roman"/>
          <w:sz w:val="24"/>
          <w:szCs w:val="24"/>
          <w:highlight w:val="white"/>
        </w:rPr>
        <w:t xml:space="preserve">ке Товара</w:t>
      </w:r>
      <w:r>
        <w:rPr>
          <w:rFonts w:ascii="Times New Roman" w:hAnsi="Times New Roman"/>
          <w:i/>
          <w:sz w:val="24"/>
          <w:szCs w:val="24"/>
          <w:highlight w:val="white"/>
        </w:rPr>
        <w:t xml:space="preserve"> и акта оказания дополнительных услуг (в случае наличия соответствующих услуг в предмете Договора)</w:t>
      </w:r>
      <w:r>
        <w:rPr>
          <w:rFonts w:ascii="Times New Roman" w:hAnsi="Times New Roman"/>
          <w:sz w:val="24"/>
          <w:szCs w:val="24"/>
          <w:highlight w:val="white"/>
        </w:rPr>
        <w:t xml:space="preserve"> в рамках соответствующего этапа) и не должен быть ограничен сроком, указанным в п. 2.2 настоящего Договора.</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2.2.3. </w:t>
      </w:r>
      <w:r>
        <w:rPr>
          <w:rFonts w:ascii="Times New Roman" w:hAnsi="Times New Roman"/>
          <w:sz w:val="26"/>
          <w:szCs w:val="26"/>
          <w:highlight w:val="white"/>
        </w:rPr>
        <w:t xml:space="preserve">Копия независимой гарантии должна быть представлена Поставщиком на согласование Покупателю не позднее чем через</w:t>
      </w:r>
      <w:r>
        <w:rPr>
          <w:rFonts w:ascii="Times New Roman" w:hAnsi="Times New Roman"/>
          <w:sz w:val="26"/>
          <w:szCs w:val="26"/>
          <w:highlight w:val="white"/>
        </w:rPr>
        <w:t xml:space="preserve"> </w:t>
      </w:r>
      <w:r>
        <w:rPr>
          <w:rFonts w:ascii="Times New Roman" w:hAnsi="Times New Roman"/>
          <w:sz w:val="26"/>
          <w:szCs w:val="26"/>
          <w:highlight w:val="white"/>
        </w:rPr>
        <w:t xml:space="preserve">10 (десять) рабочих дней после вступления в силу протокола </w:t>
      </w:r>
      <w:r>
        <w:rPr>
          <w:rFonts w:ascii="Times New Roman" w:hAnsi="Times New Roman"/>
          <w:sz w:val="26"/>
          <w:szCs w:val="26"/>
          <w:highlight w:val="white"/>
        </w:rPr>
        <w:t xml:space="preserve">подведения итогов закупки</w:t>
      </w:r>
      <w:r>
        <w:rPr>
          <w:rFonts w:ascii="Times New Roman" w:hAnsi="Times New Roman"/>
          <w:sz w:val="26"/>
          <w:szCs w:val="26"/>
          <w:highlight w:val="white"/>
        </w:rPr>
        <w:t xml:space="preserve">, на основании которого Поставщик признан победителем закупочной процедуры</w:t>
      </w:r>
      <w:r>
        <w:rPr>
          <w:rStyle w:val="1918"/>
          <w:rFonts w:ascii="Times New Roman" w:hAnsi="Times New Roman"/>
          <w:sz w:val="24"/>
          <w:szCs w:val="24"/>
          <w:highlight w:val="white"/>
          <w:vertAlign w:val="superscript"/>
        </w:rPr>
        <w:footnoteReference w:id="25"/>
      </w:r>
      <w:r>
        <w:rPr>
          <w:rFonts w:ascii="Times New Roman" w:hAnsi="Times New Roman"/>
          <w:sz w:val="26"/>
          <w:szCs w:val="26"/>
          <w:highlight w:val="white"/>
        </w:rPr>
        <w:t xml:space="preserve"> </w:t>
      </w:r>
      <w:r>
        <w:rPr>
          <w:rFonts w:ascii="Times New Roman" w:hAnsi="Times New Roman"/>
          <w:sz w:val="26"/>
          <w:szCs w:val="26"/>
          <w:highlight w:val="white"/>
        </w:rPr>
        <w:t xml:space="preserve">(в случае </w:t>
      </w:r>
      <w:r>
        <w:rPr>
          <w:rFonts w:ascii="Times New Roman" w:hAnsi="Times New Roman"/>
          <w:sz w:val="26"/>
          <w:szCs w:val="26"/>
          <w:highlight w:val="white"/>
        </w:rPr>
        <w:t xml:space="preserve">предос</w:t>
      </w:r>
      <w:r>
        <w:rPr>
          <w:rFonts w:ascii="Times New Roman" w:hAnsi="Times New Roman"/>
          <w:sz w:val="26"/>
          <w:szCs w:val="26"/>
          <w:highlight w:val="white"/>
        </w:rPr>
        <w:t xml:space="preserve">тавления независимых </w:t>
      </w:r>
      <w:r>
        <w:rPr>
          <w:rFonts w:ascii="Times New Roman" w:hAnsi="Times New Roman"/>
          <w:spacing w:val="-4"/>
          <w:sz w:val="26"/>
          <w:szCs w:val="26"/>
          <w:highlight w:val="white"/>
        </w:rPr>
        <w:t xml:space="preserve">гарантий на второй и последующие этапы в соответствии с п. 2.2.1.1 настоящего Приложения -</w:t>
      </w:r>
      <w:r>
        <w:rPr>
          <w:rFonts w:ascii="Times New Roman" w:hAnsi="Times New Roman"/>
          <w:sz w:val="26"/>
          <w:szCs w:val="26"/>
          <w:highlight w:val="white"/>
        </w:rPr>
        <w:t xml:space="preserve"> </w:t>
      </w:r>
      <w:r>
        <w:rPr>
          <w:rFonts w:ascii="Times New Roman" w:hAnsi="Times New Roman"/>
          <w:sz w:val="26"/>
          <w:szCs w:val="26"/>
          <w:highlight w:val="white"/>
          <w:lang w:eastAsia="en-US"/>
        </w:rPr>
        <w:t xml:space="preserve">не позднее чем за 10 (десять) рабочих дней до планируемой даты представления </w:t>
      </w:r>
      <w:r>
        <w:rPr>
          <w:rFonts w:ascii="Times New Roman" w:hAnsi="Times New Roman"/>
          <w:sz w:val="26"/>
          <w:szCs w:val="26"/>
          <w:highlight w:val="white"/>
        </w:rPr>
        <w:t xml:space="preserve">Покупателю</w:t>
      </w:r>
      <w:r>
        <w:rPr>
          <w:rFonts w:ascii="Times New Roman" w:hAnsi="Times New Roman"/>
          <w:sz w:val="26"/>
          <w:szCs w:val="26"/>
          <w:highlight w:val="white"/>
          <w:lang w:eastAsia="en-US"/>
        </w:rPr>
        <w:t xml:space="preserve"> оригинала согласованной независимой гарантии</w:t>
      </w:r>
      <w:r>
        <w:rPr>
          <w:rFonts w:ascii="Times New Roman" w:hAnsi="Times New Roman"/>
          <w:sz w:val="26"/>
          <w:szCs w:val="26"/>
          <w:highlight w:val="white"/>
        </w:rPr>
        <w:t xml:space="preserve">)</w:t>
      </w:r>
      <w:r>
        <w:rPr>
          <w:rFonts w:ascii="Times New Roman" w:hAnsi="Times New Roman"/>
          <w:sz w:val="26"/>
          <w:szCs w:val="26"/>
          <w:highlight w:val="white"/>
        </w:rPr>
        <w:t xml:space="preserve">.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2.2.4. </w:t>
      </w:r>
      <w:r>
        <w:rPr>
          <w:rFonts w:ascii="Times New Roman" w:hAnsi="Times New Roman"/>
          <w:sz w:val="26"/>
          <w:szCs w:val="26"/>
          <w:highlight w:val="white"/>
        </w:rPr>
        <w:t xml:space="preserve">Оригинал предварительно согласованно</w:t>
      </w:r>
      <w:r>
        <w:rPr>
          <w:rFonts w:ascii="Times New Roman" w:hAnsi="Times New Roman"/>
          <w:sz w:val="26"/>
          <w:szCs w:val="26"/>
          <w:highlight w:val="white"/>
        </w:rPr>
        <w:t xml:space="preserve">й Покупателем независимой гарантии должен быть представлен Поставщиком Покупателю не позднее чем за 1 (один) рабочий день до заключения Договора </w:t>
      </w:r>
      <w:r>
        <w:rPr>
          <w:rFonts w:ascii="Times New Roman" w:hAnsi="Times New Roman"/>
          <w:sz w:val="26"/>
          <w:szCs w:val="26"/>
          <w:highlight w:val="white"/>
        </w:rPr>
        <w:t xml:space="preserve">(</w:t>
      </w:r>
      <w:r>
        <w:rPr>
          <w:rFonts w:ascii="Times New Roman" w:hAnsi="Times New Roman"/>
          <w:sz w:val="26"/>
          <w:szCs w:val="26"/>
          <w:highlight w:val="white"/>
        </w:rPr>
        <w:t xml:space="preserve">в случае предоставления независимых гарантий на второй </w:t>
      </w:r>
      <w:r>
        <w:rPr>
          <w:rFonts w:ascii="Times New Roman" w:hAnsi="Times New Roman"/>
          <w:sz w:val="26"/>
          <w:szCs w:val="26"/>
          <w:highlight w:val="white"/>
        </w:rPr>
        <w:t xml:space="preserve">и последующие этапы </w:t>
      </w:r>
      <w:r>
        <w:rPr>
          <w:rFonts w:ascii="Times New Roman" w:hAnsi="Times New Roman"/>
          <w:sz w:val="26"/>
          <w:szCs w:val="26"/>
          <w:highlight w:val="white"/>
        </w:rPr>
        <w:t xml:space="preserve">в соответствии с п. 2.2.1.1 настоящего Приложения - не позднее чем за 1 (один) рабочий день до даты начала этапа).</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2.2.5. </w:t>
      </w:r>
      <w:r>
        <w:rPr>
          <w:rFonts w:ascii="Times New Roman" w:hAnsi="Times New Roman"/>
          <w:sz w:val="26"/>
          <w:szCs w:val="26"/>
          <w:highlight w:val="white"/>
        </w:rPr>
        <w:t xml:space="preserve">Покупатель вправе по</w:t>
      </w:r>
      <w:r>
        <w:rPr>
          <w:rFonts w:ascii="Times New Roman" w:hAnsi="Times New Roman"/>
          <w:sz w:val="26"/>
          <w:szCs w:val="26"/>
          <w:highlight w:val="white"/>
        </w:rPr>
        <w:t xml:space="preserve"> письменному обращению Поставщика осуществить досрочный возврат Поставщику независимой гарантии надлежащего исполнения обязательств Поставщиком до окончания установленного срока действия независимой гарантии,</w:t>
      </w:r>
      <w:r>
        <w:rPr>
          <w:rFonts w:ascii="Times New Roman" w:hAnsi="Times New Roman"/>
          <w:sz w:val="26"/>
          <w:szCs w:val="26"/>
          <w:highlight w:val="white"/>
        </w:rPr>
        <w:t xml:space="preserve">если в соответствии с Договором Поставщиком перечислен обеспечительный платеж в качестве способа обеспечения исполнения Договора либо Гарантийный депозит достиг размера не менее 10% (десяти процентов) от цены Договора</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contextualSpacing w:val="0"/>
        <w:jc w:val="both"/>
        <w:keepNext w:val="0"/>
        <w:spacing w:line="240" w:lineRule="auto"/>
        <w:tabs>
          <w:tab w:val="left" w:pos="1418" w:leader="none"/>
        </w:tabs>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В случае досрочного возврата Покупателем независимой гарантии надлежащего исполнения обязательств Поставщику с соблюдением условий, перечисленных в настоящем пункте, Поставщик освобождается от исполнения обязательств, предусмотренных </w:t>
      </w:r>
      <w:r>
        <w:rPr>
          <w:rFonts w:ascii="Times New Roman" w:hAnsi="Times New Roman"/>
          <w:sz w:val="26"/>
          <w:szCs w:val="26"/>
          <w:highlight w:val="white"/>
        </w:rPr>
        <w:t xml:space="preserve">пп</w:t>
      </w:r>
      <w:r>
        <w:rPr>
          <w:rFonts w:ascii="Times New Roman" w:hAnsi="Times New Roman"/>
          <w:sz w:val="26"/>
          <w:szCs w:val="26"/>
          <w:highlight w:val="white"/>
        </w:rPr>
        <w:t xml:space="preserve">. 4, 10, 11, 12 настоящего </w:t>
      </w:r>
      <w:r>
        <w:rPr>
          <w:rFonts w:ascii="Times New Roman" w:hAnsi="Times New Roman"/>
          <w:sz w:val="26"/>
          <w:szCs w:val="26"/>
          <w:highlight w:val="white"/>
        </w:rPr>
        <w:t xml:space="preserve">П</w:t>
      </w:r>
      <w:r>
        <w:rPr>
          <w:rFonts w:ascii="Times New Roman" w:hAnsi="Times New Roman"/>
          <w:sz w:val="26"/>
          <w:szCs w:val="26"/>
          <w:highlight w:val="white"/>
        </w:rPr>
        <w:t xml:space="preserve">риложения, в части предоставления дополнительных независимых гарантий на исполнение Поставщиком обязательств по Договору, продления или замены указанных независимых гарантий.</w:t>
      </w:r>
      <w:r>
        <w:rPr>
          <w:sz w:val="26"/>
          <w:szCs w:val="26"/>
          <w:highlight w:val="white"/>
        </w:rPr>
      </w:r>
      <w:r>
        <w:rPr>
          <w:sz w:val="26"/>
          <w:szCs w:val="26"/>
          <w:highlight w:val="white"/>
        </w:rPr>
      </w:r>
    </w:p>
    <w:p>
      <w:pPr>
        <w:pStyle w:val="1367"/>
        <w:contextualSpacing w:val="0"/>
        <w:ind w:left="0" w:firstLine="709"/>
        <w:jc w:val="both"/>
        <w:keepNext w:val="0"/>
        <w:spacing w:line="17" w:lineRule="atLeast"/>
        <w:rPr>
          <w:rFonts w:ascii="Times New Roman" w:hAnsi="Times New Roman"/>
          <w:b/>
          <w:bCs/>
          <w:i/>
          <w:i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i/>
          <w:iCs/>
          <w:sz w:val="26"/>
          <w:szCs w:val="26"/>
          <w:highlight w:val="white"/>
        </w:rPr>
        <w:t xml:space="preserve">(</w:t>
      </w:r>
      <w:r>
        <w:rPr>
          <w:rFonts w:ascii="Times New Roman" w:hAnsi="Times New Roman"/>
          <w:b/>
          <w:bCs/>
          <w:i/>
          <w:iCs/>
          <w:sz w:val="26"/>
          <w:szCs w:val="26"/>
          <w:highlight w:val="white"/>
        </w:rPr>
        <w:t xml:space="preserve">Вариант II пункта 2.2 - для применения в рамках договоров, заключаемых по результатам конкур</w:t>
      </w:r>
      <w:r>
        <w:rPr>
          <w:rFonts w:ascii="Times New Roman" w:hAnsi="Times New Roman"/>
          <w:b/>
          <w:bCs/>
          <w:i/>
          <w:iCs/>
          <w:sz w:val="26"/>
          <w:szCs w:val="26"/>
          <w:highlight w:val="white"/>
        </w:rPr>
        <w:t xml:space="preserve">ентной закупки в электронной форме, участниками которой могут быть только субъекты малого и среднего предпринимательства (согласно </w:t>
      </w:r>
      <w:r>
        <w:rPr>
          <w:rFonts w:ascii="Times New Roman" w:hAnsi="Times New Roman"/>
          <w:b/>
          <w:bCs/>
          <w:i/>
          <w:iCs/>
          <w:sz w:val="26"/>
          <w:szCs w:val="26"/>
          <w:highlight w:val="white"/>
        </w:rPr>
        <w:t xml:space="preserve">ст. 3.4 Федерального закона от 18.07.2011 № 223-ФЗ «О закупках товаров, работ, услуг отдельными видами юридических лиц»)</w:t>
      </w:r>
      <w:r>
        <w:rPr>
          <w:rFonts w:ascii="Times New Roman" w:hAnsi="Times New Roman"/>
          <w:b/>
          <w:bCs/>
          <w:i/>
          <w:iCs/>
          <w:sz w:val="26"/>
          <w:szCs w:val="26"/>
          <w:highlight w:val="white"/>
        </w:rPr>
        <w:t xml:space="preserve">, не </w:t>
      </w:r>
      <w:r>
        <w:rPr>
          <w:rFonts w:ascii="Times New Roman" w:hAnsi="Times New Roman"/>
          <w:b/>
          <w:bCs/>
          <w:i/>
          <w:iCs/>
          <w:sz w:val="26"/>
          <w:szCs w:val="26"/>
          <w:highlight w:val="white"/>
        </w:rPr>
        <w:t xml:space="preserve">предполагающего предоставления обеспечения исполнения обязательств в части возврата авансовых платежей)</w:t>
      </w:r>
      <w:r>
        <w:rPr>
          <w:rFonts w:ascii="Times New Roman" w:hAnsi="Times New Roman"/>
          <w:b/>
          <w:bCs/>
          <w:i/>
          <w:iCs/>
          <w:sz w:val="26"/>
          <w:szCs w:val="26"/>
          <w:highlight w:val="white"/>
        </w:rPr>
      </w:r>
      <w:r>
        <w:rPr>
          <w:rFonts w:ascii="Times New Roman" w:hAnsi="Times New Roman"/>
          <w:b/>
          <w:bCs/>
          <w:i/>
          <w:iCs/>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 </w:t>
      </w:r>
      <w:r>
        <w:rPr>
          <w:rFonts w:ascii="Times New Roman" w:hAnsi="Times New Roman"/>
          <w:b/>
          <w:bCs/>
          <w:sz w:val="26"/>
          <w:szCs w:val="26"/>
          <w:highlight w:val="white"/>
        </w:rPr>
        <w:t xml:space="preserve">Независимой гарантией на исполнение Поставщиком обязательств по До</w:t>
      </w:r>
      <w:r>
        <w:rPr>
          <w:rFonts w:ascii="Times New Roman" w:hAnsi="Times New Roman"/>
          <w:b/>
          <w:bCs/>
          <w:sz w:val="26"/>
          <w:szCs w:val="26"/>
          <w:highlight w:val="white"/>
        </w:rPr>
        <w:t xml:space="preserve">говору </w:t>
      </w:r>
      <w:r>
        <w:rPr>
          <w:rFonts w:ascii="Times New Roman" w:hAnsi="Times New Roman"/>
          <w:sz w:val="26"/>
          <w:szCs w:val="26"/>
          <w:highlight w:val="white"/>
        </w:rPr>
        <w:t xml:space="preserve">(по форме приложения 8.6 </w:t>
      </w:r>
      <w:r>
        <w:rPr>
          <w:rFonts w:ascii="Times New Roman" w:hAnsi="Times New Roman"/>
          <w:sz w:val="26"/>
          <w:szCs w:val="26"/>
          <w:highlight w:val="white"/>
        </w:rPr>
        <w:t xml:space="preserve">к настоящему Договору)</w:t>
      </w:r>
      <w:r>
        <w:rPr>
          <w:rFonts w:ascii="Times New Roman" w:hAnsi="Times New Roman"/>
          <w:sz w:val="26"/>
          <w:szCs w:val="26"/>
          <w:highlight w:val="white"/>
        </w:rPr>
        <w:t xml:space="preserve">.</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2.2.1. Сумма независимой гарантии определяется как максимальная из сумм: 5% (пяти процентов) от начальной (максимальной) цены Договора (цены лота) или 5% от цены Договора, в случае если цена Договора в редакции дополни</w:t>
      </w:r>
      <w:r>
        <w:rPr>
          <w:rFonts w:ascii="Times New Roman" w:hAnsi="Times New Roman"/>
          <w:sz w:val="26"/>
          <w:szCs w:val="26"/>
          <w:highlight w:val="white"/>
        </w:rPr>
        <w:t xml:space="preserve">тельных соглашений превысила начальную (максимальную) цену Договора (цену лота).</w:t>
      </w:r>
      <w:r>
        <w:rPr>
          <w:rFonts w:ascii="Times New Roman" w:hAnsi="Times New Roman"/>
          <w:sz w:val="24"/>
          <w:szCs w:val="24"/>
          <w:highlight w:val="white"/>
        </w:rPr>
      </w:r>
      <w:r>
        <w:rPr>
          <w:rFonts w:ascii="Times New Roman" w:hAnsi="Times New Roman"/>
          <w:sz w:val="24"/>
          <w:szCs w:val="24"/>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2.2.1.1. В случае заключения долгосрочного (на срок более 1 (одного) года) Договора или рамочного Договора, предусматривающего выполнение работ/услуг/поставки по этапам, и при</w:t>
      </w:r>
      <w:r>
        <w:rPr>
          <w:rFonts w:ascii="Times New Roman" w:hAnsi="Times New Roman"/>
          <w:sz w:val="26"/>
          <w:szCs w:val="26"/>
          <w:highlight w:val="white"/>
        </w:rPr>
        <w:t xml:space="preserve"> этом на результат по каждому этапу оформляется отдельный Документ о приемке Товара</w:t>
      </w:r>
      <w:r>
        <w:rPr>
          <w:rFonts w:ascii="Times New Roman" w:hAnsi="Times New Roman"/>
          <w:i/>
          <w:sz w:val="26"/>
          <w:szCs w:val="26"/>
          <w:highlight w:val="white"/>
        </w:rPr>
        <w:t xml:space="preserve"> и акт оказания дополнительных услуг (в случае наличия соответствующих услуг </w:t>
      </w:r>
      <w:r>
        <w:rPr>
          <w:rFonts w:ascii="Times New Roman" w:hAnsi="Times New Roman"/>
          <w:i/>
          <w:sz w:val="26"/>
          <w:szCs w:val="26"/>
          <w:highlight w:val="white"/>
        </w:rPr>
        <w:t xml:space="preserve">в предмете Договора</w:t>
      </w:r>
      <w:r>
        <w:rPr>
          <w:rFonts w:ascii="Times New Roman" w:hAnsi="Times New Roman"/>
          <w:sz w:val="26"/>
          <w:szCs w:val="26"/>
          <w:highlight w:val="white"/>
        </w:rPr>
        <w:t xml:space="preserve">, подтверждающий исполнение Поставщиком обязательств по этапу в полном объем</w:t>
      </w:r>
      <w:r>
        <w:rPr>
          <w:rFonts w:ascii="Times New Roman" w:hAnsi="Times New Roman"/>
          <w:sz w:val="26"/>
          <w:szCs w:val="26"/>
          <w:highlight w:val="white"/>
        </w:rPr>
        <w:t xml:space="preserve">е</w:t>
      </w:r>
      <w:r>
        <w:rPr>
          <w:rStyle w:val="1918"/>
          <w:rFonts w:ascii="Times New Roman" w:hAnsi="Times New Roman"/>
          <w:sz w:val="26"/>
          <w:szCs w:val="26"/>
          <w:highlight w:val="white"/>
          <w:vertAlign w:val="superscript"/>
        </w:rPr>
        <w:footnoteReference w:id="26"/>
      </w:r>
      <w:r>
        <w:rPr>
          <w:rFonts w:ascii="Times New Roman" w:hAnsi="Times New Roman"/>
          <w:sz w:val="26"/>
          <w:szCs w:val="26"/>
          <w:highlight w:val="white"/>
        </w:rPr>
        <w:t xml:space="preserve">, допускается производить расчет сумм и сроков предоставления обеспечения по отдельности для каждого из этапов (в размере не менее 5% от стоимости этапа, но не менее 5% от установленного Договором годового объема, если условиями Договора годовой объем не</w:t>
      </w:r>
      <w:r>
        <w:rPr>
          <w:rFonts w:ascii="Times New Roman" w:hAnsi="Times New Roman"/>
          <w:sz w:val="26"/>
          <w:szCs w:val="26"/>
          <w:highlight w:val="white"/>
        </w:rPr>
        <w:t xml:space="preserve"> определен - в размере не менее 5% от расчетного среднегодового объема исполнения Договора).</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2.2.1.2. </w:t>
      </w:r>
      <w:r>
        <w:rPr>
          <w:rFonts w:ascii="Times New Roman" w:hAnsi="Times New Roman"/>
          <w:sz w:val="26"/>
          <w:szCs w:val="26"/>
          <w:highlight w:val="white"/>
        </w:rPr>
        <w:t xml:space="preserve">Не допускается предоставление нескольких независимых гарантий на исполнение </w:t>
      </w:r>
      <w:r>
        <w:rPr>
          <w:rFonts w:ascii="Times New Roman" w:hAnsi="Times New Roman"/>
          <w:sz w:val="26"/>
          <w:szCs w:val="26"/>
          <w:highlight w:val="white"/>
        </w:rPr>
        <w:t xml:space="preserve">Поставщиком </w:t>
      </w:r>
      <w:r>
        <w:rPr>
          <w:rFonts w:ascii="Times New Roman" w:hAnsi="Times New Roman"/>
          <w:sz w:val="26"/>
          <w:szCs w:val="26"/>
          <w:highlight w:val="white"/>
        </w:rPr>
        <w:t xml:space="preserve">обязательств</w:t>
      </w:r>
      <w:r>
        <w:rPr>
          <w:rFonts w:ascii="Times New Roman" w:hAnsi="Times New Roman"/>
          <w:sz w:val="26"/>
          <w:szCs w:val="26"/>
          <w:highlight w:val="white"/>
        </w:rPr>
        <w:t xml:space="preserve"> </w:t>
      </w:r>
      <w:r>
        <w:rPr>
          <w:rFonts w:ascii="Times New Roman" w:hAnsi="Times New Roman"/>
          <w:sz w:val="26"/>
          <w:szCs w:val="26"/>
          <w:highlight w:val="white"/>
        </w:rPr>
        <w:t xml:space="preserve">по Договору</w:t>
      </w:r>
      <w:r>
        <w:rPr>
          <w:rFonts w:ascii="Times New Roman" w:hAnsi="Times New Roman"/>
          <w:sz w:val="26"/>
          <w:szCs w:val="26"/>
          <w:highlight w:val="white"/>
        </w:rPr>
        <w:t xml:space="preserve">, совокупная сумма которых соответствует сумме независимой гарантии, предусмотренной п. 2.2</w:t>
      </w:r>
      <w:r>
        <w:rPr>
          <w:rFonts w:ascii="Times New Roman" w:hAnsi="Times New Roman"/>
          <w:sz w:val="26"/>
          <w:szCs w:val="26"/>
          <w:highlight w:val="white"/>
        </w:rPr>
        <w:t xml:space="preserve">.1</w:t>
      </w:r>
      <w:r>
        <w:rPr>
          <w:rFonts w:ascii="Times New Roman" w:hAnsi="Times New Roman"/>
          <w:sz w:val="26"/>
          <w:szCs w:val="26"/>
          <w:highlight w:val="white"/>
        </w:rPr>
        <w:t xml:space="preserve"> настоящего приложения</w:t>
      </w:r>
      <w:r>
        <w:rPr>
          <w:rFonts w:ascii="Times New Roman" w:hAnsi="Times New Roman"/>
          <w:sz w:val="26"/>
          <w:szCs w:val="26"/>
          <w:highlight w:val="white"/>
        </w:rPr>
        <w:t xml:space="preserve">,</w:t>
      </w:r>
      <w:r>
        <w:rPr>
          <w:rFonts w:ascii="Times New Roman" w:hAnsi="Times New Roman"/>
          <w:sz w:val="26"/>
          <w:szCs w:val="26"/>
          <w:highlight w:val="white"/>
        </w:rPr>
        <w:t xml:space="preserve"> </w:t>
      </w:r>
      <w:r>
        <w:rPr>
          <w:rFonts w:ascii="Times New Roman" w:hAnsi="Times New Roman"/>
          <w:sz w:val="26"/>
          <w:szCs w:val="26"/>
          <w:highlight w:val="white"/>
        </w:rPr>
        <w:t xml:space="preserve">за исключением случаев, предусмотренных п. 2.2.1.1 настоящего Приложения.</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2.2.2. Срок действия независимой гарантии на исполнение обязательств по Договору должен начинаться не позд</w:t>
      </w:r>
      <w:r>
        <w:rPr>
          <w:rFonts w:ascii="Times New Roman" w:hAnsi="Times New Roman"/>
          <w:sz w:val="26"/>
          <w:szCs w:val="26"/>
          <w:highlight w:val="white"/>
        </w:rPr>
        <w:t xml:space="preserve">нее даты заключения Договора (в случае предоставления независимых гарантий на второй и последующие этапы в соответствии с п. 2.2.1.1 настоящего Приложения - не позднее даты начала этапа) и заканчиваться не ранее чем через 60 (шестьдесят) дней после установ</w:t>
      </w:r>
      <w:r>
        <w:rPr>
          <w:rFonts w:ascii="Times New Roman" w:hAnsi="Times New Roman"/>
          <w:sz w:val="26"/>
          <w:szCs w:val="26"/>
          <w:highlight w:val="white"/>
        </w:rPr>
        <w:t xml:space="preserve">ленной даты подписания Сторонами всех (последнего) Документов о приемке Товара</w:t>
      </w:r>
      <w:r>
        <w:rPr>
          <w:rFonts w:ascii="Times New Roman" w:hAnsi="Times New Roman"/>
          <w:i/>
          <w:sz w:val="26"/>
          <w:szCs w:val="26"/>
          <w:highlight w:val="white"/>
        </w:rPr>
        <w:t xml:space="preserve"> и акта оказания дополнительных услуг (в случае наличия соответствующих услуг в предмете Договора)</w:t>
      </w:r>
      <w:r>
        <w:rPr>
          <w:rFonts w:ascii="Times New Roman" w:hAnsi="Times New Roman"/>
          <w:sz w:val="26"/>
          <w:szCs w:val="26"/>
          <w:highlight w:val="white"/>
        </w:rPr>
        <w:t xml:space="preserve"> (в случае предоставления независимых гарантий в соответствии с п. 2.2.1.1 настоя</w:t>
      </w:r>
      <w:r>
        <w:rPr>
          <w:rFonts w:ascii="Times New Roman" w:hAnsi="Times New Roman"/>
          <w:sz w:val="26"/>
          <w:szCs w:val="26"/>
          <w:highlight w:val="white"/>
        </w:rPr>
        <w:t xml:space="preserve">щего Приложения - не ранее чем через </w:t>
      </w:r>
      <w:r>
        <w:rPr>
          <w:rFonts w:ascii="Times New Roman" w:hAnsi="Times New Roman"/>
          <w:sz w:val="26"/>
          <w:szCs w:val="26"/>
          <w:highlight w:val="white"/>
        </w:rPr>
        <w:t xml:space="preserve">60 (шестьдесят) дней после установленной даты исполнения Поставщиком обязательств </w:t>
      </w:r>
      <w:r>
        <w:rPr>
          <w:rFonts w:ascii="Times New Roman" w:hAnsi="Times New Roman"/>
          <w:sz w:val="26"/>
          <w:szCs w:val="26"/>
          <w:highlight w:val="white"/>
        </w:rPr>
        <w:t xml:space="preserve">по Договору и подписания Сторонами всех (последнего) Документа о приемке Товара</w:t>
      </w:r>
      <w:r>
        <w:rPr>
          <w:rFonts w:ascii="Times New Roman" w:hAnsi="Times New Roman"/>
          <w:i/>
          <w:sz w:val="26"/>
          <w:szCs w:val="26"/>
          <w:highlight w:val="white"/>
        </w:rPr>
        <w:t xml:space="preserve"> и акта оказания дополнительных услуг (в случае наличия </w:t>
      </w:r>
      <w:r>
        <w:rPr>
          <w:rFonts w:ascii="Times New Roman" w:hAnsi="Times New Roman"/>
          <w:i/>
          <w:sz w:val="26"/>
          <w:szCs w:val="26"/>
          <w:highlight w:val="white"/>
        </w:rPr>
        <w:t xml:space="preserve">соответствующих услуг в предмете Договора)</w:t>
      </w:r>
      <w:r>
        <w:rPr>
          <w:rFonts w:ascii="Times New Roman" w:hAnsi="Times New Roman"/>
          <w:sz w:val="26"/>
          <w:szCs w:val="26"/>
          <w:highlight w:val="white"/>
        </w:rPr>
        <w:t xml:space="preserve"> в рамках соответствующего этапа) и не должен быть ограничен сроком, указанным в п. 2.2 настоящего Договора.</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2.2.3. </w:t>
      </w:r>
      <w:r>
        <w:rPr>
          <w:rFonts w:ascii="Times New Roman" w:hAnsi="Times New Roman"/>
          <w:sz w:val="26"/>
          <w:szCs w:val="26"/>
          <w:highlight w:val="white"/>
        </w:rPr>
        <w:t xml:space="preserve">Копия независимой гарантии должна быть представлена Поставщиком на согласование Покупателю не позднее чем через</w:t>
      </w:r>
      <w:r>
        <w:rPr>
          <w:rFonts w:ascii="Times New Roman" w:hAnsi="Times New Roman"/>
          <w:sz w:val="26"/>
          <w:szCs w:val="26"/>
          <w:highlight w:val="white"/>
        </w:rPr>
        <w:t xml:space="preserve"> </w:t>
      </w:r>
      <w:r>
        <w:rPr>
          <w:rFonts w:ascii="Times New Roman" w:hAnsi="Times New Roman"/>
          <w:sz w:val="26"/>
          <w:szCs w:val="26"/>
          <w:highlight w:val="white"/>
        </w:rPr>
        <w:t xml:space="preserve">10 (десять) рабочих дней после вступления в силу протокола </w:t>
      </w:r>
      <w:r>
        <w:rPr>
          <w:rFonts w:ascii="Times New Roman" w:hAnsi="Times New Roman"/>
          <w:sz w:val="26"/>
          <w:szCs w:val="26"/>
          <w:highlight w:val="white"/>
        </w:rPr>
        <w:t xml:space="preserve">подведения итогов закупки</w:t>
      </w:r>
      <w:r>
        <w:rPr>
          <w:rFonts w:ascii="Times New Roman" w:hAnsi="Times New Roman"/>
          <w:sz w:val="26"/>
          <w:szCs w:val="26"/>
          <w:highlight w:val="white"/>
        </w:rPr>
        <w:t xml:space="preserve">, на основании которого Поставщик признан победителем закупочной процедуры</w:t>
      </w:r>
      <w:r>
        <w:rPr>
          <w:rFonts w:ascii="Times New Roman" w:hAnsi="Times New Roman"/>
          <w:sz w:val="26"/>
          <w:szCs w:val="26"/>
          <w:highlight w:val="white"/>
        </w:rPr>
        <w:t xml:space="preserve"> </w:t>
      </w:r>
      <w:r>
        <w:rPr>
          <w:rFonts w:ascii="Times New Roman" w:hAnsi="Times New Roman"/>
          <w:sz w:val="26"/>
          <w:szCs w:val="26"/>
          <w:highlight w:val="white"/>
        </w:rPr>
        <w:t xml:space="preserve">(в случае предоставления независимых </w:t>
      </w:r>
      <w:r>
        <w:rPr>
          <w:rFonts w:ascii="Times New Roman" w:hAnsi="Times New Roman"/>
          <w:spacing w:val="4"/>
          <w:sz w:val="26"/>
          <w:szCs w:val="26"/>
          <w:highlight w:val="white"/>
        </w:rPr>
        <w:t xml:space="preserve">гарантий на второй и последующие этапы в соот</w:t>
      </w:r>
      <w:r>
        <w:rPr>
          <w:rFonts w:ascii="Times New Roman" w:hAnsi="Times New Roman"/>
          <w:spacing w:val="4"/>
          <w:sz w:val="26"/>
          <w:szCs w:val="26"/>
          <w:highlight w:val="white"/>
        </w:rPr>
        <w:t xml:space="preserve">ветствии с п. 2.2.1.1 настоящего Приложения -</w:t>
      </w:r>
      <w:r>
        <w:rPr>
          <w:rFonts w:ascii="Times New Roman" w:hAnsi="Times New Roman"/>
          <w:sz w:val="26"/>
          <w:szCs w:val="26"/>
          <w:highlight w:val="white"/>
        </w:rPr>
        <w:t xml:space="preserve"> не позднее чем за 10 (десять) рабочих дней до планируемой даты представления Покупателю оригинала согласованной независимой гарантии)</w:t>
      </w:r>
      <w:r>
        <w:rPr>
          <w:rFonts w:ascii="Times New Roman" w:hAnsi="Times New Roman"/>
          <w:sz w:val="26"/>
          <w:szCs w:val="26"/>
          <w:highlight w:val="white"/>
        </w:rPr>
        <w:t xml:space="preserve">.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2.2.4. </w:t>
      </w:r>
      <w:r>
        <w:rPr>
          <w:rFonts w:ascii="Times New Roman" w:hAnsi="Times New Roman"/>
          <w:sz w:val="26"/>
          <w:szCs w:val="26"/>
          <w:highlight w:val="white"/>
        </w:rPr>
        <w:t xml:space="preserve">Оригинал предварительно согласованно</w:t>
      </w:r>
      <w:r>
        <w:rPr>
          <w:rFonts w:ascii="Times New Roman" w:hAnsi="Times New Roman"/>
          <w:sz w:val="26"/>
          <w:szCs w:val="26"/>
          <w:highlight w:val="white"/>
        </w:rPr>
        <w:t xml:space="preserve">й Покупателем независимой гарантии должен быть представлен Поставщиком Покупателю не позднее чем за 1 (один) рабочий день до заключения Договора </w:t>
      </w:r>
      <w:r>
        <w:rPr>
          <w:rFonts w:ascii="Times New Roman" w:hAnsi="Times New Roman"/>
          <w:sz w:val="26"/>
          <w:szCs w:val="26"/>
          <w:highlight w:val="white"/>
        </w:rPr>
        <w:t xml:space="preserve">(</w:t>
      </w:r>
      <w:r>
        <w:rPr>
          <w:rFonts w:ascii="Times New Roman" w:hAnsi="Times New Roman"/>
          <w:sz w:val="26"/>
          <w:szCs w:val="26"/>
          <w:highlight w:val="white"/>
        </w:rPr>
        <w:t xml:space="preserve">в случае предоставления независимых гарантий на второй </w:t>
      </w:r>
      <w:r>
        <w:rPr>
          <w:rFonts w:ascii="Times New Roman" w:hAnsi="Times New Roman"/>
          <w:sz w:val="26"/>
          <w:szCs w:val="26"/>
          <w:highlight w:val="white"/>
        </w:rPr>
        <w:t xml:space="preserve">и последующие этапы в соответствии с п. 2.2.1.1 настоящего Приложения - не позднее че</w:t>
      </w:r>
      <w:r>
        <w:rPr>
          <w:rFonts w:ascii="Times New Roman" w:hAnsi="Times New Roman"/>
          <w:sz w:val="26"/>
          <w:szCs w:val="26"/>
          <w:highlight w:val="white"/>
        </w:rPr>
        <w:t xml:space="preserve">м за 1 (один) рабочий день до даты начала этапа).</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2.2.5. </w:t>
      </w:r>
      <w:r>
        <w:rPr>
          <w:rFonts w:ascii="Times New Roman" w:hAnsi="Times New Roman"/>
          <w:sz w:val="26"/>
          <w:szCs w:val="26"/>
          <w:highlight w:val="white"/>
        </w:rPr>
        <w:t xml:space="preserve">Покупатель вправе по</w:t>
      </w:r>
      <w:r>
        <w:rPr>
          <w:rFonts w:ascii="Times New Roman" w:hAnsi="Times New Roman"/>
          <w:sz w:val="26"/>
          <w:szCs w:val="26"/>
          <w:highlight w:val="white"/>
        </w:rPr>
        <w:t xml:space="preserve"> письменному обращению Поставщика осуществить досрочный возврат Поставщику независимой гарантии надлежащего исполнения обязательств Поставщиком до окончания установленного срока действия независимой гарантии, </w:t>
      </w:r>
      <w:r>
        <w:rPr>
          <w:rFonts w:ascii="Times New Roman" w:hAnsi="Times New Roman"/>
          <w:sz w:val="26"/>
          <w:szCs w:val="26"/>
          <w:highlight w:val="white"/>
        </w:rPr>
        <w:t xml:space="preserve">если Поставщиком в соответствии с условиями Договора предоставлен иной способ обеспечения обязательств, удовлетворяющий требованиям Договора.</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В случае досрочного возврата Покупателем независимой гарантии надлежащего исполнения обязательств Поставщику с соблюдением условий, перечисленных в настоящем пункте, Поставщик освобождается от исполнения обязательств, предусмотренных </w:t>
      </w:r>
      <w:r>
        <w:rPr>
          <w:rFonts w:ascii="Times New Roman" w:hAnsi="Times New Roman"/>
          <w:sz w:val="26"/>
          <w:szCs w:val="26"/>
          <w:highlight w:val="white"/>
        </w:rPr>
        <w:t xml:space="preserve">пп</w:t>
      </w:r>
      <w:r>
        <w:rPr>
          <w:rFonts w:ascii="Times New Roman" w:hAnsi="Times New Roman"/>
          <w:sz w:val="26"/>
          <w:szCs w:val="26"/>
          <w:highlight w:val="white"/>
        </w:rPr>
        <w:t xml:space="preserve">. 4, 10, 11, 12 настоящего </w:t>
      </w:r>
      <w:r>
        <w:rPr>
          <w:rFonts w:ascii="Times New Roman" w:hAnsi="Times New Roman"/>
          <w:sz w:val="26"/>
          <w:szCs w:val="26"/>
          <w:highlight w:val="white"/>
        </w:rPr>
        <w:t xml:space="preserve">П</w:t>
      </w:r>
      <w:r>
        <w:rPr>
          <w:rFonts w:ascii="Times New Roman" w:hAnsi="Times New Roman"/>
          <w:sz w:val="26"/>
          <w:szCs w:val="26"/>
          <w:highlight w:val="white"/>
        </w:rPr>
        <w:t xml:space="preserve">риложения, в части предоставления дополнительных независимых гарантий </w:t>
      </w:r>
      <w:r>
        <w:rPr>
          <w:rFonts w:ascii="Times New Roman" w:hAnsi="Times New Roman"/>
          <w:sz w:val="26"/>
          <w:szCs w:val="26"/>
          <w:highlight w:val="white"/>
        </w:rPr>
        <w:t xml:space="preserve">на</w:t>
      </w:r>
      <w:r>
        <w:rPr>
          <w:rFonts w:ascii="Times New Roman" w:hAnsi="Times New Roman"/>
          <w:sz w:val="26"/>
          <w:szCs w:val="26"/>
          <w:highlight w:val="white"/>
        </w:rPr>
        <w:t xml:space="preserve"> исполнени</w:t>
      </w:r>
      <w:r>
        <w:rPr>
          <w:rFonts w:ascii="Times New Roman" w:hAnsi="Times New Roman"/>
          <w:sz w:val="26"/>
          <w:szCs w:val="26"/>
          <w:highlight w:val="white"/>
        </w:rPr>
        <w:t xml:space="preserve">е</w:t>
      </w:r>
      <w:r>
        <w:rPr>
          <w:rFonts w:ascii="Times New Roman" w:hAnsi="Times New Roman"/>
          <w:sz w:val="26"/>
          <w:szCs w:val="26"/>
          <w:highlight w:val="white"/>
        </w:rPr>
        <w:t xml:space="preserve"> Поставщиком обязательств</w:t>
      </w:r>
      <w:r>
        <w:rPr>
          <w:rFonts w:ascii="Times New Roman" w:hAnsi="Times New Roman"/>
          <w:sz w:val="26"/>
          <w:szCs w:val="26"/>
          <w:highlight w:val="white"/>
        </w:rPr>
        <w:t xml:space="preserve"> </w:t>
      </w:r>
      <w:r>
        <w:rPr>
          <w:rFonts w:ascii="Times New Roman" w:hAnsi="Times New Roman"/>
          <w:sz w:val="26"/>
          <w:szCs w:val="26"/>
          <w:highlight w:val="white"/>
        </w:rPr>
        <w:t xml:space="preserve">по Договору</w:t>
      </w:r>
      <w:r>
        <w:rPr>
          <w:rFonts w:ascii="Times New Roman" w:hAnsi="Times New Roman"/>
          <w:sz w:val="26"/>
          <w:szCs w:val="26"/>
          <w:highlight w:val="white"/>
        </w:rPr>
        <w:t xml:space="preserve">, продления или замены указанных независимых гарантий.</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851"/>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w:t>
      </w:r>
      <w:r>
        <w:rPr>
          <w:rFonts w:ascii="Times New Roman" w:hAnsi="Times New Roman"/>
          <w:sz w:val="26"/>
          <w:szCs w:val="26"/>
          <w:highlight w:val="white"/>
        </w:rPr>
        <w:t xml:space="preserve">3</w:t>
      </w:r>
      <w:r>
        <w:rPr>
          <w:rFonts w:ascii="Times New Roman" w:hAnsi="Times New Roman"/>
          <w:sz w:val="26"/>
          <w:szCs w:val="26"/>
          <w:highlight w:val="white"/>
        </w:rPr>
        <w:t xml:space="preserve">. </w:t>
      </w:r>
      <w:r>
        <w:rPr>
          <w:rFonts w:ascii="Times New Roman" w:hAnsi="Times New Roman"/>
          <w:b/>
          <w:bCs/>
          <w:sz w:val="26"/>
          <w:szCs w:val="26"/>
          <w:highlight w:val="white"/>
        </w:rPr>
        <w:t xml:space="preserve">Независимой гарантией обеспечени</w:t>
      </w:r>
      <w:r>
        <w:rPr>
          <w:rFonts w:ascii="Times New Roman" w:hAnsi="Times New Roman"/>
          <w:b/>
          <w:bCs/>
          <w:sz w:val="26"/>
          <w:szCs w:val="26"/>
          <w:highlight w:val="white"/>
        </w:rPr>
        <w:t xml:space="preserve">я</w:t>
      </w:r>
      <w:r>
        <w:rPr>
          <w:rFonts w:ascii="Times New Roman" w:hAnsi="Times New Roman"/>
          <w:b/>
          <w:bCs/>
          <w:sz w:val="26"/>
          <w:szCs w:val="26"/>
          <w:highlight w:val="white"/>
        </w:rPr>
        <w:t xml:space="preserve"> гарантийных обязательств</w:t>
      </w:r>
      <w:r>
        <w:rPr>
          <w:rFonts w:ascii="Times New Roman" w:hAnsi="Times New Roman"/>
          <w:sz w:val="26"/>
          <w:szCs w:val="26"/>
          <w:highlight w:val="white"/>
        </w:rPr>
        <w:t xml:space="preserve"> (по форме приложения 8.4 к настоящему Договору)</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cs="Times New Roman"/>
          <w:spacing w:val="-4"/>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pacing w:val="-4"/>
          <w:sz w:val="26"/>
          <w:szCs w:val="26"/>
          <w:highlight w:val="white"/>
        </w:rPr>
        <w:t xml:space="preserve">2.3.1. </w:t>
      </w:r>
      <w:r>
        <w:rPr>
          <w:rFonts w:ascii="Times New Roman" w:hAnsi="Times New Roman" w:cs="Times New Roman"/>
          <w:spacing w:val="-4"/>
          <w:sz w:val="26"/>
          <w:szCs w:val="26"/>
          <w:highlight w:val="white"/>
        </w:rPr>
        <w:t xml:space="preserve">Сумма </w:t>
      </w:r>
      <w:r>
        <w:rPr>
          <w:rFonts w:ascii="Times New Roman" w:hAnsi="Times New Roman" w:cs="Times New Roman"/>
          <w:color w:val="000000"/>
          <w:spacing w:val="-4"/>
          <w:sz w:val="26"/>
          <w:szCs w:val="26"/>
          <w:highlight w:val="white"/>
        </w:rPr>
        <w:t xml:space="preserve">независимой гарантии </w:t>
      </w:r>
      <w:r>
        <w:rPr>
          <w:rFonts w:ascii="Times New Roman" w:hAnsi="Times New Roman" w:cs="Times New Roman"/>
          <w:color w:val="000000"/>
          <w:spacing w:val="-4"/>
          <w:sz w:val="26"/>
          <w:szCs w:val="26"/>
          <w:highlight w:val="white"/>
        </w:rPr>
        <w:t xml:space="preserve">обеспечения гарантийных обязательств должна составлять</w:t>
      </w:r>
      <w:r>
        <w:rPr>
          <w:rFonts w:ascii="Times New Roman" w:hAnsi="Times New Roman" w:cs="Times New Roman"/>
          <w:spacing w:val="-4"/>
          <w:sz w:val="26"/>
          <w:szCs w:val="26"/>
          <w:highlight w:val="white"/>
        </w:rPr>
        <w:t xml:space="preserve"> не менее 5% (пяти процентов) от цены Договора (за исключением случаев, установленных в пп. 2.3.1.1-2.3.1.2 настоящего приложения).</w:t>
      </w:r>
      <w:r>
        <w:rPr>
          <w:rFonts w:ascii="Times New Roman" w:hAnsi="Times New Roman" w:cs="Times New Roman"/>
          <w:spacing w:val="-4"/>
          <w:sz w:val="24"/>
          <w:szCs w:val="24"/>
          <w:highlight w:val="white"/>
        </w:rPr>
      </w:r>
      <w:r>
        <w:rPr>
          <w:rFonts w:ascii="Times New Roman" w:hAnsi="Times New Roman" w:cs="Times New Roman"/>
          <w:spacing w:val="-4"/>
          <w:sz w:val="24"/>
          <w:szCs w:val="24"/>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pacing w:val="-4"/>
          <w:sz w:val="26"/>
          <w:szCs w:val="26"/>
          <w:highlight w:val="white"/>
        </w:rPr>
        <w:t xml:space="preserve">2.3.1.1.</w:t>
      </w:r>
      <w:r>
        <w:rPr>
          <w:rFonts w:ascii="Times New Roman" w:hAnsi="Times New Roman"/>
          <w:sz w:val="26"/>
          <w:szCs w:val="26"/>
          <w:highlight w:val="white"/>
        </w:rPr>
        <w:t xml:space="preserve"> Если долгосрочный (на срок более 1 (одного) года) Договор пре</w:t>
      </w:r>
      <w:r>
        <w:rPr>
          <w:rFonts w:ascii="Times New Roman" w:hAnsi="Times New Roman"/>
          <w:sz w:val="26"/>
          <w:szCs w:val="26"/>
          <w:highlight w:val="white"/>
        </w:rPr>
        <w:t xml:space="preserve">дусматривает самостоятельный гарантийный срок на результат по отдельному этапу выполнения работ / оказания услуг / поставки товаров (на единицу, партию продукции), то допускается </w:t>
      </w:r>
      <w:r>
        <w:rPr>
          <w:rFonts w:ascii="Times New Roman" w:hAnsi="Times New Roman"/>
          <w:sz w:val="26"/>
          <w:szCs w:val="26"/>
          <w:highlight w:val="white"/>
        </w:rPr>
        <w:t xml:space="preserve">(по согласованию с Покупателем) производить расчет сумм и сроков предоставле</w:t>
      </w:r>
      <w:r>
        <w:rPr>
          <w:rFonts w:ascii="Times New Roman" w:hAnsi="Times New Roman"/>
          <w:sz w:val="26"/>
          <w:szCs w:val="26"/>
          <w:highlight w:val="white"/>
        </w:rPr>
        <w:t xml:space="preserve">ния независимой гарантии обеспечения гарантийных обязательств</w:t>
      </w:r>
      <w:r>
        <w:rPr>
          <w:rFonts w:ascii="Times New Roman" w:hAnsi="Times New Roman"/>
          <w:b/>
          <w:sz w:val="26"/>
          <w:szCs w:val="26"/>
          <w:highlight w:val="white"/>
        </w:rPr>
        <w:t xml:space="preserve"> </w:t>
      </w:r>
      <w:r>
        <w:rPr>
          <w:rFonts w:ascii="Times New Roman" w:hAnsi="Times New Roman"/>
          <w:sz w:val="26"/>
          <w:szCs w:val="26"/>
          <w:highlight w:val="white"/>
        </w:rPr>
        <w:t xml:space="preserve">по отдельности для каждого из этапов (в размере не менее 5% от стоимости этапа, но не менее 5% от установленного Договором годового объема, если условиями Договора годовой объем не определен - </w:t>
      </w:r>
      <w:r>
        <w:rPr>
          <w:rFonts w:ascii="Times New Roman" w:hAnsi="Times New Roman"/>
          <w:sz w:val="26"/>
          <w:szCs w:val="26"/>
          <w:highlight w:val="white"/>
        </w:rPr>
        <w:t xml:space="preserve">в размере не менее 5% от расчетного среднегодового объема исполнения Договора).</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2.3.1.2.</w:t>
      </w:r>
      <w:r>
        <w:rPr>
          <w:rFonts w:ascii="Times New Roman" w:hAnsi="Times New Roman"/>
          <w:sz w:val="26"/>
          <w:szCs w:val="26"/>
          <w:highlight w:val="white"/>
        </w:rPr>
        <w:t xml:space="preserve">Не допускается предоставление нескольких независимых гарантий обеспечени</w:t>
      </w:r>
      <w:r>
        <w:rPr>
          <w:rFonts w:ascii="Times New Roman" w:hAnsi="Times New Roman"/>
          <w:sz w:val="26"/>
          <w:szCs w:val="26"/>
          <w:highlight w:val="white"/>
        </w:rPr>
        <w:t xml:space="preserve">я</w:t>
      </w:r>
      <w:r>
        <w:rPr>
          <w:rFonts w:ascii="Times New Roman" w:hAnsi="Times New Roman"/>
          <w:sz w:val="26"/>
          <w:szCs w:val="26"/>
          <w:highlight w:val="white"/>
        </w:rPr>
        <w:t xml:space="preserve"> гарантийных обязательств, совокупная сумма которых соответствует сумме независимой гарантии, предусмотренной п. 2.</w:t>
      </w:r>
      <w:r>
        <w:rPr>
          <w:rFonts w:ascii="Times New Roman" w:hAnsi="Times New Roman"/>
          <w:sz w:val="26"/>
          <w:szCs w:val="26"/>
          <w:highlight w:val="white"/>
        </w:rPr>
        <w:t xml:space="preserve">3.1</w:t>
      </w:r>
      <w:r>
        <w:rPr>
          <w:rFonts w:ascii="Times New Roman" w:hAnsi="Times New Roman"/>
          <w:sz w:val="26"/>
          <w:szCs w:val="26"/>
          <w:highlight w:val="white"/>
        </w:rPr>
        <w:t xml:space="preserve"> настоящего приложения</w:t>
      </w:r>
      <w:r>
        <w:rPr>
          <w:rFonts w:ascii="Times New Roman" w:hAnsi="Times New Roman"/>
          <w:sz w:val="26"/>
          <w:szCs w:val="26"/>
          <w:highlight w:val="white"/>
        </w:rPr>
        <w:t xml:space="preserve">, за исключением случаев, предусмотренных п. 2.3.1.1 настоящего приложения</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pacing w:val="-4"/>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pacing w:val="-4"/>
          <w:sz w:val="26"/>
          <w:szCs w:val="26"/>
          <w:highlight w:val="white"/>
        </w:rPr>
        <w:t xml:space="preserve">2.3.2. Срок действия независимой гарантии должен начинаться до даты начала гарантийного срока, предусмотренного статьей 12 настоящего </w:t>
      </w:r>
      <w:r>
        <w:rPr>
          <w:rFonts w:ascii="Times New Roman" w:hAnsi="Times New Roman"/>
          <w:spacing w:val="-4"/>
          <w:sz w:val="26"/>
          <w:szCs w:val="26"/>
          <w:highlight w:val="white"/>
        </w:rPr>
        <w:t xml:space="preserve">Договора, и заканчиваться </w:t>
      </w:r>
      <w:r>
        <w:rPr>
          <w:rFonts w:ascii="Times New Roman" w:hAnsi="Times New Roman"/>
          <w:spacing w:val="-4"/>
          <w:sz w:val="26"/>
          <w:szCs w:val="26"/>
          <w:highlight w:val="white"/>
        </w:rPr>
        <w:t xml:space="preserve">не ранее чем через 60 (шестьдесят) дней после планируемой даты окончания гарантийного срока в отношении всего объема, исполненного по Договору (в случае предоставления независимых гарантий в соответствии с п. </w:t>
      </w:r>
      <w:r>
        <w:rPr>
          <w:rFonts w:ascii="Times New Roman" w:hAnsi="Times New Roman" w:cs="Times New Roman"/>
          <w:sz w:val="26"/>
          <w:szCs w:val="26"/>
          <w:highlight w:val="white"/>
        </w:rPr>
        <w:t xml:space="preserve">2.3.1.1</w:t>
      </w:r>
      <w:r>
        <w:rPr>
          <w:rFonts w:ascii="Times New Roman" w:hAnsi="Times New Roman"/>
          <w:spacing w:val="-4"/>
          <w:sz w:val="26"/>
          <w:szCs w:val="26"/>
          <w:highlight w:val="white"/>
        </w:rPr>
        <w:t xml:space="preserve"> </w:t>
      </w:r>
      <w:r>
        <w:rPr>
          <w:rFonts w:ascii="Times New Roman" w:hAnsi="Times New Roman"/>
          <w:sz w:val="26"/>
          <w:szCs w:val="26"/>
          <w:highlight w:val="white"/>
        </w:rPr>
        <w:t xml:space="preserve">настоящего п</w:t>
      </w:r>
      <w:r>
        <w:rPr>
          <w:rFonts w:ascii="Times New Roman" w:hAnsi="Times New Roman"/>
          <w:sz w:val="26"/>
          <w:szCs w:val="26"/>
          <w:highlight w:val="white"/>
        </w:rPr>
        <w:t xml:space="preserve">риложения</w:t>
      </w:r>
      <w:r>
        <w:rPr>
          <w:rFonts w:ascii="Times New Roman" w:hAnsi="Times New Roman"/>
          <w:spacing w:val="-4"/>
          <w:sz w:val="26"/>
          <w:szCs w:val="26"/>
          <w:highlight w:val="white"/>
        </w:rPr>
        <w:t xml:space="preserve"> - в отношении объема, исполненного по Договору в рамках этапа) и подписания сторонами протокола об отсутствии взаимных претензий.</w:t>
      </w:r>
      <w:r>
        <w:rPr>
          <w:rFonts w:ascii="Times New Roman" w:hAnsi="Times New Roman"/>
          <w:spacing w:val="-4"/>
          <w:sz w:val="24"/>
          <w:szCs w:val="24"/>
          <w:highlight w:val="white"/>
        </w:rPr>
      </w:r>
      <w:r>
        <w:rPr>
          <w:rFonts w:ascii="Times New Roman" w:hAnsi="Times New Roman"/>
          <w:spacing w:val="-4"/>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2.3.3. </w:t>
      </w:r>
      <w:r>
        <w:rPr>
          <w:rFonts w:ascii="Times New Roman" w:hAnsi="Times New Roman"/>
          <w:sz w:val="26"/>
          <w:szCs w:val="26"/>
          <w:highlight w:val="white"/>
        </w:rPr>
        <w:t xml:space="preserve">Копия независимой гарантии должна быть представлена на согласование не позднее чем за 10 (десять) рабочих дней до даты </w:t>
      </w:r>
      <w:r>
        <w:rPr>
          <w:rFonts w:ascii="Times New Roman" w:hAnsi="Times New Roman"/>
          <w:sz w:val="26"/>
          <w:szCs w:val="26"/>
          <w:highlight w:val="white"/>
        </w:rPr>
        <w:t xml:space="preserve">начала гарантийного срока.</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2.3.4. Оригинал согласованной Покупателем независимой гарантии должен быть представлен Поставщиком не позднее запланированной даты начала гарантийного срока </w:t>
      </w:r>
      <w:r>
        <w:rPr>
          <w:rFonts w:ascii="Times New Roman" w:hAnsi="Times New Roman"/>
          <w:sz w:val="26"/>
          <w:szCs w:val="26"/>
          <w:highlight w:val="white"/>
        </w:rPr>
        <w:t xml:space="preserve">по Договору (в случае предоставления независимых гарантий в </w:t>
      </w:r>
      <w:r>
        <w:rPr>
          <w:rFonts w:ascii="Times New Roman" w:hAnsi="Times New Roman"/>
          <w:sz w:val="26"/>
          <w:szCs w:val="26"/>
          <w:highlight w:val="white"/>
        </w:rPr>
        <w:t xml:space="preserve">соответствии с п. </w:t>
      </w:r>
      <w:r>
        <w:rPr>
          <w:rFonts w:ascii="Times New Roman" w:hAnsi="Times New Roman" w:cs="Times New Roman"/>
          <w:sz w:val="26"/>
          <w:szCs w:val="26"/>
          <w:highlight w:val="white"/>
        </w:rPr>
        <w:t xml:space="preserve">2.3.1.1 </w:t>
      </w:r>
      <w:r>
        <w:rPr>
          <w:rFonts w:ascii="Times New Roman" w:hAnsi="Times New Roman"/>
          <w:sz w:val="26"/>
          <w:szCs w:val="26"/>
          <w:highlight w:val="white"/>
        </w:rPr>
        <w:t xml:space="preserve">настоящего приложения - даты начала гарантийного срока в отношении объема, исполненного по Договору по этапу).</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i/>
          <w:iCs/>
          <w:sz w:val="26"/>
          <w:szCs w:val="26"/>
          <w:highlight w:val="white"/>
        </w:rPr>
        <w:t xml:space="preserve">(</w:t>
      </w:r>
      <w:r>
        <w:rPr>
          <w:rFonts w:ascii="Times New Roman" w:hAnsi="Times New Roman"/>
          <w:b/>
          <w:i/>
          <w:sz w:val="26"/>
          <w:szCs w:val="26"/>
          <w:highlight w:val="white"/>
        </w:rPr>
        <w:t xml:space="preserve">Данный вид независимых гарантий </w:t>
      </w:r>
      <w:r>
        <w:rPr>
          <w:rFonts w:ascii="Times New Roman" w:hAnsi="Times New Roman"/>
          <w:b/>
          <w:i/>
          <w:sz w:val="26"/>
          <w:szCs w:val="26"/>
          <w:highlight w:val="white"/>
        </w:rPr>
        <w:t xml:space="preserve">применяется </w:t>
      </w:r>
      <w:r>
        <w:rPr>
          <w:rFonts w:ascii="Times New Roman" w:hAnsi="Times New Roman"/>
          <w:b/>
          <w:i/>
          <w:sz w:val="26"/>
          <w:szCs w:val="26"/>
          <w:highlight w:val="white"/>
        </w:rPr>
        <w:t xml:space="preserve">в </w:t>
      </w:r>
      <w:r>
        <w:rPr>
          <w:rFonts w:ascii="Times New Roman" w:hAnsi="Times New Roman"/>
          <w:b/>
          <w:i/>
          <w:sz w:val="26"/>
          <w:szCs w:val="26"/>
          <w:highlight w:val="white"/>
        </w:rPr>
        <w:t xml:space="preserve">приоритетном порядке для</w:t>
      </w:r>
      <w:r>
        <w:rPr>
          <w:rFonts w:ascii="Times New Roman" w:hAnsi="Times New Roman"/>
          <w:b/>
          <w:i/>
          <w:sz w:val="26"/>
          <w:szCs w:val="26"/>
          <w:highlight w:val="white"/>
        </w:rPr>
        <w:t xml:space="preserve"> договора, </w:t>
      </w:r>
      <w:r>
        <w:rPr>
          <w:rFonts w:ascii="Times New Roman" w:hAnsi="Times New Roman"/>
          <w:b/>
          <w:i/>
          <w:sz w:val="26"/>
          <w:szCs w:val="26"/>
          <w:highlight w:val="white"/>
        </w:rPr>
        <w:t xml:space="preserve">заключаемого по результатам закупки,</w:t>
      </w:r>
      <w:r>
        <w:rPr>
          <w:rFonts w:ascii="Times New Roman" w:hAnsi="Times New Roman"/>
          <w:b/>
          <w:i/>
          <w:sz w:val="26"/>
          <w:szCs w:val="26"/>
          <w:highlight w:val="white"/>
        </w:rPr>
        <w:t xml:space="preserve"> проводимой только среди субъектов малого и среднего предпринимательства, и если при этом Договором предусмотрена выплата аванса </w:t>
      </w:r>
      <w:r>
        <w:rPr>
          <w:rFonts w:ascii="Times New Roman" w:hAnsi="Times New Roman"/>
          <w:b/>
          <w:i/>
          <w:sz w:val="26"/>
          <w:szCs w:val="26"/>
          <w:highlight w:val="white"/>
        </w:rPr>
        <w:t xml:space="preserve">(за исключением</w:t>
      </w:r>
      <w:r>
        <w:rPr>
          <w:rFonts w:ascii="Times New Roman" w:hAnsi="Times New Roman"/>
          <w:b/>
          <w:i/>
          <w:sz w:val="26"/>
          <w:szCs w:val="26"/>
          <w:highlight w:val="white"/>
        </w:rPr>
        <w:t xml:space="preserve"> договоров, заключаемых по </w:t>
      </w:r>
      <w:r>
        <w:rPr>
          <w:rFonts w:ascii="Times New Roman" w:hAnsi="Times New Roman"/>
          <w:b/>
          <w:i/>
          <w:sz w:val="26"/>
          <w:szCs w:val="26"/>
          <w:highlight w:val="white"/>
        </w:rPr>
        <w:t xml:space="preserve">итогам конкурентных закупок в электронной форме</w:t>
      </w:r>
      <w:r>
        <w:rPr>
          <w:rFonts w:ascii="Times New Roman" w:hAnsi="Times New Roman"/>
          <w:b/>
          <w:i/>
          <w:sz w:val="26"/>
          <w:szCs w:val="26"/>
          <w:highlight w:val="white"/>
        </w:rPr>
        <w:t xml:space="preserve">, участниками </w:t>
      </w:r>
      <w:r>
        <w:rPr>
          <w:rFonts w:ascii="Times New Roman" w:hAnsi="Times New Roman"/>
          <w:b/>
          <w:i/>
          <w:sz w:val="26"/>
          <w:szCs w:val="26"/>
          <w:highlight w:val="white"/>
        </w:rPr>
        <w:t xml:space="preserve">которых</w:t>
      </w:r>
      <w:r>
        <w:rPr>
          <w:rFonts w:ascii="Times New Roman" w:hAnsi="Times New Roman"/>
          <w:b/>
          <w:i/>
          <w:sz w:val="26"/>
          <w:szCs w:val="26"/>
          <w:highlight w:val="white"/>
        </w:rPr>
        <w:t xml:space="preserve"> могут быть только субъекты </w:t>
      </w:r>
      <w:r>
        <w:rPr>
          <w:rFonts w:ascii="Times New Roman" w:hAnsi="Times New Roman"/>
          <w:b/>
          <w:i/>
          <w:sz w:val="26"/>
          <w:szCs w:val="26"/>
          <w:highlight w:val="white"/>
        </w:rPr>
        <w:t xml:space="preserve">малого и среднего предпринимательства, предусмотренных </w:t>
      </w:r>
      <w:r>
        <w:rPr>
          <w:rFonts w:ascii="Times New Roman" w:hAnsi="Times New Roman"/>
          <w:b/>
          <w:i/>
          <w:sz w:val="26"/>
          <w:szCs w:val="26"/>
          <w:highlight w:val="white"/>
        </w:rPr>
        <w:t xml:space="preserve">ст. 3.4 Федерального закона от 18.07.2011 № 223-ФЗ «О закупках товаров, работ, услуг отдельными видами юридических лиц»)</w:t>
      </w:r>
      <w:r>
        <w:rPr>
          <w:rFonts w:ascii="Times New Roman" w:hAnsi="Times New Roman"/>
          <w:sz w:val="26"/>
          <w:szCs w:val="26"/>
          <w:highlight w:val="white"/>
        </w:rPr>
        <w:t xml:space="preserve"> </w:t>
      </w:r>
      <w:r>
        <w:rPr>
          <w:rFonts w:ascii="Times New Roman" w:hAnsi="Times New Roman"/>
          <w:sz w:val="26"/>
          <w:szCs w:val="26"/>
          <w:highlight w:val="white"/>
        </w:rPr>
      </w:r>
      <w:r>
        <w:rPr>
          <w:rFonts w:ascii="Times New Roman" w:hAnsi="Times New Roman"/>
          <w:sz w:val="26"/>
          <w:szCs w:val="26"/>
          <w:highlight w:val="white"/>
        </w:rPr>
      </w:r>
    </w:p>
    <w:p>
      <w:pPr>
        <w:pStyle w:val="1909"/>
        <w:contextualSpacing w:val="0"/>
        <w:ind w:left="0" w:right="0" w:firstLine="1417"/>
        <w:jc w:val="both"/>
        <w:keepNext w:val="0"/>
        <w:spacing w:before="0" w:after="0" w:line="17" w:lineRule="atLeast"/>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r>
      <w:r>
        <w:rPr>
          <w:sz w:val="26"/>
          <w:szCs w:val="26"/>
          <w:highlight w:val="white"/>
        </w:rPr>
      </w:r>
      <w:r>
        <w:rPr>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sz w:val="26"/>
          <w:szCs w:val="26"/>
          <w:highlight w:val="white"/>
        </w:rPr>
        <w:t xml:space="preserve">2.4. Единой независимой гарантией</w:t>
      </w:r>
      <w:r>
        <w:rPr>
          <w:rFonts w:ascii="Times New Roman" w:hAnsi="Times New Roman"/>
          <w:sz w:val="26"/>
          <w:szCs w:val="26"/>
          <w:highlight w:val="white"/>
          <w:vertAlign w:val="superscript"/>
        </w:rPr>
        <w:footnoteReference w:id="27"/>
      </w:r>
      <w:r>
        <w:rPr>
          <w:rFonts w:ascii="Times New Roman" w:hAnsi="Times New Roman"/>
          <w:sz w:val="26"/>
          <w:szCs w:val="26"/>
          <w:highlight w:val="white"/>
        </w:rPr>
        <w:t xml:space="preserve"> (включающей и/или обеспечение возврата авансовых платежей, и/или исполнение Поставщиком обязательств по Договору, и/или исполнение гарантийных обязательств (по форме приложения 8.3 к настоящему Договору).</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2.4.1. Сумма единой независимой гарантии, включающей обеспечение обязательств по возврату авансовых платежей, должна быть </w:t>
      </w:r>
      <w:r>
        <w:rPr>
          <w:rFonts w:ascii="Times New Roman" w:hAnsi="Times New Roman"/>
          <w:sz w:val="26"/>
          <w:szCs w:val="26"/>
          <w:highlight w:val="white"/>
        </w:rPr>
        <w:t xml:space="preserve">не менее размера аванса, предусмотренного Договором (</w:t>
      </w:r>
      <w:r>
        <w:rPr>
          <w:rFonts w:ascii="Times New Roman" w:hAnsi="Times New Roman"/>
          <w:sz w:val="26"/>
          <w:szCs w:val="26"/>
          <w:highlight w:val="white"/>
        </w:rPr>
        <w:t xml:space="preserve">по согласованию с Покупателем</w:t>
      </w:r>
      <w:r>
        <w:rPr>
          <w:rFonts w:ascii="Times New Roman" w:hAnsi="Times New Roman"/>
          <w:sz w:val="26"/>
          <w:szCs w:val="26"/>
          <w:highlight w:val="white"/>
        </w:rPr>
        <w:t xml:space="preserve"> - части суммы авансовых платежей</w:t>
      </w:r>
      <w:r>
        <w:rPr>
          <w:rFonts w:ascii="Times New Roman" w:hAnsi="Times New Roman"/>
          <w:sz w:val="26"/>
          <w:szCs w:val="26"/>
          <w:highlight w:val="white"/>
        </w:rPr>
        <w:t xml:space="preserve">), но в любом случае не менее </w:t>
      </w:r>
      <w:r>
        <w:rPr>
          <w:rFonts w:ascii="Times New Roman" w:hAnsi="Times New Roman"/>
          <w:sz w:val="26"/>
          <w:szCs w:val="26"/>
          <w:highlight w:val="white"/>
        </w:rPr>
        <w:t xml:space="preserve">5% от начальной (максимальной) цены Договора (цены лота) и не менее 5% от цены Договора, в случае если цена Договора в редакции дополнительных соглашений превысила начальную (максимальную) цену Договора (цену лота), </w:t>
      </w:r>
      <w:r>
        <w:rPr>
          <w:rFonts w:ascii="Times New Roman" w:hAnsi="Times New Roman" w:eastAsia="Calibri" w:cs="Times New Roman"/>
          <w:sz w:val="24"/>
          <w:szCs w:val="24"/>
          <w:highlight w:val="white"/>
        </w:rPr>
        <w:t xml:space="preserve">(</w:t>
      </w:r>
      <w:r>
        <w:rPr>
          <w:rFonts w:ascii="Times New Roman" w:hAnsi="Times New Roman" w:eastAsia="Calibri" w:cs="Times New Roman"/>
          <w:sz w:val="26"/>
          <w:szCs w:val="26"/>
          <w:highlight w:val="white"/>
        </w:rPr>
        <w:t xml:space="preserve">за исключением случаев, установленных в </w:t>
      </w:r>
      <w:r>
        <w:rPr>
          <w:rFonts w:ascii="Times New Roman" w:hAnsi="Times New Roman"/>
          <w:sz w:val="26"/>
          <w:szCs w:val="26"/>
          <w:highlight w:val="white"/>
        </w:rPr>
        <w:t xml:space="preserve">п</w:t>
      </w:r>
      <w:r>
        <w:rPr>
          <w:rFonts w:ascii="Times New Roman" w:hAnsi="Times New Roman" w:eastAsia="Calibri" w:cs="Times New Roman"/>
          <w:sz w:val="26"/>
          <w:szCs w:val="26"/>
          <w:highlight w:val="white"/>
        </w:rPr>
        <w:t xml:space="preserve">. 2.4.1.1 </w:t>
      </w:r>
      <w:r>
        <w:rPr>
          <w:rFonts w:ascii="Times New Roman" w:hAnsi="Times New Roman"/>
          <w:sz w:val="26"/>
          <w:szCs w:val="26"/>
          <w:highlight w:val="white"/>
        </w:rPr>
        <w:t xml:space="preserve">настоящего приложения</w:t>
      </w:r>
      <w:r>
        <w:rPr>
          <w:rFonts w:ascii="Times New Roman" w:hAnsi="Times New Roman" w:eastAsia="Calibri" w:cs="Times New Roman"/>
          <w:sz w:val="26"/>
          <w:szCs w:val="26"/>
          <w:highlight w:val="white"/>
        </w:rPr>
        <w:t xml:space="preserve">)</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contextualSpacing w:val="0"/>
        <w:ind w:firstLine="709"/>
        <w:jc w:val="both"/>
        <w:keepNext w:val="0"/>
        <w:spacing w:after="0" w:line="17" w:lineRule="atLeast"/>
        <w:rPr>
          <w:rFonts w:ascii="Times New Roman" w:hAnsi="Times New Roman"/>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w:t>
      </w:r>
      <w:r>
        <w:rPr>
          <w:rFonts w:ascii="Times New Roman" w:hAnsi="Times New Roman"/>
          <w:sz w:val="26"/>
          <w:szCs w:val="26"/>
          <w:highlight w:val="white"/>
        </w:rPr>
        <w:t xml:space="preserve">.1.1. В случае заключения долгосрочного (на срок более 1 (одного) года) Договора или рамочного договора, предусматривающего выполнение работ/услуг/поставки по этапам, и при этом на результат по каждому этапу оформляется отдельный </w:t>
      </w:r>
      <w:r>
        <w:rPr>
          <w:rFonts w:ascii="Times New Roman" w:hAnsi="Times New Roman"/>
          <w:i/>
          <w:sz w:val="26"/>
          <w:szCs w:val="26"/>
          <w:highlight w:val="white"/>
        </w:rPr>
        <w:t xml:space="preserve">Документ о приемке Товара </w:t>
      </w:r>
      <w:r>
        <w:rPr>
          <w:rFonts w:ascii="Times New Roman" w:hAnsi="Times New Roman"/>
          <w:i/>
          <w:sz w:val="26"/>
          <w:szCs w:val="26"/>
          <w:highlight w:val="white"/>
        </w:rPr>
        <w:t xml:space="preserve">и/или акт оказания дополнительных услуг (в случае наличия соответствующих услуг в предмете Договора)</w:t>
      </w:r>
      <w:r>
        <w:rPr>
          <w:rFonts w:ascii="Times New Roman" w:hAnsi="Times New Roman"/>
          <w:sz w:val="26"/>
          <w:szCs w:val="26"/>
          <w:highlight w:val="white"/>
        </w:rPr>
        <w:t xml:space="preserve">, подтверждающий исполнение Поставщиком обязательств по этапу </w:t>
      </w:r>
      <w:r>
        <w:rPr>
          <w:rFonts w:ascii="Times New Roman" w:hAnsi="Times New Roman"/>
          <w:sz w:val="26"/>
          <w:szCs w:val="26"/>
          <w:highlight w:val="white"/>
        </w:rPr>
        <w:t xml:space="preserve">в полном объеме</w:t>
      </w:r>
      <w:r>
        <w:rPr>
          <w:rStyle w:val="1915"/>
          <w:rFonts w:ascii="Times New Roman" w:hAnsi="Times New Roman"/>
          <w:sz w:val="26"/>
          <w:szCs w:val="26"/>
          <w:highlight w:val="white"/>
        </w:rPr>
        <w:footnoteReference w:id="28"/>
      </w:r>
      <w:r>
        <w:rPr>
          <w:rFonts w:ascii="Times New Roman" w:hAnsi="Times New Roman"/>
          <w:sz w:val="26"/>
          <w:szCs w:val="26"/>
          <w:highlight w:val="white"/>
        </w:rPr>
        <w:t xml:space="preserve">, то допускается производить расчет сумм и сроков предоставления обеспечения </w:t>
      </w:r>
      <w:r>
        <w:rPr>
          <w:rFonts w:ascii="Times New Roman" w:hAnsi="Times New Roman"/>
          <w:sz w:val="26"/>
          <w:szCs w:val="26"/>
          <w:highlight w:val="white"/>
        </w:rPr>
        <w:t xml:space="preserve">по отдельности для каждого из этапов (размер обеспечения рассчитывается как наибольшая из сумм: не менее размера аванса в рамках этапа, но не менее 5% от стоимости этапа и не менее 5% от установленного Договором годового объема, если условиями Договора год</w:t>
      </w:r>
      <w:r>
        <w:rPr>
          <w:rFonts w:ascii="Times New Roman" w:hAnsi="Times New Roman"/>
          <w:sz w:val="26"/>
          <w:szCs w:val="26"/>
          <w:highlight w:val="white"/>
        </w:rPr>
        <w:t xml:space="preserve">овой объем не определен - не менее 5% от расчетного среднегодового объема исполнения Договора). </w:t>
      </w:r>
      <w:r>
        <w:rPr>
          <w:rFonts w:ascii="Times New Roman" w:hAnsi="Times New Roman"/>
          <w:highlight w:val="white"/>
        </w:rPr>
      </w:r>
      <w:r>
        <w:rPr>
          <w:rFonts w:ascii="Times New Roman" w:hAnsi="Times New Roman"/>
          <w:highlight w:val="white"/>
        </w:rPr>
      </w:r>
    </w:p>
    <w:p>
      <w:pPr>
        <w:contextualSpacing w:val="0"/>
        <w:ind w:firstLine="709"/>
        <w:jc w:val="both"/>
        <w:keepNext w:val="0"/>
        <w:spacing w:after="0" w:line="17" w:lineRule="atLeast"/>
        <w:rPr>
          <w:rFonts w:ascii="Times New Roman" w:hAnsi="Times New Roman"/>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В отношении единой независимой гарантии, включающей обеспечение в том числе гарантийных обязательств по Договору, принятие обеспечения по отдельности для каждо</w:t>
      </w:r>
      <w:r>
        <w:rPr>
          <w:rFonts w:ascii="Times New Roman" w:hAnsi="Times New Roman"/>
          <w:sz w:val="26"/>
          <w:szCs w:val="26"/>
          <w:highlight w:val="white"/>
        </w:rPr>
        <w:t xml:space="preserve">го года либо этапа допускается только если условиями Договора устанавливается самостоятельный гарантийный срок на результат по отдельному году либо этапу соответственно.</w:t>
      </w:r>
      <w:r>
        <w:rPr>
          <w:rFonts w:ascii="Times New Roman" w:hAnsi="Times New Roman"/>
          <w:highlight w:val="white"/>
        </w:rPr>
      </w:r>
      <w:r>
        <w:rPr>
          <w:rFonts w:ascii="Times New Roman" w:hAnsi="Times New Roman"/>
          <w:highlight w:val="white"/>
        </w:rPr>
      </w:r>
    </w:p>
    <w:p>
      <w:pPr>
        <w:pStyle w:val="1917"/>
        <w:contextualSpacing w:val="0"/>
        <w:ind w:left="0" w:firstLine="709"/>
        <w:jc w:val="both"/>
        <w:keepNext w:val="0"/>
        <w:spacing w:line="17" w:lineRule="atLeast"/>
        <w:tabs>
          <w:tab w:val="left" w:pos="4395" w:leader="none"/>
        </w:tabs>
        <w:rPr>
          <w:rFonts w:ascii="Times New Roman" w:hAnsi="Times New Roman"/>
          <w:b/>
          <w:i/>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2.4.1.2. По соглашению Сторон сумма обеспечения по единой независимой гарантии, включа</w:t>
      </w:r>
      <w:r>
        <w:rPr>
          <w:rFonts w:ascii="Times New Roman" w:hAnsi="Times New Roman"/>
          <w:sz w:val="26"/>
          <w:szCs w:val="26"/>
          <w:highlight w:val="white"/>
        </w:rPr>
        <w:t xml:space="preserve">ющей обеспечение обязательств по возврату авансовых платежей, может быть уменьшена пропорционально стоимости Товара, в отношении которого оформлены </w:t>
      </w:r>
      <w:r>
        <w:rPr>
          <w:rFonts w:ascii="Times New Roman" w:hAnsi="Times New Roman"/>
          <w:i/>
          <w:sz w:val="26"/>
          <w:szCs w:val="26"/>
          <w:highlight w:val="white"/>
        </w:rPr>
        <w:t xml:space="preserve">Документы о приемке Товара и/или акты оказания дополнительных услуг (в случае наличия соответствующих услуг </w:t>
      </w:r>
      <w:r>
        <w:rPr>
          <w:rFonts w:ascii="Times New Roman" w:hAnsi="Times New Roman"/>
          <w:i/>
          <w:sz w:val="26"/>
          <w:szCs w:val="26"/>
          <w:highlight w:val="white"/>
        </w:rPr>
        <w:t xml:space="preserve">в предмете Договора)</w:t>
      </w:r>
      <w:r>
        <w:rPr>
          <w:rFonts w:ascii="Times New Roman" w:hAnsi="Times New Roman"/>
          <w:sz w:val="26"/>
          <w:szCs w:val="26"/>
          <w:highlight w:val="white"/>
        </w:rPr>
        <w:t xml:space="preserve">. В этом случае сумма единой независимой гарантии должна быть не менее суммы непогашенного (неотработанного) аванса, но в любом случае не менее 5% (пяти процентов) от начальной (максимальной) цены Договора (цены лота) и не менее 5% (пят</w:t>
      </w:r>
      <w:r>
        <w:rPr>
          <w:rFonts w:ascii="Times New Roman" w:hAnsi="Times New Roman"/>
          <w:sz w:val="26"/>
          <w:szCs w:val="26"/>
          <w:highlight w:val="white"/>
        </w:rPr>
        <w:t xml:space="preserve">и процентов) от цены Договора в случае, если цена Договора </w:t>
      </w:r>
      <w:r>
        <w:rPr>
          <w:rFonts w:ascii="Times New Roman" w:hAnsi="Times New Roman"/>
          <w:sz w:val="26"/>
          <w:szCs w:val="26"/>
          <w:highlight w:val="white"/>
        </w:rPr>
        <w:t xml:space="preserve">в редакции дополнительных соглашений превысила начальную (максимальную) цену Договора (цену лота) (в случае предоставления независимых гарантий в соответствии </w:t>
      </w:r>
      <w:r>
        <w:rPr>
          <w:rFonts w:ascii="Times New Roman" w:hAnsi="Times New Roman"/>
          <w:sz w:val="26"/>
          <w:szCs w:val="26"/>
          <w:highlight w:val="white"/>
        </w:rPr>
        <w:t xml:space="preserve">с п. 2.4.1.1 настоящего приложения -</w:t>
      </w:r>
      <w:r>
        <w:rPr>
          <w:rFonts w:ascii="Times New Roman" w:hAnsi="Times New Roman"/>
          <w:sz w:val="26"/>
          <w:szCs w:val="26"/>
          <w:highlight w:val="white"/>
        </w:rPr>
        <w:t xml:space="preserve"> размер обеспечения рассчитывается как наибольшая</w:t>
      </w:r>
      <w:r>
        <w:rPr>
          <w:rFonts w:ascii="Times New Roman" w:hAnsi="Times New Roman"/>
          <w:sz w:val="26"/>
          <w:szCs w:val="26"/>
          <w:highlight w:val="white"/>
        </w:rPr>
        <w:t xml:space="preserve"> из сумм: не менее суммы непогашенного аванса, не менее 5% от стоимости этапа и не менее 5% от установленного Договором годового объема, если условиями Договора годовой объем не определен - не менее 5% от ра</w:t>
      </w:r>
      <w:r>
        <w:rPr>
          <w:rFonts w:ascii="Times New Roman" w:hAnsi="Times New Roman"/>
          <w:sz w:val="26"/>
          <w:szCs w:val="26"/>
          <w:highlight w:val="white"/>
        </w:rPr>
        <w:t xml:space="preserve">счетного среднегодового объема исполнения Договора).</w:t>
      </w:r>
      <w:r>
        <w:rPr>
          <w:rFonts w:ascii="Times New Roman" w:hAnsi="Times New Roman"/>
          <w:b/>
          <w:i/>
          <w:sz w:val="24"/>
          <w:szCs w:val="24"/>
          <w:highlight w:val="white"/>
        </w:rPr>
      </w:r>
      <w:r>
        <w:rPr>
          <w:rFonts w:ascii="Times New Roman" w:hAnsi="Times New Roman"/>
          <w:b/>
          <w:i/>
          <w:sz w:val="24"/>
          <w:szCs w:val="24"/>
          <w:highlight w:val="white"/>
        </w:rPr>
      </w:r>
    </w:p>
    <w:p>
      <w:pPr>
        <w:contextualSpacing w:val="0"/>
        <w:ind w:firstLine="709"/>
        <w:jc w:val="both"/>
        <w:keepNext w:val="0"/>
        <w:spacing w:after="0" w:line="17" w:lineRule="atLeast"/>
        <w:rPr>
          <w:rFonts w:ascii="Times New Roman" w:hAnsi="Times New Roman"/>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2.4.1.3. В случае если Договором не предусмотрены авансовые платежи, исполнение Поставщиком обязательств по Договору и гарантийные обязательства могут обеспечиваться единой независимой гарантией на сумму</w:t>
      </w:r>
      <w:r>
        <w:rPr>
          <w:rFonts w:ascii="Times New Roman" w:hAnsi="Times New Roman"/>
          <w:sz w:val="26"/>
          <w:szCs w:val="26"/>
          <w:highlight w:val="white"/>
        </w:rPr>
        <w:t xml:space="preserve"> не менее 5% (пяти процентов) от начальной (максимальной) цены Договора (цены лота) и не менее 5% (пяти процентов) от цены Договора в случае, если цена Договора в редакции дополнительных соглашений превысила начальную (максимальную) цену Договора (цену лот</w:t>
      </w:r>
      <w:r>
        <w:rPr>
          <w:rFonts w:ascii="Times New Roman" w:hAnsi="Times New Roman"/>
          <w:sz w:val="26"/>
          <w:szCs w:val="26"/>
          <w:highlight w:val="white"/>
        </w:rPr>
        <w:t xml:space="preserve">а) (в случае предоставления независимых гарантий в соответствии с п. 2.4.1.1 настоящего приложения - размер обеспечения рассчитывается как наибольшая из сумм: не менее 5% от стоимости этапа и не менее 5% от установленного Договором годового объема, если ус</w:t>
      </w:r>
      <w:r>
        <w:rPr>
          <w:rFonts w:ascii="Times New Roman" w:hAnsi="Times New Roman"/>
          <w:sz w:val="26"/>
          <w:szCs w:val="26"/>
          <w:highlight w:val="white"/>
        </w:rPr>
        <w:t xml:space="preserve">ловиями Договора годовой объем не определен - не менее 5% от расчетного среднегодового объема исполнения Договора). При этом принятие обеспечения по отдельности для каждого года либо этапа</w:t>
      </w:r>
      <w:r>
        <w:rPr>
          <w:rFonts w:ascii="Times New Roman" w:hAnsi="Times New Roman" w:eastAsia="Calibri"/>
          <w:sz w:val="26"/>
          <w:szCs w:val="26"/>
          <w:highlight w:val="white"/>
        </w:rPr>
        <w:t xml:space="preserve"> допускается только </w:t>
      </w:r>
      <w:r>
        <w:rPr>
          <w:rFonts w:ascii="Times New Roman" w:hAnsi="Times New Roman"/>
          <w:sz w:val="26"/>
          <w:szCs w:val="26"/>
          <w:highlight w:val="white"/>
        </w:rPr>
        <w:t xml:space="preserve">если условиями Договора устанавливается самостоя</w:t>
      </w:r>
      <w:r>
        <w:rPr>
          <w:rFonts w:ascii="Times New Roman" w:hAnsi="Times New Roman"/>
          <w:sz w:val="26"/>
          <w:szCs w:val="26"/>
          <w:highlight w:val="white"/>
        </w:rPr>
        <w:t xml:space="preserve">тельный гарантийный срок на результат по отдельному этапу.</w:t>
      </w:r>
      <w:r>
        <w:rPr>
          <w:rFonts w:ascii="Times New Roman" w:hAnsi="Times New Roman"/>
          <w:highlight w:val="white"/>
        </w:rPr>
      </w:r>
      <w:r>
        <w:rPr>
          <w:rFonts w:ascii="Times New Roman" w:hAnsi="Times New Roman"/>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2.4.1.4. </w:t>
      </w:r>
      <w:r>
        <w:rPr>
          <w:rFonts w:ascii="Times New Roman" w:hAnsi="Times New Roman"/>
          <w:sz w:val="26"/>
          <w:szCs w:val="26"/>
          <w:highlight w:val="white"/>
        </w:rPr>
        <w:t xml:space="preserve">Не допускается предоставление нескольких единых независимых гарантий, совокупная сумма которых соответствует сумме независимой гарантии, предусмотренной п.</w:t>
      </w:r>
      <w:r>
        <w:rPr>
          <w:rFonts w:ascii="Times New Roman" w:hAnsi="Times New Roman"/>
          <w:sz w:val="26"/>
          <w:szCs w:val="26"/>
          <w:highlight w:val="white"/>
        </w:rPr>
        <w:t xml:space="preserve"> 2.4.2 настоящего приложения, за исключением случаев, предусмотренных п.</w:t>
      </w:r>
      <w:r>
        <w:rPr>
          <w:rFonts w:ascii="Times New Roman" w:hAnsi="Times New Roman"/>
          <w:sz w:val="26"/>
          <w:szCs w:val="26"/>
          <w:highlight w:val="white"/>
        </w:rPr>
        <w:t xml:space="preserve"> 2.</w:t>
      </w:r>
      <w:r>
        <w:rPr>
          <w:rFonts w:ascii="Times New Roman" w:hAnsi="Times New Roman"/>
          <w:sz w:val="26"/>
          <w:szCs w:val="26"/>
          <w:highlight w:val="white"/>
        </w:rPr>
        <w:t xml:space="preserve">4</w:t>
      </w:r>
      <w:r>
        <w:rPr>
          <w:rFonts w:ascii="Times New Roman" w:hAnsi="Times New Roman"/>
          <w:sz w:val="26"/>
          <w:szCs w:val="26"/>
          <w:highlight w:val="white"/>
        </w:rPr>
        <w:t xml:space="preserve">.1.1</w:t>
      </w:r>
      <w:r>
        <w:rPr>
          <w:rFonts w:ascii="Times New Roman" w:hAnsi="Times New Roman"/>
          <w:sz w:val="26"/>
          <w:szCs w:val="26"/>
          <w:highlight w:val="white"/>
        </w:rPr>
        <w:t xml:space="preserve"> настоящего приложения.</w:t>
      </w:r>
      <w:r>
        <w:rPr>
          <w:rFonts w:ascii="Times New Roman" w:hAnsi="Times New Roman"/>
          <w:sz w:val="26"/>
          <w:szCs w:val="26"/>
          <w:highlight w:val="white"/>
        </w:rPr>
      </w:r>
      <w:r>
        <w:rPr>
          <w:rFonts w:ascii="Times New Roman" w:hAnsi="Times New Roman"/>
          <w:sz w:val="26"/>
          <w:szCs w:val="26"/>
          <w:highlight w:val="white"/>
        </w:rPr>
      </w:r>
    </w:p>
    <w:p>
      <w:pPr>
        <w:contextualSpacing w:val="0"/>
        <w:ind w:firstLine="709"/>
        <w:jc w:val="both"/>
        <w:keepNext w:val="0"/>
        <w:spacing w:after="0" w:line="17" w:lineRule="atLeast"/>
        <w:rPr>
          <w:rFonts w:ascii="Times New Roman" w:hAnsi="Times New Roman"/>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2.4.2. Срок действия единой независимой гарантии должен начинаться не позднее даты заключения Договора (в случае предоставления гарантий по этапам - не позднее даты начала этапа) и зака</w:t>
      </w:r>
      <w:r>
        <w:rPr>
          <w:rFonts w:ascii="Times New Roman" w:hAnsi="Times New Roman"/>
          <w:sz w:val="26"/>
          <w:szCs w:val="26"/>
          <w:highlight w:val="white"/>
        </w:rPr>
        <w:t xml:space="preserve">нчиваться не ранее чем через 60 (шестьдесят) дней после </w:t>
      </w:r>
      <w:r>
        <w:rPr>
          <w:rFonts w:ascii="Times New Roman" w:hAnsi="Times New Roman" w:eastAsia="Calibri"/>
          <w:sz w:val="26"/>
          <w:szCs w:val="26"/>
          <w:highlight w:val="white"/>
        </w:rPr>
        <w:t xml:space="preserve">планируемого срока исполнения Поставщиком обязательств по Договору</w:t>
      </w:r>
      <w:r>
        <w:rPr>
          <w:rFonts w:ascii="Times New Roman" w:hAnsi="Times New Roman"/>
          <w:sz w:val="26"/>
          <w:szCs w:val="26"/>
          <w:highlight w:val="white"/>
        </w:rPr>
        <w:t xml:space="preserve"> (в случае предоставления независимых гарантий в соответствии с п. 2.4.1.1 настоящего приложения - в отношении объема, исполненного по</w:t>
      </w:r>
      <w:r>
        <w:rPr>
          <w:rFonts w:ascii="Times New Roman" w:hAnsi="Times New Roman"/>
          <w:sz w:val="26"/>
          <w:szCs w:val="26"/>
          <w:highlight w:val="white"/>
        </w:rPr>
        <w:t xml:space="preserve"> Договору в рамках этапа). </w:t>
      </w:r>
      <w:r>
        <w:rPr>
          <w:rFonts w:ascii="Times New Roman" w:hAnsi="Times New Roman"/>
          <w:highlight w:val="white"/>
        </w:rPr>
      </w:r>
      <w:r>
        <w:rPr>
          <w:rFonts w:ascii="Times New Roman" w:hAnsi="Times New Roman"/>
          <w:highlight w:val="white"/>
        </w:rPr>
      </w:r>
    </w:p>
    <w:p>
      <w:pPr>
        <w:pStyle w:val="1917"/>
        <w:contextualSpacing w:val="0"/>
        <w:ind w:left="0" w:firstLine="709"/>
        <w:jc w:val="both"/>
        <w:keepNext w:val="0"/>
        <w:spacing w:line="17" w:lineRule="atLeast"/>
        <w:rPr>
          <w:rFonts w:ascii="Times New Roman" w:hAnsi="Times New Roman" w:eastAsia="Calibri"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Если независимая гарантия выдана в обеспечение, в том числе гарантийных обязательств по Договору, </w:t>
      </w:r>
      <w:r>
        <w:rPr>
          <w:rFonts w:ascii="Times New Roman" w:hAnsi="Times New Roman" w:eastAsia="Calibri" w:cs="Times New Roman"/>
          <w:sz w:val="26"/>
          <w:szCs w:val="26"/>
          <w:highlight w:val="white"/>
        </w:rPr>
        <w:t xml:space="preserve">срок действия независимой гарантии должен заканчиваться </w:t>
      </w:r>
      <w:r>
        <w:rPr>
          <w:rFonts w:ascii="Times New Roman" w:hAnsi="Times New Roman" w:eastAsia="Calibri" w:cs="Times New Roman"/>
          <w:sz w:val="26"/>
          <w:szCs w:val="26"/>
          <w:highlight w:val="white"/>
        </w:rPr>
        <w:t xml:space="preserve">не ранее чем через 60 календарных дней после даты окончания гарантийного </w:t>
      </w:r>
      <w:r>
        <w:rPr>
          <w:rFonts w:ascii="Times New Roman" w:hAnsi="Times New Roman" w:eastAsia="Calibri" w:cs="Times New Roman"/>
          <w:sz w:val="26"/>
          <w:szCs w:val="26"/>
          <w:highlight w:val="white"/>
        </w:rPr>
        <w:t xml:space="preserve">срока, установленного Договором и подписания сторонами протокола об отсутствии взаимных претензий (в случае предоставления независимых гарантий в соответствии с п. 2.4.1.1 </w:t>
      </w:r>
      <w:r>
        <w:rPr>
          <w:rFonts w:ascii="Times New Roman" w:hAnsi="Times New Roman"/>
          <w:sz w:val="26"/>
          <w:szCs w:val="26"/>
          <w:highlight w:val="white"/>
        </w:rPr>
        <w:t xml:space="preserve">настоящего приложения</w:t>
      </w:r>
      <w:r>
        <w:rPr>
          <w:rFonts w:ascii="Times New Roman" w:hAnsi="Times New Roman" w:eastAsia="Calibri" w:cs="Times New Roman"/>
          <w:sz w:val="26"/>
          <w:szCs w:val="26"/>
          <w:highlight w:val="white"/>
        </w:rPr>
        <w:t xml:space="preserve"> - в отношении объема, исполненного по Договору в рамках этапа)</w:t>
      </w:r>
      <w:r>
        <w:rPr>
          <w:rFonts w:ascii="Times New Roman" w:hAnsi="Times New Roman" w:eastAsia="Calibri" w:cs="Times New Roman"/>
          <w:sz w:val="26"/>
          <w:szCs w:val="26"/>
          <w:highlight w:val="white"/>
        </w:rPr>
        <w:t xml:space="preserve">.</w:t>
      </w:r>
      <w:r>
        <w:rPr>
          <w:rFonts w:ascii="Times New Roman" w:hAnsi="Times New Roman" w:eastAsia="Calibri" w:cs="Times New Roman"/>
          <w:sz w:val="26"/>
          <w:szCs w:val="26"/>
          <w:highlight w:val="white"/>
        </w:rPr>
      </w:r>
      <w:r>
        <w:rPr>
          <w:rFonts w:ascii="Times New Roman" w:hAnsi="Times New Roman" w:eastAsia="Calibri" w:cs="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2.4.3. </w:t>
      </w:r>
      <w:r>
        <w:rPr>
          <w:rFonts w:ascii="Times New Roman" w:hAnsi="Times New Roman"/>
          <w:sz w:val="26"/>
          <w:szCs w:val="26"/>
          <w:highlight w:val="white"/>
        </w:rPr>
        <w:t xml:space="preserve">Копия независимой гарантии должна быть представлена Поставщиком на согласование Покупателю не позднее</w:t>
      </w:r>
      <w:r>
        <w:rPr>
          <w:rStyle w:val="1915"/>
          <w:rFonts w:ascii="Times New Roman" w:hAnsi="Times New Roman"/>
          <w:sz w:val="24"/>
          <w:szCs w:val="24"/>
          <w:highlight w:val="white"/>
        </w:rPr>
        <w:footnoteReference w:id="29"/>
      </w:r>
      <w:r>
        <w:rPr>
          <w:rFonts w:ascii="Times New Roman" w:hAnsi="Times New Roman"/>
          <w:sz w:val="26"/>
          <w:szCs w:val="26"/>
          <w:highlight w:val="white"/>
        </w:rPr>
        <w:t xml:space="preserve"> чем через</w:t>
      </w:r>
      <w:r>
        <w:rPr>
          <w:rFonts w:ascii="Times New Roman" w:hAnsi="Times New Roman"/>
          <w:sz w:val="26"/>
          <w:szCs w:val="26"/>
          <w:highlight w:val="white"/>
        </w:rPr>
        <w:t xml:space="preserve"> </w:t>
      </w:r>
      <w:r>
        <w:rPr>
          <w:rFonts w:ascii="Times New Roman" w:hAnsi="Times New Roman"/>
          <w:sz w:val="26"/>
          <w:szCs w:val="26"/>
          <w:highlight w:val="white"/>
        </w:rPr>
        <w:t xml:space="preserve">10 (десять) рабочих дней после вступления в силу протокола </w:t>
      </w:r>
      <w:r>
        <w:rPr>
          <w:rFonts w:ascii="Times New Roman" w:hAnsi="Times New Roman"/>
          <w:sz w:val="26"/>
          <w:szCs w:val="26"/>
          <w:highlight w:val="white"/>
        </w:rPr>
        <w:t xml:space="preserve">подведения итогов</w:t>
      </w:r>
      <w:r>
        <w:rPr>
          <w:rFonts w:ascii="Times New Roman" w:hAnsi="Times New Roman"/>
          <w:sz w:val="26"/>
          <w:szCs w:val="26"/>
          <w:highlight w:val="white"/>
        </w:rPr>
        <w:t xml:space="preserve"> закупки</w:t>
      </w:r>
      <w:r>
        <w:rPr>
          <w:rFonts w:ascii="Times New Roman" w:hAnsi="Times New Roman"/>
          <w:sz w:val="26"/>
          <w:szCs w:val="26"/>
          <w:highlight w:val="white"/>
        </w:rPr>
        <w:t xml:space="preserve">,</w:t>
      </w:r>
      <w:r>
        <w:rPr>
          <w:rFonts w:ascii="Times New Roman" w:hAnsi="Times New Roman"/>
          <w:sz w:val="26"/>
          <w:szCs w:val="26"/>
          <w:highlight w:val="white"/>
        </w:rPr>
        <w:t xml:space="preserve"> на основании которого Поставщик признан победителем закупочной процедуры</w:t>
      </w:r>
      <w:r>
        <w:rPr>
          <w:rFonts w:ascii="Times New Roman" w:hAnsi="Times New Roman"/>
          <w:sz w:val="26"/>
          <w:szCs w:val="26"/>
          <w:highlight w:val="white"/>
        </w:rPr>
        <w:t xml:space="preserve"> </w:t>
      </w:r>
      <w:r>
        <w:rPr>
          <w:rFonts w:ascii="Times New Roman" w:hAnsi="Times New Roman"/>
          <w:sz w:val="26"/>
          <w:szCs w:val="26"/>
          <w:highlight w:val="white"/>
        </w:rPr>
        <w:t xml:space="preserve">(в случае предоставления независимых </w:t>
      </w:r>
      <w:r>
        <w:rPr>
          <w:rFonts w:ascii="Times New Roman" w:hAnsi="Times New Roman"/>
          <w:spacing w:val="-4"/>
          <w:sz w:val="26"/>
          <w:szCs w:val="26"/>
          <w:highlight w:val="white"/>
        </w:rPr>
        <w:t xml:space="preserve">гарантий на второй и последующие этапы в соответствии с п. 2.4.1.1 настоящего приложения -</w:t>
      </w:r>
      <w:r>
        <w:rPr>
          <w:rFonts w:ascii="Times New Roman" w:hAnsi="Times New Roman"/>
          <w:sz w:val="26"/>
          <w:szCs w:val="26"/>
          <w:highlight w:val="white"/>
        </w:rPr>
        <w:t xml:space="preserve"> не позднее чем за 10 (десять) рабочих дней до планируемой даты представления Покупателю оригинала согл</w:t>
      </w:r>
      <w:r>
        <w:rPr>
          <w:rFonts w:ascii="Times New Roman" w:hAnsi="Times New Roman"/>
          <w:sz w:val="26"/>
          <w:szCs w:val="26"/>
          <w:highlight w:val="white"/>
        </w:rPr>
        <w:t xml:space="preserve">асованной независимой гарантии)</w:t>
      </w:r>
      <w:r>
        <w:rPr>
          <w:rFonts w:ascii="Times New Roman" w:hAnsi="Times New Roman"/>
          <w:sz w:val="26"/>
          <w:szCs w:val="26"/>
          <w:highlight w:val="white"/>
        </w:rPr>
        <w:t xml:space="preserve">.</w:t>
      </w:r>
      <w:r>
        <w:rPr>
          <w:rFonts w:ascii="Times New Roman" w:hAnsi="Times New Roman"/>
          <w:sz w:val="26"/>
          <w:szCs w:val="26"/>
          <w:highlight w:val="white"/>
        </w:rPr>
        <w:t xml:space="preserve">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2.4.4. </w:t>
      </w:r>
      <w:r>
        <w:rPr>
          <w:rFonts w:ascii="Times New Roman" w:hAnsi="Times New Roman"/>
          <w:sz w:val="26"/>
          <w:szCs w:val="26"/>
          <w:highlight w:val="white"/>
        </w:rPr>
        <w:t xml:space="preserve">Оригинал предварительно согласованной Покупателем независимой гарантии должен быть представлен Поставщиком Покупателю не позднее 1 (одного) рабочего дня до даты заключения Договора</w:t>
      </w:r>
      <w:r>
        <w:rPr>
          <w:rFonts w:ascii="Times New Roman" w:hAnsi="Times New Roman"/>
          <w:sz w:val="26"/>
          <w:szCs w:val="26"/>
          <w:highlight w:val="white"/>
        </w:rPr>
        <w:t xml:space="preserve"> (а в случае предоставления гарантий по этапам - не позднее даты начала этапа)</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909"/>
        <w:contextualSpacing w:val="0"/>
        <w:ind w:left="0" w:right="0" w:firstLine="1417"/>
        <w:jc w:val="both"/>
        <w:keepNext w:val="0"/>
        <w:spacing w:before="0" w:after="0" w:line="17" w:lineRule="atLeast"/>
        <w:tabs>
          <w:tab w:val="left" w:pos="4395" w:leader="none"/>
        </w:tabs>
        <w:rPr>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r>
      <w:r>
        <w:rPr>
          <w:b/>
          <w:i/>
          <w:sz w:val="26"/>
          <w:szCs w:val="26"/>
          <w:highlight w:val="white"/>
        </w:rPr>
      </w:r>
      <w:r>
        <w:rPr>
          <w:b/>
          <w:i/>
          <w:sz w:val="26"/>
          <w:szCs w:val="26"/>
          <w:highlight w:val="white"/>
        </w:rPr>
      </w:r>
    </w:p>
    <w:p>
      <w:pPr>
        <w:pStyle w:val="1909"/>
        <w:contextualSpacing w:val="0"/>
        <w:ind w:left="0" w:right="0" w:firstLine="0"/>
        <w:jc w:val="both"/>
        <w:keepNext w:val="0"/>
        <w:spacing w:before="0" w:after="0" w:line="240" w:lineRule="auto"/>
        <w:tabs>
          <w:tab w:val="left" w:pos="851" w:leader="none"/>
          <w:tab w:val="left" w:pos="993" w:leader="none"/>
        </w:tabs>
        <w:rPr>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tab/>
        <w:t xml:space="preserve">(</w:t>
      </w:r>
      <w:r>
        <w:rPr>
          <w:b/>
          <w:i/>
          <w:sz w:val="26"/>
          <w:szCs w:val="26"/>
          <w:highlight w:val="white"/>
        </w:rPr>
        <w:t xml:space="preserve">В</w:t>
      </w:r>
      <w:r>
        <w:rPr>
          <w:b/>
          <w:i/>
          <w:sz w:val="26"/>
          <w:szCs w:val="26"/>
          <w:highlight w:val="white"/>
        </w:rPr>
        <w:t xml:space="preserve">ариант </w:t>
      </w:r>
      <w:r>
        <w:rPr>
          <w:b/>
          <w:i/>
          <w:sz w:val="26"/>
          <w:szCs w:val="26"/>
          <w:highlight w:val="white"/>
        </w:rPr>
        <w:t xml:space="preserve">I пункта 3 - </w:t>
      </w:r>
      <w:r>
        <w:rPr>
          <w:b/>
          <w:i/>
          <w:sz w:val="26"/>
          <w:szCs w:val="26"/>
          <w:highlight w:val="white"/>
        </w:rPr>
        <w:t xml:space="preserve">для применения в рамках договор</w:t>
      </w:r>
      <w:r>
        <w:rPr>
          <w:b/>
          <w:i/>
          <w:sz w:val="26"/>
          <w:szCs w:val="26"/>
          <w:highlight w:val="white"/>
        </w:rPr>
        <w:t xml:space="preserve">ов</w:t>
      </w:r>
      <w:r>
        <w:rPr>
          <w:b/>
          <w:i/>
          <w:sz w:val="26"/>
          <w:szCs w:val="26"/>
          <w:highlight w:val="white"/>
        </w:rPr>
        <w:t xml:space="preserve">, заключаем</w:t>
      </w:r>
      <w:r>
        <w:rPr>
          <w:b/>
          <w:i/>
          <w:sz w:val="26"/>
          <w:szCs w:val="26"/>
          <w:highlight w:val="white"/>
        </w:rPr>
        <w:t xml:space="preserve">ых</w:t>
      </w:r>
      <w:r>
        <w:rPr>
          <w:b/>
          <w:i/>
          <w:sz w:val="26"/>
          <w:szCs w:val="26"/>
          <w:highlight w:val="white"/>
        </w:rPr>
        <w:t xml:space="preserve"> по </w:t>
      </w:r>
      <w:r>
        <w:rPr>
          <w:b/>
          <w:i/>
          <w:sz w:val="26"/>
          <w:szCs w:val="26"/>
          <w:highlight w:val="white"/>
        </w:rPr>
        <w:t xml:space="preserve">итогам</w:t>
      </w:r>
      <w:r>
        <w:rPr>
          <w:b/>
          <w:i/>
          <w:sz w:val="26"/>
          <w:szCs w:val="26"/>
          <w:highlight w:val="white"/>
        </w:rPr>
        <w:t xml:space="preserve"> закупки,</w:t>
      </w:r>
      <w:r>
        <w:rPr>
          <w:b/>
          <w:i/>
          <w:sz w:val="26"/>
          <w:szCs w:val="26"/>
          <w:highlight w:val="white"/>
        </w:rPr>
        <w:t xml:space="preserve"> </w:t>
      </w:r>
      <w:r>
        <w:rPr>
          <w:b/>
          <w:i/>
          <w:sz w:val="26"/>
          <w:szCs w:val="26"/>
          <w:highlight w:val="white"/>
        </w:rPr>
        <w:t xml:space="preserve">не предусматривающей участие только субъектов </w:t>
      </w:r>
      <w:r>
        <w:rPr>
          <w:b/>
          <w:i/>
          <w:sz w:val="26"/>
          <w:szCs w:val="26"/>
          <w:highlight w:val="white"/>
        </w:rPr>
        <w:t xml:space="preserve">малого и среднего предпринимательства</w:t>
      </w:r>
      <w:r>
        <w:rPr>
          <w:b/>
          <w:i/>
          <w:sz w:val="26"/>
          <w:szCs w:val="26"/>
          <w:highlight w:val="white"/>
        </w:rPr>
        <w:t xml:space="preserve">)</w:t>
      </w:r>
      <w:r>
        <w:rPr>
          <w:b/>
          <w:i/>
          <w:sz w:val="26"/>
          <w:szCs w:val="26"/>
          <w:highlight w:val="white"/>
        </w:rPr>
      </w:r>
      <w:r>
        <w:rPr>
          <w:b/>
          <w:i/>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3. Если во исполнение обязательств по Договору предоставляется несколько гарантий, выданных одним гарантом, то суммой гарантии для целей определения требований к гарантам</w:t>
      </w:r>
      <w:r>
        <w:rPr>
          <w:sz w:val="26"/>
          <w:szCs w:val="26"/>
          <w:highlight w:val="white"/>
        </w:rPr>
        <w:t xml:space="preserve">, установленных организационно-распорядительными документами </w:t>
      </w:r>
      <w:r>
        <w:rPr>
          <w:sz w:val="26"/>
          <w:szCs w:val="26"/>
          <w:highlight w:val="white"/>
        </w:rPr>
        <w:t xml:space="preserve">Покупателя</w:t>
      </w:r>
      <w:r>
        <w:rPr>
          <w:sz w:val="26"/>
          <w:szCs w:val="26"/>
          <w:highlight w:val="white"/>
        </w:rPr>
        <w:t xml:space="preserve">, является общая сумма обязательств по таким гарантиям.</w:t>
      </w:r>
      <w:r>
        <w:rPr>
          <w:sz w:val="26"/>
          <w:szCs w:val="26"/>
          <w:highlight w:val="white"/>
        </w:rPr>
      </w:r>
      <w:r>
        <w:rPr>
          <w:sz w:val="26"/>
          <w:szCs w:val="26"/>
          <w:highlight w:val="white"/>
        </w:rPr>
      </w:r>
    </w:p>
    <w:p>
      <w:pPr>
        <w:pStyle w:val="1346"/>
        <w:contextualSpacing w:val="0"/>
        <w:ind w:left="0" w:right="0" w:firstLine="709"/>
        <w:jc w:val="both"/>
        <w:keepNext w:val="0"/>
        <w:spacing w:line="240" w:lineRule="auto"/>
        <w:rPr>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i/>
          <w:sz w:val="26"/>
          <w:szCs w:val="26"/>
          <w:highlight w:val="white"/>
        </w:rPr>
        <w:t xml:space="preserve">(</w:t>
      </w:r>
      <w:r>
        <w:rPr>
          <w:b/>
          <w:i/>
          <w:iCs/>
          <w:sz w:val="26"/>
          <w:szCs w:val="26"/>
          <w:highlight w:val="white"/>
        </w:rPr>
        <w:t xml:space="preserve">В</w:t>
      </w:r>
      <w:r>
        <w:rPr>
          <w:b/>
          <w:i/>
          <w:iCs/>
          <w:sz w:val="26"/>
          <w:szCs w:val="26"/>
          <w:highlight w:val="white"/>
        </w:rPr>
        <w:t xml:space="preserve">ариант </w:t>
      </w:r>
      <w:r>
        <w:rPr>
          <w:b/>
          <w:i/>
          <w:highlight w:val="white"/>
        </w:rPr>
        <w:t xml:space="preserve">II пункта 3</w:t>
      </w:r>
      <w:r>
        <w:rPr>
          <w:b/>
          <w:i/>
          <w:highlight w:val="white"/>
        </w:rPr>
        <w:t xml:space="preserve"> - </w:t>
      </w:r>
      <w:r>
        <w:rPr>
          <w:b/>
          <w:i/>
          <w:iCs/>
          <w:sz w:val="26"/>
          <w:szCs w:val="26"/>
          <w:highlight w:val="white"/>
        </w:rPr>
        <w:t xml:space="preserve">для применения в рамках договоров, заключаемых по </w:t>
      </w:r>
      <w:r>
        <w:rPr>
          <w:b/>
          <w:i/>
          <w:iCs/>
          <w:sz w:val="26"/>
          <w:szCs w:val="26"/>
          <w:highlight w:val="white"/>
        </w:rPr>
        <w:t xml:space="preserve">итогам</w:t>
      </w:r>
      <w:r>
        <w:rPr>
          <w:b/>
          <w:i/>
          <w:iCs/>
          <w:sz w:val="26"/>
          <w:szCs w:val="26"/>
          <w:highlight w:val="white"/>
        </w:rPr>
        <w:t xml:space="preserve"> конкурентной закупки, участниками которой могут быть только субъекты </w:t>
      </w:r>
      <w:r>
        <w:rPr>
          <w:b/>
          <w:i/>
          <w:sz w:val="26"/>
          <w:szCs w:val="26"/>
          <w:highlight w:val="white"/>
        </w:rPr>
        <w:t xml:space="preserve">малого и среднего предпринимательства</w:t>
      </w:r>
      <w:r>
        <w:rPr>
          <w:b/>
          <w:i/>
          <w:sz w:val="26"/>
          <w:szCs w:val="26"/>
          <w:highlight w:val="white"/>
        </w:rPr>
        <w:t xml:space="preserve">)</w:t>
      </w:r>
      <w:r>
        <w:rPr>
          <w:b/>
          <w:i/>
          <w:sz w:val="26"/>
          <w:szCs w:val="26"/>
          <w:highlight w:val="white"/>
        </w:rPr>
      </w:r>
      <w:r>
        <w:rPr>
          <w:b/>
          <w:i/>
          <w:sz w:val="26"/>
          <w:szCs w:val="26"/>
          <w:highlight w:val="white"/>
        </w:rPr>
      </w:r>
    </w:p>
    <w:p>
      <w:pPr>
        <w:pStyle w:val="1346"/>
        <w:contextualSpacing w:val="0"/>
        <w:ind w:left="0" w:right="0" w:firstLine="709"/>
        <w:jc w:val="both"/>
        <w:keepNext w:val="0"/>
        <w:spacing w:line="240" w:lineRule="auto"/>
        <w:rPr>
          <w:b/>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3. Размер действующего обеспечения исполнения </w:t>
      </w:r>
      <w:r>
        <w:rPr>
          <w:sz w:val="26"/>
          <w:szCs w:val="26"/>
          <w:highlight w:val="white"/>
        </w:rPr>
        <w:t xml:space="preserve">Поставщиком</w:t>
      </w:r>
      <w:r>
        <w:rPr>
          <w:sz w:val="26"/>
          <w:szCs w:val="26"/>
          <w:highlight w:val="white"/>
        </w:rPr>
        <w:t xml:space="preserve"> обязательств по Договору в любой момент действия Договора не должен превышать ограничения, </w:t>
      </w:r>
      <w:r>
        <w:rPr>
          <w:sz w:val="26"/>
          <w:szCs w:val="26"/>
          <w:highlight w:val="white"/>
        </w:rPr>
        <w:t xml:space="preserve">установленные постановлением Правительства Российской Федерации от 11.12.2014 № 1352.</w:t>
      </w:r>
      <w:r>
        <w:rPr>
          <w:b/>
          <w:bCs/>
          <w:sz w:val="26"/>
          <w:szCs w:val="26"/>
          <w:highlight w:val="white"/>
        </w:rPr>
      </w:r>
      <w:r>
        <w:rPr>
          <w:b/>
          <w:bCs/>
          <w:sz w:val="26"/>
          <w:szCs w:val="26"/>
          <w:highlight w:val="white"/>
        </w:rPr>
      </w:r>
    </w:p>
    <w:p>
      <w:pPr>
        <w:pStyle w:val="1909"/>
        <w:contextualSpacing w:val="0"/>
        <w:ind w:left="0" w:right="0" w:firstLine="709"/>
        <w:jc w:val="both"/>
        <w:keepNext w:val="0"/>
        <w:spacing w:before="0" w:after="0" w:line="17" w:lineRule="atLeast"/>
        <w:tabs>
          <w:tab w:val="left" w:pos="993" w:leader="none"/>
        </w:tabs>
        <w:rPr>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i/>
          <w:sz w:val="26"/>
          <w:szCs w:val="26"/>
          <w:highlight w:val="white"/>
        </w:rPr>
        <w:t xml:space="preserve">(Вариант I пункта 4 - не применяется в рамках договора, заключаемого по итогам конку</w:t>
      </w:r>
      <w:r>
        <w:rPr>
          <w:rFonts w:ascii="Times New Roman" w:hAnsi="Times New Roman"/>
          <w:b/>
          <w:i/>
          <w:sz w:val="26"/>
          <w:szCs w:val="26"/>
          <w:highlight w:val="white"/>
        </w:rPr>
        <w:t xml:space="preserve">рентной закупки в электронной форме, участниками которой могут быть только субъекты малого и среднего предпринимательства согласно </w:t>
      </w:r>
      <w:r>
        <w:rPr>
          <w:rFonts w:ascii="Times New Roman" w:hAnsi="Times New Roman"/>
          <w:b/>
          <w:i/>
          <w:sz w:val="26"/>
          <w:szCs w:val="26"/>
          <w:highlight w:val="white"/>
        </w:rPr>
        <w:t xml:space="preserve">ст. 3.4 Федерального закона от 18.07.2011 № 223-ФЗ «О закупках товаров, работ, услуг отдельными видами юридических лиц»)</w:t>
      </w:r>
      <w:r>
        <w:rPr>
          <w:b/>
          <w:i/>
          <w:sz w:val="26"/>
          <w:szCs w:val="26"/>
          <w:highlight w:val="white"/>
        </w:rPr>
      </w:r>
      <w:r>
        <w:rPr>
          <w:b/>
          <w:i/>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4. </w:t>
      </w:r>
      <w:r>
        <w:rPr>
          <w:rFonts w:ascii="Times New Roman" w:hAnsi="Times New Roman"/>
          <w:sz w:val="26"/>
          <w:szCs w:val="26"/>
          <w:highlight w:val="white"/>
        </w:rPr>
        <w:t xml:space="preserve">В случае заключения дополнительного соглашения к Договору, по которому произойдет увеличение цены или увеличение планируемого срока подписания Документа о приемке товара</w:t>
      </w:r>
      <w:r>
        <w:rPr>
          <w:rFonts w:ascii="Times New Roman" w:hAnsi="Times New Roman"/>
          <w:sz w:val="26"/>
          <w:szCs w:val="26"/>
          <w:highlight w:val="white"/>
        </w:rPr>
        <w:t xml:space="preserve"> </w:t>
      </w:r>
      <w:r>
        <w:rPr>
          <w:rFonts w:ascii="Times New Roman" w:hAnsi="Times New Roman"/>
          <w:sz w:val="26"/>
          <w:szCs w:val="26"/>
          <w:highlight w:val="white"/>
        </w:rPr>
        <w:t xml:space="preserve">/</w:t>
      </w:r>
      <w:r>
        <w:rPr>
          <w:rFonts w:ascii="Times New Roman" w:hAnsi="Times New Roman"/>
          <w:i/>
          <w:sz w:val="26"/>
          <w:szCs w:val="26"/>
          <w:highlight w:val="white"/>
        </w:rPr>
        <w:t xml:space="preserve"> </w:t>
      </w:r>
      <w:r>
        <w:rPr>
          <w:rFonts w:ascii="Times New Roman" w:hAnsi="Times New Roman"/>
          <w:i/>
          <w:sz w:val="26"/>
          <w:szCs w:val="26"/>
          <w:highlight w:val="white"/>
        </w:rPr>
        <w:t xml:space="preserve">а</w:t>
      </w:r>
      <w:r>
        <w:rPr>
          <w:rFonts w:ascii="Times New Roman" w:hAnsi="Times New Roman"/>
          <w:i/>
          <w:sz w:val="26"/>
          <w:szCs w:val="26"/>
          <w:highlight w:val="white"/>
        </w:rPr>
        <w:t xml:space="preserve">кт</w:t>
      </w:r>
      <w:r>
        <w:rPr>
          <w:rFonts w:ascii="Times New Roman" w:hAnsi="Times New Roman"/>
          <w:i/>
          <w:sz w:val="26"/>
          <w:szCs w:val="26"/>
          <w:highlight w:val="white"/>
        </w:rPr>
        <w:t xml:space="preserve">ов</w:t>
      </w:r>
      <w:r>
        <w:rPr>
          <w:rFonts w:ascii="Times New Roman" w:hAnsi="Times New Roman"/>
          <w:i/>
          <w:sz w:val="26"/>
          <w:szCs w:val="26"/>
          <w:highlight w:val="white"/>
        </w:rPr>
        <w:t xml:space="preserve"> оказания дополнительных услуг</w:t>
      </w:r>
      <w:r>
        <w:rPr>
          <w:rFonts w:ascii="Times New Roman" w:hAnsi="Times New Roman"/>
          <w:sz w:val="26"/>
          <w:szCs w:val="26"/>
          <w:highlight w:val="white"/>
        </w:rPr>
        <w:t xml:space="preserve"> </w:t>
      </w:r>
      <w:r>
        <w:rPr>
          <w:rFonts w:ascii="Times New Roman" w:hAnsi="Times New Roman"/>
          <w:i/>
          <w:sz w:val="26"/>
          <w:szCs w:val="26"/>
          <w:highlight w:val="white"/>
        </w:rPr>
        <w:t xml:space="preserve">(в случае наличия соответствующих услуг в предмете Договора)</w:t>
      </w:r>
      <w:r>
        <w:rPr>
          <w:rFonts w:ascii="Times New Roman" w:hAnsi="Times New Roman"/>
          <w:sz w:val="26"/>
          <w:szCs w:val="26"/>
          <w:highlight w:val="white"/>
        </w:rPr>
        <w:t xml:space="preserve">, Поставщик обязан в сроки, установленные п. 8 настоящего </w:t>
      </w:r>
      <w:r>
        <w:rPr>
          <w:rFonts w:ascii="Times New Roman" w:hAnsi="Times New Roman"/>
          <w:sz w:val="26"/>
          <w:szCs w:val="26"/>
          <w:highlight w:val="white"/>
        </w:rPr>
        <w:t xml:space="preserve">приложения</w:t>
      </w:r>
      <w:r>
        <w:rPr>
          <w:rFonts w:ascii="Times New Roman" w:hAnsi="Times New Roman"/>
          <w:sz w:val="26"/>
          <w:szCs w:val="26"/>
          <w:highlight w:val="white"/>
        </w:rPr>
        <w:t xml:space="preserve">, представить на согласование Покупателю копию независимой г</w:t>
      </w:r>
      <w:r>
        <w:rPr>
          <w:rFonts w:ascii="Times New Roman" w:hAnsi="Times New Roman"/>
          <w:sz w:val="26"/>
          <w:szCs w:val="26"/>
          <w:highlight w:val="white"/>
        </w:rPr>
        <w:t xml:space="preserve">арантии/ изменения к действующей независимой гарантии. Оригинал независимой гарантии/ изменения к действующей независимой гарантии, согласованной/согласованного Покупателем, должен быть представлен не позднее чем за 1 (один) рабочий день до даты заключения</w:t>
      </w:r>
      <w:r>
        <w:rPr>
          <w:rFonts w:ascii="Times New Roman" w:hAnsi="Times New Roman"/>
          <w:sz w:val="26"/>
          <w:szCs w:val="26"/>
          <w:highlight w:val="white"/>
        </w:rPr>
        <w:t xml:space="preserve"> дополнительного соглашения</w:t>
      </w:r>
      <w:r>
        <w:rPr>
          <w:rFonts w:ascii="Times New Roman" w:hAnsi="Times New Roman"/>
          <w:sz w:val="26"/>
          <w:szCs w:val="26"/>
          <w:highlight w:val="white"/>
        </w:rPr>
        <w:t xml:space="preserve">. Срок действия для независимой гарантии на исполнение </w:t>
      </w:r>
      <w:r>
        <w:rPr>
          <w:rFonts w:ascii="Times New Roman" w:hAnsi="Times New Roman"/>
          <w:sz w:val="26"/>
          <w:szCs w:val="26"/>
          <w:highlight w:val="white"/>
        </w:rPr>
        <w:t xml:space="preserve">Поставщиком </w:t>
      </w:r>
      <w:r>
        <w:rPr>
          <w:rFonts w:ascii="Times New Roman" w:hAnsi="Times New Roman"/>
          <w:sz w:val="26"/>
          <w:szCs w:val="26"/>
          <w:highlight w:val="white"/>
        </w:rPr>
        <w:t xml:space="preserve">обязательств по Договору должен начинаться не позднее даты подписания дополнительного соглашения </w:t>
      </w:r>
      <w:r>
        <w:rPr>
          <w:rFonts w:ascii="Times New Roman" w:hAnsi="Times New Roman"/>
          <w:sz w:val="26"/>
          <w:szCs w:val="26"/>
          <w:highlight w:val="white"/>
        </w:rPr>
        <w:t xml:space="preserve">и</w:t>
      </w:r>
      <w:r>
        <w:rPr>
          <w:rFonts w:ascii="Times New Roman" w:hAnsi="Times New Roman"/>
          <w:sz w:val="26"/>
          <w:szCs w:val="26"/>
          <w:highlight w:val="white"/>
        </w:rPr>
        <w:t xml:space="preserve"> заканчиваться не ранее чем через</w:t>
      </w:r>
      <w:r>
        <w:rPr>
          <w:rFonts w:ascii="Times New Roman" w:hAnsi="Times New Roman"/>
          <w:sz w:val="26"/>
          <w:szCs w:val="26"/>
          <w:highlight w:val="white"/>
        </w:rPr>
        <w:t xml:space="preserve"> </w:t>
      </w:r>
      <w:r>
        <w:rPr>
          <w:rFonts w:ascii="Times New Roman" w:hAnsi="Times New Roman"/>
          <w:sz w:val="26"/>
          <w:szCs w:val="26"/>
          <w:highlight w:val="white"/>
        </w:rPr>
        <w:t xml:space="preserve">60 (шестьдесят) дней после новой даты подписания </w:t>
      </w:r>
      <w:r>
        <w:rPr>
          <w:rFonts w:ascii="Times New Roman" w:hAnsi="Times New Roman"/>
          <w:sz w:val="26"/>
          <w:szCs w:val="26"/>
          <w:highlight w:val="white"/>
        </w:rPr>
        <w:t xml:space="preserve">всех (</w:t>
      </w:r>
      <w:r>
        <w:rPr>
          <w:rFonts w:ascii="Times New Roman" w:hAnsi="Times New Roman"/>
          <w:sz w:val="26"/>
          <w:szCs w:val="26"/>
          <w:highlight w:val="white"/>
        </w:rPr>
        <w:t xml:space="preserve">последнего</w:t>
      </w:r>
      <w:r>
        <w:rPr>
          <w:rFonts w:ascii="Times New Roman" w:hAnsi="Times New Roman"/>
          <w:sz w:val="26"/>
          <w:szCs w:val="26"/>
          <w:highlight w:val="white"/>
        </w:rPr>
        <w:t xml:space="preserve">)</w:t>
      </w:r>
      <w:r>
        <w:rPr>
          <w:rFonts w:ascii="Times New Roman" w:hAnsi="Times New Roman"/>
          <w:sz w:val="26"/>
          <w:szCs w:val="26"/>
          <w:highlight w:val="white"/>
        </w:rPr>
        <w:t xml:space="preserve"> Документ</w:t>
      </w:r>
      <w:r>
        <w:rPr>
          <w:rFonts w:ascii="Times New Roman" w:hAnsi="Times New Roman"/>
          <w:sz w:val="26"/>
          <w:szCs w:val="26"/>
          <w:highlight w:val="white"/>
        </w:rPr>
        <w:t xml:space="preserve">ов</w:t>
      </w:r>
      <w:r>
        <w:rPr>
          <w:rFonts w:ascii="Times New Roman" w:hAnsi="Times New Roman"/>
          <w:sz w:val="26"/>
          <w:szCs w:val="26"/>
          <w:highlight w:val="white"/>
        </w:rPr>
        <w:t xml:space="preserve"> о приемке</w:t>
      </w:r>
      <w:r>
        <w:rPr>
          <w:rFonts w:ascii="Times New Roman" w:hAnsi="Times New Roman"/>
          <w:sz w:val="26"/>
          <w:szCs w:val="26"/>
          <w:highlight w:val="white"/>
        </w:rPr>
        <w:t xml:space="preserve"> </w:t>
      </w:r>
      <w:r>
        <w:rPr>
          <w:rFonts w:ascii="Times New Roman" w:hAnsi="Times New Roman"/>
          <w:sz w:val="26"/>
          <w:szCs w:val="26"/>
          <w:highlight w:val="white"/>
        </w:rPr>
        <w:t xml:space="preserve">Товара </w:t>
      </w:r>
      <w:r>
        <w:rPr>
          <w:rFonts w:ascii="Times New Roman" w:hAnsi="Times New Roman"/>
          <w:sz w:val="26"/>
          <w:szCs w:val="26"/>
          <w:highlight w:val="white"/>
        </w:rPr>
        <w:t xml:space="preserve">и</w:t>
      </w:r>
      <w:r>
        <w:rPr>
          <w:rFonts w:ascii="Times New Roman" w:hAnsi="Times New Roman"/>
          <w:sz w:val="26"/>
          <w:szCs w:val="26"/>
          <w:highlight w:val="white"/>
        </w:rPr>
        <w:t xml:space="preserve"> </w:t>
      </w:r>
      <w:r>
        <w:rPr>
          <w:rFonts w:ascii="Times New Roman" w:hAnsi="Times New Roman"/>
          <w:i/>
          <w:sz w:val="26"/>
          <w:szCs w:val="26"/>
          <w:highlight w:val="white"/>
        </w:rPr>
        <w:t xml:space="preserve">а</w:t>
      </w:r>
      <w:r>
        <w:rPr>
          <w:rFonts w:ascii="Times New Roman" w:hAnsi="Times New Roman"/>
          <w:i/>
          <w:sz w:val="26"/>
          <w:szCs w:val="26"/>
          <w:highlight w:val="white"/>
        </w:rPr>
        <w:t xml:space="preserve">кт</w:t>
      </w:r>
      <w:r>
        <w:rPr>
          <w:rFonts w:ascii="Times New Roman" w:hAnsi="Times New Roman"/>
          <w:i/>
          <w:sz w:val="26"/>
          <w:szCs w:val="26"/>
          <w:highlight w:val="white"/>
        </w:rPr>
        <w:t xml:space="preserve">ов</w:t>
      </w:r>
      <w:r>
        <w:rPr>
          <w:rFonts w:ascii="Times New Roman" w:hAnsi="Times New Roman"/>
          <w:i/>
          <w:sz w:val="26"/>
          <w:szCs w:val="26"/>
          <w:highlight w:val="white"/>
        </w:rPr>
        <w:t xml:space="preserve"> оказания дополнительных услуг </w:t>
      </w:r>
      <w:r>
        <w:rPr>
          <w:rFonts w:ascii="Times New Roman" w:hAnsi="Times New Roman"/>
          <w:i/>
          <w:sz w:val="26"/>
          <w:szCs w:val="26"/>
          <w:highlight w:val="white"/>
        </w:rPr>
        <w:t xml:space="preserve">(в случае наличия соответствующих услуг в предмете Договора)</w:t>
      </w:r>
      <w:r>
        <w:rPr>
          <w:rFonts w:ascii="Times New Roman" w:hAnsi="Times New Roman"/>
          <w:sz w:val="26"/>
          <w:szCs w:val="26"/>
          <w:highlight w:val="white"/>
        </w:rPr>
        <w:t xml:space="preserve">. Срок действия для единой независимой гарантии должен начинаться не позднее даты подписания дополнительного соглашения и заканчиваться не ранее чем через 60 (шестьдесят) дней после новой даты окончания гарантийного срока, если независимая гарантия выдан</w:t>
      </w:r>
      <w:r>
        <w:rPr>
          <w:rFonts w:ascii="Times New Roman" w:hAnsi="Times New Roman"/>
          <w:sz w:val="26"/>
          <w:szCs w:val="26"/>
          <w:highlight w:val="white"/>
        </w:rPr>
        <w:t xml:space="preserve">а в обеспечение в том числе </w:t>
      </w:r>
      <w:r>
        <w:rPr>
          <w:rFonts w:ascii="Times New Roman" w:hAnsi="Times New Roman"/>
          <w:sz w:val="26"/>
          <w:szCs w:val="26"/>
          <w:highlight w:val="white"/>
        </w:rPr>
        <w:t xml:space="preserve">гарантийных обязательств по Договору</w:t>
      </w:r>
      <w:r>
        <w:rPr>
          <w:rFonts w:ascii="Times New Roman" w:hAnsi="Times New Roman"/>
          <w:sz w:val="26"/>
          <w:szCs w:val="26"/>
          <w:highlight w:val="white"/>
        </w:rPr>
        <w:t xml:space="preserve">. Срок действия для независимой гарантии на обеспечение гарантийных обязательств должен начинаться не позднее даты подписания дополнительного соглашения и заканчиваться не ранее чем через 60 (шестьдесят) дней после новой даты окончания гарантийного срока.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При этом</w:t>
      </w:r>
      <w:r>
        <w:rPr>
          <w:rFonts w:ascii="Times New Roman" w:hAnsi="Times New Roman"/>
          <w:sz w:val="26"/>
          <w:szCs w:val="26"/>
          <w:highlight w:val="white"/>
        </w:rPr>
        <w:t xml:space="preserve">, если Покупателем не принимаются независимые гарантии в отношении отдельных периодов/этапов</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 </w:t>
      </w:r>
      <w:r>
        <w:rPr>
          <w:rFonts w:ascii="Times New Roman" w:hAnsi="Times New Roman"/>
          <w:i/>
          <w:sz w:val="26"/>
          <w:szCs w:val="26"/>
          <w:highlight w:val="white"/>
        </w:rPr>
        <w:t xml:space="preserve">размер независимой гарантии на исполнение Поставщиком обязательств по Договору определяется как максимальная из сумм: </w:t>
      </w:r>
      <w:r>
        <w:rPr>
          <w:rFonts w:ascii="Times New Roman" w:hAnsi="Times New Roman"/>
          <w:i/>
          <w:sz w:val="26"/>
          <w:szCs w:val="26"/>
          <w:highlight w:val="white"/>
        </w:rPr>
        <w:t xml:space="preserve">5% (пять процентов) от начальной (максимальной) цены Договора (цены лота) или 5% (пять процентов) от цены Договора</w:t>
      </w:r>
      <w:r>
        <w:rPr>
          <w:rFonts w:ascii="Times New Roman" w:hAnsi="Times New Roman"/>
          <w:i/>
          <w:sz w:val="26"/>
          <w:szCs w:val="26"/>
          <w:highlight w:val="white"/>
        </w:rPr>
        <w:t xml:space="preserve"> в редакции Дополнительного соглашения, в случае если цена Договора в редакции дополнительных соглашений превысила начальную (максимальную) цену Договора (цену лота);</w:t>
      </w:r>
      <w:r>
        <w:rPr>
          <w:rFonts w:ascii="Times New Roman" w:hAnsi="Times New Roman"/>
          <w:i/>
          <w:sz w:val="26"/>
          <w:szCs w:val="26"/>
          <w:highlight w:val="white"/>
        </w:rPr>
      </w:r>
      <w:r>
        <w:rPr>
          <w:rFonts w:ascii="Times New Roman" w:hAnsi="Times New Roman"/>
          <w:i/>
          <w:sz w:val="26"/>
          <w:szCs w:val="26"/>
          <w:highlight w:val="white"/>
        </w:rPr>
      </w:r>
    </w:p>
    <w:p>
      <w:pPr>
        <w:pStyle w:val="1367"/>
        <w:contextualSpacing w:val="0"/>
        <w:ind w:left="0" w:firstLine="709"/>
        <w:jc w:val="both"/>
        <w:keepNext w:val="0"/>
        <w:spacing w:line="17" w:lineRule="atLeast"/>
        <w:rPr>
          <w:rFonts w:ascii="Times New Roman" w:hAnsi="Times New Roman"/>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i/>
          <w:sz w:val="26"/>
          <w:szCs w:val="26"/>
          <w:highlight w:val="white"/>
        </w:rPr>
        <w:t xml:space="preserve">- размер независимой гарантии </w:t>
      </w:r>
      <w:r>
        <w:rPr>
          <w:rFonts w:ascii="Times New Roman" w:hAnsi="Times New Roman"/>
          <w:i/>
          <w:sz w:val="26"/>
          <w:szCs w:val="26"/>
          <w:highlight w:val="white"/>
        </w:rPr>
        <w:t xml:space="preserve">на </w:t>
      </w:r>
      <w:r>
        <w:rPr>
          <w:rFonts w:ascii="Times New Roman" w:hAnsi="Times New Roman"/>
          <w:i/>
          <w:sz w:val="26"/>
          <w:szCs w:val="26"/>
          <w:highlight w:val="white"/>
        </w:rPr>
        <w:t xml:space="preserve">обеспечени</w:t>
      </w:r>
      <w:r>
        <w:rPr>
          <w:rFonts w:ascii="Times New Roman" w:hAnsi="Times New Roman"/>
          <w:i/>
          <w:sz w:val="26"/>
          <w:szCs w:val="26"/>
          <w:highlight w:val="white"/>
        </w:rPr>
        <w:t xml:space="preserve">е</w:t>
      </w:r>
      <w:r>
        <w:rPr>
          <w:rFonts w:ascii="Times New Roman" w:hAnsi="Times New Roman"/>
          <w:i/>
          <w:sz w:val="26"/>
          <w:szCs w:val="26"/>
          <w:highlight w:val="white"/>
        </w:rPr>
        <w:t xml:space="preserve"> гарантийных обязательств определяется не менее 5% (пяти процентов) от цены Договора в редакции Дополнительного соглашения;</w:t>
      </w:r>
      <w:r>
        <w:rPr>
          <w:rFonts w:ascii="Times New Roman" w:hAnsi="Times New Roman"/>
          <w:i/>
          <w:sz w:val="26"/>
          <w:szCs w:val="26"/>
          <w:highlight w:val="white"/>
        </w:rPr>
      </w:r>
      <w:r>
        <w:rPr>
          <w:rFonts w:ascii="Times New Roman" w:hAnsi="Times New Roman"/>
          <w:i/>
          <w:sz w:val="26"/>
          <w:szCs w:val="26"/>
          <w:highlight w:val="white"/>
        </w:rPr>
      </w:r>
    </w:p>
    <w:p>
      <w:pPr>
        <w:pStyle w:val="1367"/>
        <w:contextualSpacing w:val="0"/>
        <w:ind w:left="0" w:firstLine="709"/>
        <w:jc w:val="both"/>
        <w:keepNext w:val="0"/>
        <w:spacing w:line="17" w:lineRule="atLeast"/>
        <w:rPr>
          <w:rFonts w:ascii="Times New Roman" w:hAnsi="Times New Roman"/>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i/>
          <w:sz w:val="26"/>
          <w:szCs w:val="26"/>
          <w:highlight w:val="white"/>
        </w:rPr>
        <w:t xml:space="preserve">- размер единой независимой гарантии (включающей</w:t>
      </w:r>
      <w:r>
        <w:rPr>
          <w:rFonts w:ascii="Times New Roman" w:hAnsi="Times New Roman"/>
          <w:i/>
          <w:sz w:val="26"/>
          <w:szCs w:val="26"/>
          <w:highlight w:val="white"/>
        </w:rPr>
        <w:t xml:space="preserve"> обеспечение исполнения обязательств по договору и обеспечение гарантийных обязательст</w:t>
      </w:r>
      <w:r>
        <w:rPr>
          <w:rFonts w:ascii="Times New Roman" w:hAnsi="Times New Roman"/>
          <w:i/>
          <w:sz w:val="26"/>
          <w:szCs w:val="26"/>
          <w:highlight w:val="white"/>
        </w:rPr>
        <w:t xml:space="preserve">в) определяется как максимальная из сумм: 5% (пять процентов) от начальной (максимальной) цены Договора (цены лота) или 5% (пять процентов) от цены Договора в редакции Дополнительного соглашения или суммы непогашенного (неотработанного) авансового платежа.</w:t>
      </w:r>
      <w:r>
        <w:rPr>
          <w:rFonts w:ascii="Times New Roman" w:hAnsi="Times New Roman"/>
          <w:i/>
          <w:sz w:val="26"/>
          <w:szCs w:val="26"/>
          <w:highlight w:val="white"/>
        </w:rPr>
      </w:r>
      <w:r>
        <w:rPr>
          <w:rFonts w:ascii="Times New Roman" w:hAnsi="Times New Roman"/>
          <w:i/>
          <w:sz w:val="26"/>
          <w:szCs w:val="26"/>
          <w:highlight w:val="white"/>
        </w:rPr>
      </w:r>
    </w:p>
    <w:p>
      <w:pPr>
        <w:pStyle w:val="1367"/>
        <w:contextualSpacing w:val="0"/>
        <w:ind w:left="0" w:firstLine="709"/>
        <w:jc w:val="both"/>
        <w:keepNext w:val="0"/>
        <w:spacing w:line="17" w:lineRule="atLeast"/>
        <w:rPr>
          <w:rFonts w:ascii="Times New Roman" w:hAnsi="Times New Roman"/>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sz w:val="26"/>
          <w:szCs w:val="26"/>
          <w:highlight w:val="white"/>
        </w:rPr>
        <w:t xml:space="preserve">(</w:t>
      </w:r>
      <w:r>
        <w:rPr>
          <w:rFonts w:ascii="Times New Roman" w:hAnsi="Times New Roman"/>
          <w:b/>
          <w:i/>
          <w:iCs/>
          <w:sz w:val="26"/>
          <w:szCs w:val="26"/>
          <w:highlight w:val="white"/>
        </w:rPr>
        <w:t xml:space="preserve">В</w:t>
      </w:r>
      <w:r>
        <w:rPr>
          <w:rFonts w:ascii="Times New Roman" w:hAnsi="Times New Roman"/>
          <w:b/>
          <w:i/>
          <w:iCs/>
          <w:sz w:val="26"/>
          <w:szCs w:val="26"/>
          <w:highlight w:val="white"/>
        </w:rPr>
        <w:t xml:space="preserve">ариант </w:t>
      </w:r>
      <w:r>
        <w:rPr>
          <w:rFonts w:ascii="Times New Roman" w:hAnsi="Times New Roman"/>
          <w:b/>
          <w:i/>
          <w:iCs/>
          <w:sz w:val="26"/>
          <w:szCs w:val="26"/>
          <w:highlight w:val="white"/>
        </w:rPr>
        <w:t xml:space="preserve">II пункта 4 - </w:t>
      </w:r>
      <w:r>
        <w:rPr>
          <w:rFonts w:ascii="Times New Roman" w:hAnsi="Times New Roman"/>
          <w:b/>
          <w:i/>
          <w:iCs/>
          <w:sz w:val="26"/>
          <w:szCs w:val="26"/>
          <w:highlight w:val="white"/>
        </w:rPr>
        <w:t xml:space="preserve">для применения в рамках договоров, заключаемых по результатам конкурентной закупки</w:t>
      </w:r>
      <w:r>
        <w:rPr>
          <w:rFonts w:ascii="Times New Roman" w:hAnsi="Times New Roman"/>
          <w:b/>
          <w:i/>
          <w:iCs/>
          <w:sz w:val="26"/>
          <w:szCs w:val="26"/>
          <w:highlight w:val="white"/>
        </w:rPr>
        <w:t xml:space="preserve"> в электронной форме</w:t>
      </w:r>
      <w:r>
        <w:rPr>
          <w:rFonts w:ascii="Times New Roman" w:hAnsi="Times New Roman"/>
          <w:b/>
          <w:i/>
          <w:iCs/>
          <w:sz w:val="26"/>
          <w:szCs w:val="26"/>
          <w:highlight w:val="white"/>
        </w:rPr>
        <w:t xml:space="preserve">, участниками которой могут быть только субъекты </w:t>
      </w:r>
      <w:r>
        <w:rPr>
          <w:rFonts w:ascii="Times New Roman" w:hAnsi="Times New Roman"/>
          <w:b/>
          <w:i/>
          <w:iCs/>
          <w:sz w:val="26"/>
          <w:szCs w:val="26"/>
          <w:highlight w:val="white"/>
        </w:rPr>
        <w:t xml:space="preserve">малого и среднего предпринимательства согласно </w:t>
      </w:r>
      <w:r>
        <w:rPr>
          <w:rFonts w:ascii="Times New Roman" w:hAnsi="Times New Roman"/>
          <w:b/>
          <w:i/>
          <w:iCs/>
          <w:sz w:val="26"/>
          <w:szCs w:val="26"/>
          <w:highlight w:val="white"/>
        </w:rPr>
        <w:t xml:space="preserve">ст. 3.4 Федерального закона от 18.07.2011 № 223-ФЗ «О закупках товаров, работ, услуг отдельными видами юридических лиц»</w:t>
      </w:r>
      <w:r>
        <w:rPr>
          <w:rFonts w:ascii="Times New Roman" w:hAnsi="Times New Roman"/>
          <w:b/>
          <w:i/>
          <w:iCs/>
          <w:sz w:val="26"/>
          <w:szCs w:val="26"/>
          <w:highlight w:val="white"/>
        </w:rPr>
        <w:t xml:space="preserve">)</w:t>
      </w:r>
      <w:r>
        <w:rPr>
          <w:rFonts w:ascii="Times New Roman" w:hAnsi="Times New Roman"/>
          <w:b/>
          <w:i/>
          <w:sz w:val="26"/>
          <w:szCs w:val="26"/>
          <w:highlight w:val="white"/>
        </w:rPr>
      </w:r>
      <w:r>
        <w:rPr>
          <w:rFonts w:ascii="Times New Roman" w:hAnsi="Times New Roman"/>
          <w:b/>
          <w:i/>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4. </w:t>
      </w:r>
      <w:r>
        <w:rPr>
          <w:rFonts w:ascii="Times New Roman" w:hAnsi="Times New Roman"/>
          <w:sz w:val="26"/>
          <w:szCs w:val="26"/>
          <w:highlight w:val="white"/>
        </w:rPr>
        <w:t xml:space="preserve">В случае заключения дополнительного соглашения к Договору, по которому произойдет увеличение цены или увеличение планируемого срока подписания Документа о приемке </w:t>
      </w:r>
      <w:r>
        <w:rPr>
          <w:rFonts w:ascii="Times New Roman" w:hAnsi="Times New Roman"/>
          <w:sz w:val="26"/>
          <w:szCs w:val="26"/>
          <w:highlight w:val="white"/>
        </w:rPr>
        <w:t xml:space="preserve">Т</w:t>
      </w:r>
      <w:r>
        <w:rPr>
          <w:rFonts w:ascii="Times New Roman" w:hAnsi="Times New Roman"/>
          <w:sz w:val="26"/>
          <w:szCs w:val="26"/>
          <w:highlight w:val="white"/>
        </w:rPr>
        <w:t xml:space="preserve">овара</w:t>
      </w:r>
      <w:r>
        <w:rPr>
          <w:rFonts w:ascii="Times New Roman" w:hAnsi="Times New Roman"/>
          <w:sz w:val="26"/>
          <w:szCs w:val="26"/>
          <w:highlight w:val="white"/>
        </w:rPr>
        <w:t xml:space="preserve"> / </w:t>
      </w:r>
      <w:r>
        <w:rPr>
          <w:rFonts w:ascii="Times New Roman" w:hAnsi="Times New Roman"/>
          <w:i/>
          <w:sz w:val="26"/>
          <w:szCs w:val="26"/>
          <w:highlight w:val="white"/>
        </w:rPr>
        <w:t xml:space="preserve">а</w:t>
      </w:r>
      <w:r>
        <w:rPr>
          <w:rFonts w:ascii="Times New Roman" w:hAnsi="Times New Roman"/>
          <w:i/>
          <w:sz w:val="26"/>
          <w:szCs w:val="26"/>
          <w:highlight w:val="white"/>
        </w:rPr>
        <w:t xml:space="preserve">кт</w:t>
      </w:r>
      <w:r>
        <w:rPr>
          <w:rFonts w:ascii="Times New Roman" w:hAnsi="Times New Roman"/>
          <w:i/>
          <w:sz w:val="26"/>
          <w:szCs w:val="26"/>
          <w:highlight w:val="white"/>
        </w:rPr>
        <w:t xml:space="preserve">ов</w:t>
      </w:r>
      <w:r>
        <w:rPr>
          <w:rFonts w:ascii="Times New Roman" w:hAnsi="Times New Roman"/>
          <w:i/>
          <w:sz w:val="26"/>
          <w:szCs w:val="26"/>
          <w:highlight w:val="white"/>
        </w:rPr>
        <w:t xml:space="preserve"> оказания дополнительных услуг (в случае наличия соответствующих услуг в предмете Договора</w:t>
      </w:r>
      <w:r>
        <w:rPr>
          <w:rFonts w:ascii="Times New Roman" w:hAnsi="Times New Roman"/>
          <w:i/>
          <w:sz w:val="26"/>
          <w:szCs w:val="26"/>
          <w:highlight w:val="white"/>
        </w:rPr>
        <w:t xml:space="preserve">)</w:t>
      </w:r>
      <w:r>
        <w:rPr>
          <w:rFonts w:ascii="Times New Roman" w:hAnsi="Times New Roman"/>
          <w:bCs/>
          <w:sz w:val="26"/>
          <w:szCs w:val="26"/>
          <w:highlight w:val="white"/>
        </w:rPr>
        <w:t xml:space="preserve">,</w:t>
      </w:r>
      <w:r>
        <w:rPr>
          <w:rFonts w:ascii="Times New Roman" w:hAnsi="Times New Roman"/>
          <w:sz w:val="26"/>
          <w:szCs w:val="26"/>
          <w:highlight w:val="white"/>
        </w:rPr>
        <w:t xml:space="preserve"> Поставщик обязан в сроки, установленные п. 8 настоящего приложения, представить на согласование Покупателю копию независимой гарантии</w:t>
      </w:r>
      <w:r>
        <w:rPr>
          <w:rFonts w:ascii="Times New Roman" w:hAnsi="Times New Roman"/>
          <w:sz w:val="26"/>
          <w:szCs w:val="26"/>
          <w:highlight w:val="white"/>
        </w:rPr>
        <w:t xml:space="preserve"> /</w:t>
      </w:r>
      <w:r>
        <w:rPr>
          <w:rFonts w:ascii="Times New Roman" w:hAnsi="Times New Roman"/>
          <w:sz w:val="26"/>
          <w:szCs w:val="26"/>
          <w:highlight w:val="white"/>
        </w:rPr>
        <w:t xml:space="preserve"> изменение к действующей независимой гарантии</w:t>
      </w:r>
      <w:r>
        <w:rPr>
          <w:rFonts w:ascii="Times New Roman" w:hAnsi="Times New Roman"/>
          <w:sz w:val="26"/>
          <w:szCs w:val="26"/>
          <w:highlight w:val="white"/>
        </w:rPr>
        <w:t xml:space="preserve">. Оригинал независимой гарантии</w:t>
      </w:r>
      <w:r>
        <w:rPr>
          <w:rFonts w:ascii="Times New Roman" w:hAnsi="Times New Roman"/>
          <w:sz w:val="26"/>
          <w:szCs w:val="26"/>
          <w:highlight w:val="white"/>
        </w:rPr>
        <w:t xml:space="preserve"> изменения к действующей независимой гарантии</w:t>
      </w:r>
      <w:r>
        <w:rPr>
          <w:rFonts w:ascii="Times New Roman" w:hAnsi="Times New Roman"/>
          <w:sz w:val="26"/>
          <w:szCs w:val="26"/>
          <w:highlight w:val="white"/>
        </w:rPr>
        <w:t xml:space="preserve">, согласованной</w:t>
      </w:r>
      <w:r>
        <w:rPr>
          <w:rFonts w:ascii="Times New Roman" w:hAnsi="Times New Roman"/>
          <w:sz w:val="26"/>
          <w:szCs w:val="26"/>
          <w:highlight w:val="white"/>
        </w:rPr>
        <w:t xml:space="preserve"> /</w:t>
      </w:r>
      <w:r>
        <w:rPr>
          <w:rFonts w:ascii="Times New Roman" w:hAnsi="Times New Roman"/>
          <w:sz w:val="26"/>
          <w:szCs w:val="26"/>
          <w:highlight w:val="white"/>
        </w:rPr>
        <w:t xml:space="preserve"> согласованного</w:t>
      </w:r>
      <w:r>
        <w:rPr>
          <w:rFonts w:ascii="Times New Roman" w:hAnsi="Times New Roman"/>
          <w:sz w:val="26"/>
          <w:szCs w:val="26"/>
          <w:highlight w:val="white"/>
        </w:rPr>
        <w:t xml:space="preserve"> Покупателем, должен быть представлен не позднее чем за 1 (один) рабочий день до даты заключения дополнительного соглашения. Срок действия для независимой гарантии на исполнение </w:t>
      </w:r>
      <w:r>
        <w:rPr>
          <w:rFonts w:ascii="Times New Roman" w:hAnsi="Times New Roman"/>
          <w:sz w:val="26"/>
          <w:szCs w:val="26"/>
          <w:highlight w:val="white"/>
        </w:rPr>
        <w:t xml:space="preserve">Поставщиком </w:t>
      </w:r>
      <w:r>
        <w:rPr>
          <w:rFonts w:ascii="Times New Roman" w:hAnsi="Times New Roman"/>
          <w:sz w:val="26"/>
          <w:szCs w:val="26"/>
          <w:highlight w:val="white"/>
        </w:rPr>
        <w:t xml:space="preserve">обязательств по Договору должен начинаться не позднее даты подписания дополнительного соглашения и заканчиваться не ранее чем через 60 (шестьдесят) дней после новой даты подписания</w:t>
      </w:r>
      <w:r>
        <w:rPr>
          <w:rFonts w:ascii="Times New Roman" w:hAnsi="Times New Roman"/>
          <w:sz w:val="26"/>
          <w:szCs w:val="26"/>
          <w:highlight w:val="white"/>
        </w:rPr>
        <w:t xml:space="preserve"> всех</w:t>
      </w:r>
      <w:r>
        <w:rPr>
          <w:rFonts w:ascii="Times New Roman" w:hAnsi="Times New Roman"/>
          <w:sz w:val="26"/>
          <w:szCs w:val="26"/>
          <w:highlight w:val="white"/>
        </w:rPr>
        <w:t xml:space="preserve"> </w:t>
      </w:r>
      <w:r>
        <w:rPr>
          <w:rFonts w:ascii="Times New Roman" w:hAnsi="Times New Roman"/>
          <w:sz w:val="26"/>
          <w:szCs w:val="26"/>
          <w:highlight w:val="white"/>
        </w:rPr>
        <w:t xml:space="preserve">(</w:t>
      </w:r>
      <w:r>
        <w:rPr>
          <w:rFonts w:ascii="Times New Roman" w:hAnsi="Times New Roman"/>
          <w:sz w:val="26"/>
          <w:szCs w:val="26"/>
          <w:highlight w:val="white"/>
        </w:rPr>
        <w:t xml:space="preserve">последнего</w:t>
      </w:r>
      <w:r>
        <w:rPr>
          <w:rFonts w:ascii="Times New Roman" w:hAnsi="Times New Roman"/>
          <w:sz w:val="26"/>
          <w:szCs w:val="26"/>
          <w:highlight w:val="white"/>
        </w:rPr>
        <w:t xml:space="preserve">)</w:t>
      </w:r>
      <w:r>
        <w:rPr>
          <w:rFonts w:ascii="Times New Roman" w:hAnsi="Times New Roman"/>
          <w:sz w:val="26"/>
          <w:szCs w:val="26"/>
          <w:highlight w:val="white"/>
        </w:rPr>
        <w:t xml:space="preserve"> Документ</w:t>
      </w:r>
      <w:r>
        <w:rPr>
          <w:rFonts w:ascii="Times New Roman" w:hAnsi="Times New Roman"/>
          <w:sz w:val="26"/>
          <w:szCs w:val="26"/>
          <w:highlight w:val="white"/>
        </w:rPr>
        <w:t xml:space="preserve">ов</w:t>
      </w:r>
      <w:r>
        <w:rPr>
          <w:rFonts w:ascii="Times New Roman" w:hAnsi="Times New Roman"/>
          <w:sz w:val="26"/>
          <w:szCs w:val="26"/>
          <w:highlight w:val="white"/>
        </w:rPr>
        <w:t xml:space="preserve"> о приемке</w:t>
      </w:r>
      <w:r>
        <w:rPr>
          <w:rFonts w:ascii="Times New Roman" w:hAnsi="Times New Roman"/>
          <w:sz w:val="26"/>
          <w:szCs w:val="26"/>
          <w:highlight w:val="white"/>
        </w:rPr>
        <w:t xml:space="preserve"> </w:t>
      </w:r>
      <w:r>
        <w:rPr>
          <w:rFonts w:ascii="Times New Roman" w:hAnsi="Times New Roman"/>
          <w:sz w:val="26"/>
          <w:szCs w:val="26"/>
          <w:highlight w:val="white"/>
        </w:rPr>
        <w:t xml:space="preserve">Товара</w:t>
      </w:r>
      <w:r>
        <w:rPr>
          <w:rFonts w:ascii="Times New Roman" w:hAnsi="Times New Roman"/>
          <w:sz w:val="26"/>
          <w:szCs w:val="26"/>
          <w:highlight w:val="white"/>
        </w:rPr>
        <w:t xml:space="preserve"> и </w:t>
      </w:r>
      <w:r>
        <w:rPr>
          <w:rFonts w:ascii="Times New Roman" w:hAnsi="Times New Roman"/>
          <w:i/>
          <w:sz w:val="26"/>
          <w:szCs w:val="26"/>
          <w:highlight w:val="white"/>
        </w:rPr>
        <w:t xml:space="preserve">а</w:t>
      </w:r>
      <w:r>
        <w:rPr>
          <w:rFonts w:ascii="Times New Roman" w:hAnsi="Times New Roman"/>
          <w:i/>
          <w:sz w:val="26"/>
          <w:szCs w:val="26"/>
          <w:highlight w:val="white"/>
        </w:rPr>
        <w:t xml:space="preserve">кт</w:t>
      </w:r>
      <w:r>
        <w:rPr>
          <w:rFonts w:ascii="Times New Roman" w:hAnsi="Times New Roman"/>
          <w:i/>
          <w:sz w:val="26"/>
          <w:szCs w:val="26"/>
          <w:highlight w:val="white"/>
        </w:rPr>
        <w:t xml:space="preserve">ов</w:t>
      </w:r>
      <w:r>
        <w:rPr>
          <w:rFonts w:ascii="Times New Roman" w:hAnsi="Times New Roman"/>
          <w:i/>
          <w:sz w:val="26"/>
          <w:szCs w:val="26"/>
          <w:highlight w:val="white"/>
        </w:rPr>
        <w:t xml:space="preserve"> оказания дополнительных услуг (в случае наличия соответствующих услуг в предмете Договора</w:t>
      </w:r>
      <w:r>
        <w:rPr>
          <w:rFonts w:ascii="Times New Roman" w:hAnsi="Times New Roman"/>
          <w:i/>
          <w:sz w:val="26"/>
          <w:szCs w:val="26"/>
          <w:highlight w:val="white"/>
        </w:rPr>
        <w:t xml:space="preserve">)</w:t>
      </w:r>
      <w:r>
        <w:rPr>
          <w:rFonts w:ascii="Times New Roman" w:hAnsi="Times New Roman"/>
          <w:sz w:val="26"/>
          <w:szCs w:val="26"/>
          <w:highlight w:val="white"/>
        </w:rPr>
        <w:t xml:space="preserve">. Срок действия для независимой гарантии </w:t>
      </w:r>
      <w:r>
        <w:rPr>
          <w:rFonts w:ascii="Times New Roman" w:hAnsi="Times New Roman"/>
          <w:sz w:val="26"/>
          <w:szCs w:val="26"/>
          <w:highlight w:val="white"/>
        </w:rPr>
        <w:t xml:space="preserve">обеспечения гарантийных обязательств </w:t>
      </w:r>
      <w:r>
        <w:rPr>
          <w:rFonts w:ascii="Times New Roman" w:hAnsi="Times New Roman"/>
          <w:sz w:val="26"/>
          <w:szCs w:val="26"/>
          <w:highlight w:val="white"/>
        </w:rPr>
        <w:t xml:space="preserve">должен начинаться не позднее даты подписания дополнительного соглашения и заканчиваться не ранее чем через 60 (шестьдесят) дней после новой даты окончания гарантийного срока.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При этом</w:t>
      </w:r>
      <w:r>
        <w:rPr>
          <w:rFonts w:ascii="Times New Roman" w:hAnsi="Times New Roman"/>
          <w:sz w:val="26"/>
          <w:szCs w:val="26"/>
          <w:highlight w:val="white"/>
        </w:rPr>
        <w:t xml:space="preserve">, если Покупателем не принимаются независимые гарантии в отношении периодов/этапов</w:t>
      </w:r>
      <w:r>
        <w:rPr>
          <w:rFonts w:ascii="Times New Roman" w:hAnsi="Times New Roman"/>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contextualSpacing w:val="0"/>
        <w:ind w:firstLine="709"/>
        <w:jc w:val="both"/>
        <w:keepNext w:val="0"/>
        <w:spacing w:after="0" w:line="17" w:lineRule="atLeast"/>
        <w:rPr>
          <w:rFonts w:ascii="Times New Roman" w:hAnsi="Times New Roman"/>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eastAsia="Times New Roman" w:cs="Times New Roman"/>
          <w:sz w:val="26"/>
          <w:szCs w:val="26"/>
          <w:highlight w:val="white"/>
          <w:lang w:eastAsia="ru-RU"/>
        </w:rPr>
        <w:t xml:space="preserve">- размер независимой гарантии на исполнение обязательств по Договору определяется как 5% (пять процентов) от начальной (максимальной) цены Договора (цены лота), но не менее 5% (пяти процентов) от цены Договора в редакции Дополнительного соглашения </w:t>
      </w:r>
      <w:r>
        <w:rPr>
          <w:rFonts w:ascii="Times New Roman" w:hAnsi="Times New Roman"/>
          <w:i/>
          <w:sz w:val="26"/>
          <w:szCs w:val="26"/>
          <w:highlight w:val="white"/>
        </w:rPr>
        <w:t xml:space="preserve">;</w:t>
      </w:r>
      <w:r>
        <w:rPr>
          <w:rFonts w:ascii="Times New Roman" w:hAnsi="Times New Roman"/>
          <w:i/>
          <w:sz w:val="26"/>
          <w:szCs w:val="26"/>
          <w:highlight w:val="white"/>
        </w:rPr>
      </w:r>
      <w:r>
        <w:rPr>
          <w:rFonts w:ascii="Times New Roman" w:hAnsi="Times New Roman"/>
          <w:i/>
          <w:sz w:val="26"/>
          <w:szCs w:val="26"/>
          <w:highlight w:val="white"/>
        </w:rPr>
      </w:r>
    </w:p>
    <w:p>
      <w:pPr>
        <w:pStyle w:val="1367"/>
        <w:contextualSpacing w:val="0"/>
        <w:ind w:left="0" w:firstLine="709"/>
        <w:jc w:val="both"/>
        <w:keepNext w:val="0"/>
        <w:spacing w:line="283" w:lineRule="atLeast"/>
        <w:rPr>
          <w:rFonts w:ascii="Times New Roman" w:hAnsi="Times New Roman"/>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i/>
          <w:sz w:val="26"/>
          <w:szCs w:val="26"/>
          <w:highlight w:val="white"/>
        </w:rPr>
        <w:t xml:space="preserve">- размер независимой гарантии</w:t>
      </w:r>
      <w:r>
        <w:rPr>
          <w:rFonts w:ascii="Times New Roman" w:hAnsi="Times New Roman"/>
          <w:i/>
          <w:sz w:val="26"/>
          <w:szCs w:val="26"/>
          <w:highlight w:val="white"/>
        </w:rPr>
        <w:t xml:space="preserve"> обеспечени</w:t>
      </w:r>
      <w:r>
        <w:rPr>
          <w:rFonts w:ascii="Times New Roman" w:hAnsi="Times New Roman"/>
          <w:i/>
          <w:sz w:val="26"/>
          <w:szCs w:val="26"/>
          <w:highlight w:val="white"/>
        </w:rPr>
        <w:t xml:space="preserve">я</w:t>
      </w:r>
      <w:r>
        <w:rPr>
          <w:rFonts w:ascii="Times New Roman" w:hAnsi="Times New Roman"/>
          <w:i/>
          <w:sz w:val="26"/>
          <w:szCs w:val="26"/>
          <w:highlight w:val="white"/>
        </w:rPr>
        <w:t xml:space="preserve"> гарантийных обя</w:t>
      </w:r>
      <w:r>
        <w:rPr>
          <w:rFonts w:ascii="Times New Roman" w:hAnsi="Times New Roman"/>
          <w:i/>
          <w:sz w:val="26"/>
          <w:szCs w:val="26"/>
          <w:highlight w:val="white"/>
        </w:rPr>
        <w:t xml:space="preserve">зательств определяется не менее</w:t>
      </w:r>
      <w:r>
        <w:rPr>
          <w:rFonts w:ascii="Times New Roman" w:hAnsi="Times New Roman"/>
          <w:i/>
          <w:sz w:val="26"/>
          <w:szCs w:val="26"/>
          <w:highlight w:val="white"/>
        </w:rPr>
        <w:t xml:space="preserve"> 5% (пяти процентов) от цены Договора в редакции Дополнительного соглашения.</w:t>
      </w:r>
      <w:r>
        <w:rPr>
          <w:rFonts w:ascii="Times New Roman" w:hAnsi="Times New Roman"/>
          <w:i/>
          <w:sz w:val="26"/>
          <w:szCs w:val="26"/>
          <w:highlight w:val="white"/>
        </w:rPr>
      </w:r>
      <w:r>
        <w:rPr>
          <w:rFonts w:ascii="Times New Roman" w:hAnsi="Times New Roman"/>
          <w:i/>
          <w:sz w:val="26"/>
          <w:szCs w:val="26"/>
          <w:highlight w:val="white"/>
        </w:rPr>
      </w:r>
    </w:p>
    <w:p>
      <w:pPr>
        <w:pStyle w:val="1367"/>
        <w:contextualSpacing w:val="0"/>
        <w:ind w:left="0" w:firstLine="709"/>
        <w:jc w:val="both"/>
        <w:keepNext w:val="0"/>
        <w:spacing w:line="283"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5. Гарант, предоставляющий независимую гарантию, а также сама независимая гарантия должны быть предварительно согласованы с Покупателем. </w:t>
      </w:r>
      <w:r>
        <w:rPr>
          <w:rFonts w:ascii="Times New Roman" w:hAnsi="Times New Roman"/>
          <w:sz w:val="26"/>
          <w:szCs w:val="26"/>
          <w:highlight w:val="white"/>
        </w:rPr>
        <w:t xml:space="preserve">Для согласования </w:t>
      </w:r>
      <w:r>
        <w:rPr>
          <w:rFonts w:ascii="Times New Roman" w:hAnsi="Times New Roman"/>
          <w:sz w:val="26"/>
          <w:szCs w:val="26"/>
          <w:highlight w:val="white"/>
        </w:rPr>
        <w:t xml:space="preserve">Покупателем </w:t>
      </w:r>
      <w:r>
        <w:rPr>
          <w:rFonts w:ascii="Times New Roman" w:hAnsi="Times New Roman"/>
          <w:sz w:val="26"/>
          <w:szCs w:val="26"/>
          <w:highlight w:val="white"/>
        </w:rPr>
        <w:t xml:space="preserve">независимой гарантии </w:t>
      </w:r>
      <w:r>
        <w:rPr>
          <w:rFonts w:ascii="Times New Roman" w:hAnsi="Times New Roman"/>
          <w:sz w:val="26"/>
          <w:szCs w:val="26"/>
          <w:highlight w:val="white"/>
        </w:rPr>
        <w:t xml:space="preserve">Поставщик </w:t>
      </w:r>
      <w:r>
        <w:rPr>
          <w:rFonts w:ascii="Times New Roman" w:hAnsi="Times New Roman"/>
          <w:sz w:val="26"/>
          <w:szCs w:val="26"/>
          <w:highlight w:val="white"/>
        </w:rPr>
        <w:t xml:space="preserve">обязан предста</w:t>
      </w:r>
      <w:r>
        <w:rPr>
          <w:rFonts w:ascii="Times New Roman" w:hAnsi="Times New Roman"/>
          <w:sz w:val="26"/>
          <w:szCs w:val="26"/>
          <w:highlight w:val="white"/>
        </w:rPr>
        <w:t xml:space="preserve">вить копию независимой гарантии, а также следующие документы (допускается предоставление документации на бумажном носителе либо в виде электронного документа в соответствии с требованиями Федерального закона «Об электронной подписи» от 06.04.2011 № 63-ФЗ):</w:t>
      </w:r>
      <w:r>
        <w:rPr>
          <w:rFonts w:ascii="Times New Roman" w:hAnsi="Times New Roman"/>
          <w:sz w:val="26"/>
          <w:szCs w:val="26"/>
          <w:highlight w:val="white"/>
        </w:rPr>
      </w:r>
      <w:r>
        <w:rPr>
          <w:rFonts w:ascii="Times New Roman" w:hAnsi="Times New Roman"/>
          <w:sz w:val="26"/>
          <w:szCs w:val="26"/>
          <w:highlight w:val="white"/>
        </w:rPr>
      </w:r>
    </w:p>
    <w:p>
      <w:pPr>
        <w:pStyle w:val="1567"/>
        <w:contextualSpacing w:val="0"/>
        <w:ind w:left="709"/>
        <w:jc w:val="both"/>
        <w:keepNext w:val="0"/>
        <w:spacing w:before="0" w:after="0" w:line="283" w:lineRule="atLeast"/>
        <w:widowControl w:val="off"/>
        <w:tabs>
          <w:tab w:val="left" w:pos="168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5.1. Если сумма независимой гарантии</w:t>
      </w:r>
      <w:r>
        <w:rPr>
          <w:rStyle w:val="1510"/>
          <w:rFonts w:eastAsia="Calibri"/>
          <w:sz w:val="26"/>
          <w:szCs w:val="26"/>
          <w:highlight w:val="white"/>
        </w:rPr>
        <w:footnoteReference w:id="30"/>
      </w:r>
      <w:r>
        <w:rPr>
          <w:b w:val="0"/>
          <w:sz w:val="26"/>
          <w:szCs w:val="26"/>
          <w:highlight w:val="white"/>
        </w:rPr>
        <w:t xml:space="preserve"> превышает 15 млн. рублей:</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tabs>
          <w:tab w:val="left" w:pos="168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5.1.1. Лицензия на осуществление банковской деятельности, действующая на дату выдачи независимой гарантии (копия, заверенная </w:t>
      </w:r>
      <w:r>
        <w:rPr>
          <w:b w:val="0"/>
          <w:sz w:val="26"/>
          <w:szCs w:val="26"/>
          <w:highlight w:val="white"/>
        </w:rPr>
        <w:t xml:space="preserve">Г</w:t>
      </w:r>
      <w:r>
        <w:rPr>
          <w:b w:val="0"/>
          <w:sz w:val="26"/>
          <w:szCs w:val="26"/>
          <w:highlight w:val="white"/>
        </w:rPr>
        <w:t xml:space="preserve">арантом либо нотариально заверенная копия</w:t>
      </w:r>
      <w:r>
        <w:rPr>
          <w:b w:val="0"/>
          <w:sz w:val="26"/>
          <w:szCs w:val="26"/>
          <w:highlight w:val="white"/>
        </w:rPr>
        <w:t xml:space="preserve">).</w:t>
      </w:r>
      <w:r>
        <w:rPr>
          <w:rStyle w:val="1510"/>
          <w:sz w:val="26"/>
          <w:szCs w:val="26"/>
          <w:highlight w:val="white"/>
        </w:rPr>
        <w:footnoteReference w:id="31"/>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tabs>
          <w:tab w:val="left" w:pos="168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5.1.2. Документы, удостоверяющие право лица, подписавшего гарантию, подписывать независимые гарантии от лица Гаранта (включая, но не ограничиваясь):</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left" w:pos="1985"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Устав со всеми изменениями и дополнениями, зарегистрированными в установленном порядке на дату выдачи независимой гарантии (нотариально заверенная копия);</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Свидетельство о внесении записи в ЕГРЮЛ в связи с внесением изменений в Устав (нотариально заверенная копия); </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 случае оформления независимой гарантии обособленными структурным</w:t>
      </w:r>
      <w:r>
        <w:rPr>
          <w:b w:val="0"/>
          <w:sz w:val="26"/>
          <w:szCs w:val="26"/>
          <w:highlight w:val="white"/>
        </w:rPr>
        <w:t xml:space="preserve">и подразделениями Гаранта необходимо представить указанные в учредительных документах Гаранта документы, регламентирующие деятельность обособленного структурного подразделения Гаранта (положение о филиале, положение о дополнительном офисе, иные документы)</w:t>
      </w:r>
      <w:r>
        <w:rPr>
          <w:b w:val="0"/>
          <w:sz w:val="26"/>
          <w:szCs w:val="26"/>
          <w:highlight w:val="white"/>
        </w:rPr>
        <w:t xml:space="preserve"> (копия, заверенная Гарантом, либо нотариально заверенная копия)</w:t>
      </w:r>
      <w:r>
        <w:rPr>
          <w:b w:val="0"/>
          <w:sz w:val="26"/>
          <w:szCs w:val="26"/>
          <w:highlight w:val="white"/>
        </w:rPr>
        <w:t xml:space="preserve">;</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доверенность на уполномоченное лицо, действующее от имени Гаранта (оригинал/нотариально заверенная копия/копия, заверенная гарантом (в случае если независимая гарантия подписана уполномоченным лицом, действующим от име</w:t>
      </w:r>
      <w:r>
        <w:rPr>
          <w:b w:val="0"/>
          <w:sz w:val="26"/>
          <w:szCs w:val="26"/>
          <w:highlight w:val="white"/>
        </w:rPr>
        <w:t xml:space="preserve">ни Гаранта на основании доверенности). К доверенности, выданной в порядке передоверия, должна прилагаться доверенность на уполномоченное лицо, выдавшее доверенность в порядке передоверия (оригинал/нотариально заверенная копия/ копия, заверенная Гарантом). </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 случае если в доверенности на право подписания независимой гарантии имеются ограничения (подписа</w:t>
      </w:r>
      <w:r>
        <w:rPr>
          <w:b w:val="0"/>
          <w:sz w:val="26"/>
          <w:szCs w:val="26"/>
          <w:highlight w:val="white"/>
        </w:rPr>
        <w:t xml:space="preserve">ние независимой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решений/документов. </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 случае отказа Гаранта, после письменного запроса Покупателя, от представления документов, указанных в содержании доверенности, Поставщик предоставляет письмо-подтверждение за подписью уполномоченного лица Гаранта, чьи полномочия не о</w:t>
      </w:r>
      <w:r>
        <w:rPr>
          <w:b w:val="0"/>
          <w:sz w:val="26"/>
          <w:szCs w:val="26"/>
          <w:highlight w:val="white"/>
        </w:rPr>
        <w:t xml:space="preserve">граничены необходимостью представления дополнительных документов, подтверждающее, что независимая гарантия выдана в соответствии с правилами и требованиями, установленными регламентами Гаранта и на основании соответствующих решений уполномоченных органов/д</w:t>
      </w:r>
      <w:r>
        <w:rPr>
          <w:b w:val="0"/>
          <w:sz w:val="26"/>
          <w:szCs w:val="26"/>
          <w:highlight w:val="white"/>
        </w:rPr>
        <w:t xml:space="preserve">олжностных лиц Гаранта перечисленным в содержании доверенности, с обязательным указанием реквизитов (дата, номер, наименование органа/должностного лица, принявшего решение) документов, подтверждающих факт соблюдения необходимых внутренних процедур Гаранта;</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выписка из Единого государственного реестра юридических лиц (ЕГРЮЛ), </w:t>
      </w:r>
      <w:r>
        <w:rPr>
          <w:b w:val="0"/>
          <w:sz w:val="26"/>
          <w:szCs w:val="26"/>
          <w:highlight w:val="white"/>
        </w:rPr>
        <w:t xml:space="preserve">выданная регистрирующим органом не ранее чем за 30 дней до даты выдачи независимой гарантии (оригинал/нотариально заверенная копия), допускается представление выписки с официального сайта Федеральной налоговой службы </w:t>
      </w:r>
      <w:r>
        <w:rPr>
          <w:b w:val="0"/>
          <w:sz w:val="26"/>
          <w:szCs w:val="26"/>
          <w:highlight w:val="white"/>
          <w:lang w:val="en-US"/>
        </w:rPr>
        <w:t xml:space="preserve">https</w:t>
      </w:r>
      <w:r>
        <w:rPr>
          <w:b w:val="0"/>
          <w:sz w:val="26"/>
          <w:szCs w:val="26"/>
          <w:highlight w:val="white"/>
        </w:rPr>
        <w:t xml:space="preserve">://</w:t>
      </w:r>
      <w:r>
        <w:rPr>
          <w:b w:val="0"/>
          <w:sz w:val="26"/>
          <w:szCs w:val="26"/>
          <w:highlight w:val="white"/>
          <w:lang w:val="en-US"/>
        </w:rPr>
        <w:t xml:space="preserve">egrul</w:t>
      </w:r>
      <w:r>
        <w:rPr>
          <w:b w:val="0"/>
          <w:sz w:val="26"/>
          <w:szCs w:val="26"/>
          <w:highlight w:val="white"/>
        </w:rPr>
        <w:t xml:space="preserve">.</w:t>
      </w:r>
      <w:r>
        <w:rPr>
          <w:b w:val="0"/>
          <w:sz w:val="26"/>
          <w:szCs w:val="26"/>
          <w:highlight w:val="white"/>
          <w:lang w:val="en-US"/>
        </w:rPr>
        <w:t xml:space="preserve">nalog</w:t>
      </w:r>
      <w:r>
        <w:rPr>
          <w:b w:val="0"/>
          <w:sz w:val="26"/>
          <w:szCs w:val="26"/>
          <w:highlight w:val="white"/>
        </w:rPr>
        <w:t xml:space="preserve">/</w:t>
      </w:r>
      <w:r>
        <w:rPr>
          <w:b w:val="0"/>
          <w:sz w:val="26"/>
          <w:szCs w:val="26"/>
          <w:highlight w:val="white"/>
          <w:lang w:val="en-US"/>
        </w:rPr>
        <w:t xml:space="preserve">ru</w:t>
      </w:r>
      <w:r>
        <w:rPr>
          <w:b w:val="0"/>
          <w:sz w:val="26"/>
          <w:szCs w:val="26"/>
          <w:highlight w:val="white"/>
        </w:rPr>
        <w:t xml:space="preserve">/).</w:t>
      </w:r>
      <w:r>
        <w:rPr>
          <w:b w:val="0"/>
          <w:sz w:val="26"/>
          <w:szCs w:val="26"/>
          <w:highlight w:val="white"/>
        </w:rPr>
      </w:r>
      <w:r>
        <w:rPr>
          <w:b w:val="0"/>
          <w:sz w:val="26"/>
          <w:szCs w:val="26"/>
          <w:highlight w:val="white"/>
        </w:rPr>
      </w:r>
    </w:p>
    <w:p>
      <w:pPr>
        <w:pStyle w:val="1567"/>
        <w:contextualSpacing w:val="0"/>
        <w:ind w:firstLine="720"/>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5.2.</w:t>
      </w:r>
      <w:r>
        <w:rPr>
          <w:b w:val="0"/>
          <w:sz w:val="26"/>
          <w:szCs w:val="26"/>
          <w:highlight w:val="white"/>
        </w:rPr>
        <w:tab/>
        <w:t xml:space="preserve">Если сумма независимой гарантии</w:t>
      </w:r>
      <w:r>
        <w:rPr>
          <w:rStyle w:val="1510"/>
          <w:rFonts w:eastAsia="Calibri"/>
          <w:sz w:val="26"/>
          <w:szCs w:val="26"/>
          <w:highlight w:val="white"/>
        </w:rPr>
        <w:footnoteReference w:id="32"/>
      </w:r>
      <w:r>
        <w:rPr>
          <w:b w:val="0"/>
          <w:sz w:val="26"/>
          <w:szCs w:val="26"/>
          <w:highlight w:val="white"/>
        </w:rPr>
        <w:t xml:space="preserve"> </w:t>
      </w:r>
      <w:r>
        <w:rPr>
          <w:b w:val="0"/>
          <w:sz w:val="26"/>
          <w:szCs w:val="26"/>
          <w:highlight w:val="white"/>
        </w:rPr>
        <w:t xml:space="preserve">не превышает 15 млн. рублей:</w:t>
      </w:r>
      <w:r>
        <w:rPr>
          <w:b w:val="0"/>
          <w:sz w:val="26"/>
          <w:szCs w:val="26"/>
          <w:highlight w:val="white"/>
        </w:rPr>
      </w:r>
      <w:r>
        <w:rPr>
          <w:b w:val="0"/>
          <w:sz w:val="26"/>
          <w:szCs w:val="26"/>
          <w:highlight w:val="white"/>
        </w:rPr>
      </w:r>
    </w:p>
    <w:p>
      <w:pPr>
        <w:pStyle w:val="1567"/>
        <w:contextualSpacing w:val="0"/>
        <w:ind w:firstLine="720"/>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 решение (выписка из протокола) уполномоченного органа управления Гаранта о назначении (избрании) единоличного исполнительного органа Гаранта (копия, заверенная Гарантом);</w:t>
      </w:r>
      <w:r>
        <w:rPr>
          <w:b w:val="0"/>
          <w:sz w:val="26"/>
          <w:szCs w:val="26"/>
          <w:highlight w:val="white"/>
        </w:rPr>
      </w:r>
      <w:r>
        <w:rPr>
          <w:b w:val="0"/>
          <w:sz w:val="26"/>
          <w:szCs w:val="26"/>
          <w:highlight w:val="white"/>
        </w:rPr>
      </w:r>
    </w:p>
    <w:p>
      <w:pPr>
        <w:pStyle w:val="1567"/>
        <w:contextualSpacing w:val="0"/>
        <w:ind w:firstLine="720"/>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 доверенность на уполномоченное лицо, действующее от имени Гаранта (оригинал/нотариально заверенная копия/копия, заверенная Гарантом) (в случае если независимая гарантия подписана уполномоченным лицом, действующим от име</w:t>
      </w:r>
      <w:r>
        <w:rPr>
          <w:b w:val="0"/>
          <w:sz w:val="26"/>
          <w:szCs w:val="26"/>
          <w:highlight w:val="white"/>
        </w:rPr>
        <w:t xml:space="preserve">ни Гаранта на основании доверенности). К доверенности, выданной в порядке передоверия, должна прилагаться доверенность на уполномоченное лицо, выдавшее доверенность в порядке передоверия (оригинал/нотариально заверенная копия/ копия, заверенная Гарантом.) </w:t>
      </w:r>
      <w:r>
        <w:rPr>
          <w:b w:val="0"/>
          <w:sz w:val="26"/>
          <w:szCs w:val="26"/>
          <w:highlight w:val="white"/>
        </w:rPr>
      </w:r>
      <w:r>
        <w:rPr>
          <w:b w:val="0"/>
          <w:sz w:val="26"/>
          <w:szCs w:val="26"/>
          <w:highlight w:val="white"/>
        </w:rPr>
      </w:r>
    </w:p>
    <w:p>
      <w:pPr>
        <w:pStyle w:val="1567"/>
        <w:contextualSpacing w:val="0"/>
        <w:ind w:firstLine="720"/>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 случае если в доверенности на право подписания независимой гарантии имеются ограничения</w:t>
      </w:r>
      <w:r>
        <w:rPr>
          <w:b w:val="0"/>
          <w:sz w:val="26"/>
          <w:szCs w:val="26"/>
          <w:highlight w:val="white"/>
        </w:rPr>
        <w:t xml:space="preserve"> (подписание независимой гарантии осуществляется в рамках внутренних нормативных документов Гаранта, решений кредитных комитетов, структурных подразделений или должностных лиц Гаранта), необходимо представление всех поименованных в доверенности документов.</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В случае отказа Гаранта после письменного запроса Покупателя</w:t>
      </w:r>
      <w:r>
        <w:rPr>
          <w:b w:val="0"/>
          <w:sz w:val="26"/>
          <w:szCs w:val="26"/>
          <w:highlight w:val="white"/>
        </w:rPr>
        <w:t xml:space="preserve"> </w:t>
      </w:r>
      <w:r>
        <w:rPr>
          <w:b w:val="0"/>
          <w:sz w:val="26"/>
          <w:szCs w:val="26"/>
          <w:highlight w:val="white"/>
        </w:rPr>
        <w:t xml:space="preserve">от представления документов, указанных в содержании доверенности, Поставщик предоставляет письмо-подтверждение за подписью уполномоченного лица Гаранта, чьи полномочия не о</w:t>
      </w:r>
      <w:r>
        <w:rPr>
          <w:b w:val="0"/>
          <w:sz w:val="26"/>
          <w:szCs w:val="26"/>
          <w:highlight w:val="white"/>
        </w:rPr>
        <w:t xml:space="preserve">граничены необходимостью представления дополнительных документов, подтверждающее, что независимая гарантия выдана в соответствии с правилами и требованиями, установленными регламентами Гаранта и на основании соответствующих решений уполномоченных органов/д</w:t>
      </w:r>
      <w:r>
        <w:rPr>
          <w:b w:val="0"/>
          <w:sz w:val="26"/>
          <w:szCs w:val="26"/>
          <w:highlight w:val="white"/>
        </w:rPr>
        <w:t xml:space="preserve">олжностных лиц Гаранта, перечисленных в содержании доверенности, с обязательным указанием реквизитов (дата, номер, наименование органа/должностного лица принявшего решение) документов, подтверждающих факт соблюдения необходимых внутренних процедур Гаранта.</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5.3. </w:t>
      </w:r>
      <w:r>
        <w:rPr>
          <w:b w:val="0"/>
          <w:sz w:val="26"/>
          <w:szCs w:val="26"/>
          <w:highlight w:val="white"/>
        </w:rPr>
        <w:t xml:space="preserve">Г</w:t>
      </w:r>
      <w:r>
        <w:rPr>
          <w:b w:val="0"/>
          <w:sz w:val="26"/>
          <w:szCs w:val="26"/>
          <w:highlight w:val="white"/>
        </w:rPr>
        <w:t xml:space="preserve">арантов, не находящихся под прямым или косвенным контролем Российской Федерации, либо Банка России</w:t>
      </w:r>
      <w:r>
        <w:rPr>
          <w:rStyle w:val="1510"/>
          <w:sz w:val="26"/>
          <w:szCs w:val="26"/>
          <w:highlight w:val="white"/>
        </w:rPr>
        <w:footnoteReference w:id="33"/>
      </w:r>
      <w:r>
        <w:rPr>
          <w:b w:val="0"/>
          <w:sz w:val="26"/>
          <w:szCs w:val="26"/>
          <w:highlight w:val="white"/>
        </w:rPr>
        <w:t xml:space="preserve"> дополнительно представляются следующие документы</w:t>
      </w:r>
      <w:r>
        <w:rPr>
          <w:rStyle w:val="1510"/>
          <w:szCs w:val="26"/>
          <w:highlight w:val="white"/>
        </w:rPr>
        <w:footnoteReference w:id="34"/>
      </w:r>
      <w:r>
        <w:rPr>
          <w:b w:val="0"/>
          <w:sz w:val="26"/>
          <w:szCs w:val="26"/>
          <w:highlight w:val="white"/>
        </w:rPr>
        <w:t xml:space="preserve">:</w:t>
      </w:r>
      <w:r>
        <w:rPr>
          <w:b w:val="0"/>
          <w:sz w:val="26"/>
          <w:szCs w:val="26"/>
          <w:highlight w:val="white"/>
        </w:rPr>
      </w:r>
      <w:r>
        <w:rPr>
          <w:b w:val="0"/>
          <w:sz w:val="26"/>
          <w:szCs w:val="26"/>
          <w:highlight w:val="white"/>
        </w:rPr>
      </w:r>
    </w:p>
    <w:p>
      <w:pPr>
        <w:pStyle w:val="1567"/>
        <w:numPr>
          <w:ilvl w:val="0"/>
          <w:numId w:val="52"/>
        </w:numPr>
        <w:contextualSpacing w:val="0"/>
        <w:ind w:left="0" w:firstLine="709"/>
        <w:jc w:val="both"/>
        <w:keepNext w:val="0"/>
        <w:spacing w:before="0" w:after="0" w:line="240" w:lineRule="auto"/>
        <w:widowControl w:val="off"/>
        <w:tabs>
          <w:tab w:val="left" w:pos="993"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форма банковской отчетности по РСБУ № 808 или № 123 (копия, заверенная </w:t>
      </w:r>
      <w:r>
        <w:rPr>
          <w:b w:val="0"/>
          <w:sz w:val="26"/>
          <w:szCs w:val="26"/>
          <w:highlight w:val="white"/>
        </w:rPr>
        <w:t xml:space="preserve">Г</w:t>
      </w:r>
      <w:r>
        <w:rPr>
          <w:b w:val="0"/>
          <w:sz w:val="26"/>
          <w:szCs w:val="26"/>
          <w:highlight w:val="white"/>
        </w:rPr>
        <w:t xml:space="preserve">арантом) или официальное письмо от Гаранта с </w:t>
      </w:r>
      <w:r>
        <w:rPr>
          <w:b w:val="0"/>
          <w:sz w:val="26"/>
          <w:szCs w:val="26"/>
          <w:highlight w:val="white"/>
        </w:rPr>
        <w:t xml:space="preserve">указанием суммы собственных средств (капитала) Гаранта по состоянию на последнюю отчетную дату - представляются только банками-гарантами, которые не раскрывают указанные форм</w:t>
      </w:r>
      <w:r>
        <w:rPr>
          <w:b w:val="0"/>
          <w:sz w:val="26"/>
          <w:szCs w:val="26"/>
          <w:highlight w:val="white"/>
        </w:rPr>
        <w:t xml:space="preserve">ы/информацию на официальном сайте Банка России (</w:t>
      </w:r>
      <w:r>
        <w:rPr>
          <w:b w:val="0"/>
          <w:bCs w:val="0"/>
          <w:sz w:val="26"/>
          <w:szCs w:val="26"/>
          <w:highlight w:val="white"/>
        </w:rPr>
        <w:t xml:space="preserve">http://www.cbr.ru/credit/</w:t>
      </w:r>
      <w:r>
        <w:rPr>
          <w:b w:val="0"/>
          <w:sz w:val="26"/>
          <w:szCs w:val="26"/>
          <w:highlight w:val="white"/>
        </w:rPr>
        <w:t xml:space="preserve">);</w:t>
      </w:r>
      <w:r>
        <w:rPr>
          <w:b w:val="0"/>
          <w:sz w:val="26"/>
          <w:szCs w:val="26"/>
          <w:highlight w:val="white"/>
        </w:rPr>
      </w:r>
      <w:r>
        <w:rPr>
          <w:b w:val="0"/>
          <w:sz w:val="26"/>
          <w:szCs w:val="26"/>
          <w:highlight w:val="white"/>
        </w:rPr>
      </w:r>
    </w:p>
    <w:p>
      <w:pPr>
        <w:pStyle w:val="1567"/>
        <w:numPr>
          <w:ilvl w:val="4"/>
          <w:numId w:val="51"/>
        </w:numPr>
        <w:contextualSpacing w:val="0"/>
        <w:ind w:left="0" w:firstLine="709"/>
        <w:jc w:val="both"/>
        <w:keepNext w:val="0"/>
        <w:spacing w:before="0" w:after="0" w:line="240" w:lineRule="auto"/>
        <w:widowControl w:val="off"/>
        <w:tabs>
          <w:tab w:val="num" w:pos="1080" w:leader="none"/>
          <w:tab w:val="num" w:pos="1648" w:leader="none"/>
          <w:tab w:val="clear" w:pos="3960"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письмо Гаранта о не нахождении его в процессе ликвидации или банкротства, об </w:t>
      </w:r>
      <w:r>
        <w:rPr>
          <w:b w:val="0"/>
          <w:sz w:val="26"/>
          <w:szCs w:val="26"/>
          <w:highlight w:val="white"/>
        </w:rPr>
        <w:t xml:space="preserve">отсутствии установленных Банком России в отношении Гаранта в индивидуальном порядке ограничений</w:t>
      </w:r>
      <w:r>
        <w:rPr>
          <w:b w:val="0"/>
          <w:sz w:val="26"/>
          <w:szCs w:val="26"/>
          <w:highlight w:val="white"/>
        </w:rPr>
        <w:t xml:space="preserve"> на проведение отдельных операций, выданное не ранее чем за 30 дней до даты выдачи независимой гарантии (оригинал).</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5.4. </w:t>
      </w:r>
      <w:r>
        <w:rPr>
          <w:b w:val="0"/>
          <w:sz w:val="26"/>
          <w:szCs w:val="26"/>
          <w:highlight w:val="white"/>
        </w:rPr>
        <w:t xml:space="preserve">Для согласования независимой гарантии/изменения к независимой гарантии Покупатель вправе направить запрос о подтверждении Гарантом факта выдачи независимой гарантии/изменения к независимой гарантии, а также запросить иные </w:t>
      </w:r>
      <w:r>
        <w:rPr>
          <w:b w:val="0"/>
          <w:sz w:val="26"/>
          <w:szCs w:val="26"/>
          <w:highlight w:val="white"/>
        </w:rPr>
        <w:t xml:space="preserve">документы</w:t>
      </w:r>
      <w:r>
        <w:rPr>
          <w:b w:val="0"/>
          <w:sz w:val="26"/>
          <w:szCs w:val="26"/>
          <w:highlight w:val="white"/>
        </w:rPr>
        <w:t xml:space="preserve">, не указанные в подпунктах 5.1 - 5.3 настоящего приложения.</w:t>
      </w:r>
      <w:r>
        <w:rPr>
          <w:b w:val="0"/>
          <w:sz w:val="26"/>
          <w:szCs w:val="26"/>
          <w:highlight w:val="white"/>
        </w:rPr>
        <w:t xml:space="preserve">.</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5.5. </w:t>
      </w:r>
      <w:r>
        <w:rPr>
          <w:b w:val="0"/>
          <w:sz w:val="26"/>
          <w:szCs w:val="26"/>
          <w:highlight w:val="white"/>
        </w:rPr>
        <w:t xml:space="preserve">Допускается предоставление независимых гарантий, выданных в письменной форме на бумажном носителе или в форме электронного документа, подписанного усиленной квалифицированной электронной подписью (УКЭП).</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Поря</w:t>
      </w:r>
      <w:r>
        <w:rPr>
          <w:b w:val="0"/>
          <w:sz w:val="26"/>
          <w:szCs w:val="26"/>
          <w:highlight w:val="white"/>
        </w:rPr>
        <w:t xml:space="preserve">док работы с независимыми гарантиями, представленными в форме электронного документа, осуществляется на тех же принципах, что и для независимых гарантий, представленных в письменной форме на бумажном носителе при одновременном соблюдении следующих условий:</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tabs>
          <w:tab w:val="left" w:pos="993"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w:t>
      </w:r>
      <w:r>
        <w:rPr>
          <w:b w:val="0"/>
          <w:sz w:val="26"/>
          <w:szCs w:val="26"/>
          <w:highlight w:val="white"/>
        </w:rPr>
        <w:tab/>
        <w:t xml:space="preserve">на согласование </w:t>
      </w:r>
      <w:r>
        <w:rPr>
          <w:b w:val="0"/>
          <w:sz w:val="26"/>
          <w:szCs w:val="26"/>
          <w:highlight w:val="white"/>
        </w:rPr>
        <w:t xml:space="preserve">Покупателю</w:t>
      </w:r>
      <w:r>
        <w:rPr>
          <w:b w:val="0"/>
          <w:sz w:val="26"/>
          <w:szCs w:val="26"/>
          <w:highlight w:val="white"/>
        </w:rPr>
        <w:t xml:space="preserve"> представляется оригинал независимой гарантии, подписанный УКЭП Гаранта (представление копии независимой гарантии, заверенной УКЭП Гаранта, не допускается);</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widowControl w:val="off"/>
        <w:tabs>
          <w:tab w:val="left" w:pos="993"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w:t>
      </w:r>
      <w:r>
        <w:rPr>
          <w:b w:val="0"/>
          <w:sz w:val="26"/>
          <w:szCs w:val="26"/>
          <w:highlight w:val="white"/>
        </w:rPr>
        <w:tab/>
        <w:t xml:space="preserve">независимая гарантия не считается предоставленной </w:t>
      </w:r>
      <w:r>
        <w:rPr>
          <w:b w:val="0"/>
          <w:sz w:val="26"/>
          <w:szCs w:val="26"/>
          <w:highlight w:val="white"/>
        </w:rPr>
        <w:t xml:space="preserve">Поставщиком</w:t>
      </w:r>
      <w:r>
        <w:rPr>
          <w:b w:val="0"/>
          <w:sz w:val="26"/>
          <w:szCs w:val="26"/>
          <w:highlight w:val="white"/>
        </w:rPr>
        <w:t xml:space="preserve"> (полученной </w:t>
      </w:r>
      <w:r>
        <w:rPr>
          <w:b w:val="0"/>
          <w:sz w:val="26"/>
          <w:szCs w:val="26"/>
          <w:highlight w:val="white"/>
        </w:rPr>
        <w:t xml:space="preserve">Покупателем</w:t>
      </w:r>
      <w:r>
        <w:rPr>
          <w:b w:val="0"/>
          <w:sz w:val="26"/>
          <w:szCs w:val="26"/>
          <w:highlight w:val="white"/>
        </w:rPr>
        <w:t xml:space="preserve">) до момента ее согласования </w:t>
      </w:r>
      <w:r>
        <w:rPr>
          <w:b w:val="0"/>
          <w:sz w:val="26"/>
          <w:szCs w:val="26"/>
          <w:highlight w:val="white"/>
        </w:rPr>
        <w:t xml:space="preserve">Покупателем</w:t>
      </w:r>
      <w:r>
        <w:rPr>
          <w:b w:val="0"/>
          <w:sz w:val="26"/>
          <w:szCs w:val="26"/>
          <w:highlight w:val="white"/>
        </w:rPr>
        <w:t xml:space="preserve"> в соответствии с требованиями настоящего Порядка и фиксации сторонами факта передачи независимой гарантии от </w:t>
      </w:r>
      <w:r>
        <w:rPr>
          <w:b w:val="0"/>
          <w:sz w:val="26"/>
          <w:szCs w:val="26"/>
          <w:highlight w:val="white"/>
        </w:rPr>
        <w:t xml:space="preserve">Поставщика </w:t>
      </w:r>
      <w:r>
        <w:rPr>
          <w:b w:val="0"/>
          <w:sz w:val="26"/>
          <w:szCs w:val="26"/>
          <w:highlight w:val="white"/>
        </w:rPr>
        <w:t xml:space="preserve">Покупателю </w:t>
      </w:r>
      <w:r>
        <w:rPr>
          <w:b w:val="0"/>
          <w:sz w:val="26"/>
          <w:szCs w:val="26"/>
          <w:highlight w:val="white"/>
        </w:rPr>
        <w:t xml:space="preserve">(подписани</w:t>
      </w:r>
      <w:r>
        <w:rPr>
          <w:b w:val="0"/>
          <w:sz w:val="26"/>
          <w:szCs w:val="26"/>
          <w:highlight w:val="white"/>
        </w:rPr>
        <w:t xml:space="preserve">я</w:t>
      </w:r>
      <w:r>
        <w:rPr>
          <w:b w:val="0"/>
          <w:sz w:val="26"/>
          <w:szCs w:val="26"/>
          <w:highlight w:val="white"/>
        </w:rPr>
        <w:t xml:space="preserve"> акта-приема передачи независимой гарантии, допускается подписание акта-приема передачи независимой гарантии УКЭП).</w:t>
      </w:r>
      <w:r>
        <w:rPr>
          <w:b w:val="0"/>
          <w:sz w:val="26"/>
          <w:szCs w:val="26"/>
          <w:highlight w:val="white"/>
        </w:rPr>
      </w:r>
      <w:r>
        <w:rPr>
          <w:b w:val="0"/>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6. Покупатель уведомляет Поставщика о результатах </w:t>
      </w:r>
      <w:r>
        <w:rPr>
          <w:sz w:val="26"/>
          <w:szCs w:val="26"/>
          <w:highlight w:val="white"/>
        </w:rPr>
        <w:t xml:space="preserve">согласования независимой гарантии в письменной форме.</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7. В случае наличия у Покупателя надлеж</w:t>
      </w:r>
      <w:r>
        <w:rPr>
          <w:sz w:val="26"/>
          <w:szCs w:val="26"/>
          <w:highlight w:val="white"/>
        </w:rPr>
        <w:t xml:space="preserve">ащим образом заверенных копий, указанных в п. 5 настоящего приложения документов, полученных из других источников, Покупатель может согласовать отсутствие необходимости предоставления отдельных указанных в п. 5 настоящего приложения документов Поставщиком.</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При отсутствии указанных в п. 5 настоящего приложения документов независимая гарантия Покупателем не принимается.</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8. Копия независимой г</w:t>
      </w:r>
      <w:r>
        <w:rPr>
          <w:sz w:val="26"/>
          <w:szCs w:val="26"/>
          <w:highlight w:val="white"/>
        </w:rPr>
        <w:t xml:space="preserve">арантии и указанные в п. 5 настоящего приложения документы должны быть представлены Поставщиком на согласование Покупателя не позднее чем за 10 (десять) рабочих дней до планируемой даты представления Покупателю оригинала согласованной независимой гарантии.</w:t>
      </w:r>
      <w:r>
        <w:rPr>
          <w:sz w:val="26"/>
          <w:szCs w:val="26"/>
          <w:highlight w:val="white"/>
        </w:rPr>
      </w:r>
      <w:r>
        <w:rPr>
          <w:sz w:val="26"/>
          <w:szCs w:val="26"/>
          <w:highlight w:val="white"/>
        </w:rPr>
      </w:r>
    </w:p>
    <w:p>
      <w:pPr>
        <w:pStyle w:val="1346"/>
        <w:contextualSpacing w:val="0"/>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9. В случае предоставления Поставщиком новой независимой гарантии в порядке, предусмотренном Договором, новая независимая гарантия должна соответствовать требованиям, установленным организационно-распорядительными документами </w:t>
      </w:r>
      <w:r>
        <w:rPr>
          <w:sz w:val="26"/>
          <w:szCs w:val="26"/>
          <w:highlight w:val="white"/>
        </w:rPr>
        <w:t xml:space="preserve">Покупателя</w:t>
      </w:r>
      <w:r>
        <w:rPr>
          <w:sz w:val="26"/>
          <w:szCs w:val="26"/>
          <w:highlight w:val="white"/>
        </w:rPr>
        <w:t xml:space="preserve">, действующими на дату предоставления независимой гарантии.</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b/>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10. В случае увеличения сроков исполнения Договора, истечения срока действия независимых гарантий независимо от того, изменялись ли сроки по взаимному согласию Сторон</w:t>
      </w:r>
      <w:r>
        <w:rPr>
          <w:sz w:val="26"/>
          <w:szCs w:val="26"/>
          <w:highlight w:val="white"/>
        </w:rPr>
        <w:t xml:space="preserve"> или имело место неисполнение обязательств одной из Сторон, Поставщик обязуется предоставить Покупателю новые предварительно согласованные Покупателем независимые гарантии/ изменения к действующим независимым гарантиям в течение 20 (двадцати) рабочих дней </w:t>
      </w:r>
      <w:r>
        <w:rPr>
          <w:sz w:val="26"/>
          <w:szCs w:val="26"/>
          <w:highlight w:val="white"/>
        </w:rPr>
        <w:t xml:space="preserve">с даты, когда Поставщик узнал или должен был узнать о несоответствии срока действия независимой гарантии условиям настоящего Договора, но не позднее, чем за 60 (шестьдесят) дней до даты окончания действия независимых гарантий, предоставленных по Договору. </w:t>
      </w:r>
      <w:r>
        <w:rPr>
          <w:b/>
          <w:sz w:val="26"/>
          <w:szCs w:val="26"/>
          <w:highlight w:val="white"/>
        </w:rPr>
      </w:r>
      <w:r>
        <w:rPr>
          <w:b/>
          <w:sz w:val="26"/>
          <w:szCs w:val="26"/>
          <w:highlight w:val="white"/>
        </w:rPr>
      </w:r>
    </w:p>
    <w:p>
      <w:pPr>
        <w:pStyle w:val="1567"/>
        <w:contextualSpacing w:val="0"/>
        <w:ind w:firstLine="709"/>
        <w:jc w:val="both"/>
        <w:keepNext w:val="0"/>
        <w:spacing w:before="0" w:after="0" w:line="240" w:lineRule="auto"/>
        <w:tabs>
          <w:tab w:val="left" w:pos="851" w:leader="none"/>
          <w:tab w:val="left" w:pos="1134"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outlineLvl w:val="1"/>
        <w:suppressLineNumbers w:val="0"/>
      </w:pPr>
      <w:r>
        <w:rPr>
          <w:b w:val="0"/>
          <w:sz w:val="26"/>
          <w:szCs w:val="26"/>
          <w:highlight w:val="white"/>
          <w:lang w:eastAsia="en-US"/>
        </w:rPr>
        <w:t xml:space="preserve">Новые независимые гарантии</w:t>
      </w:r>
      <w:r>
        <w:rPr>
          <w:b w:val="0"/>
          <w:sz w:val="26"/>
          <w:szCs w:val="26"/>
          <w:highlight w:val="white"/>
          <w:lang w:eastAsia="en-US"/>
        </w:rPr>
        <w:t xml:space="preserve"> </w:t>
      </w:r>
      <w:r>
        <w:rPr>
          <w:b w:val="0"/>
          <w:sz w:val="26"/>
          <w:szCs w:val="26"/>
          <w:highlight w:val="white"/>
          <w:lang w:eastAsia="en-US"/>
        </w:rPr>
        <w:t xml:space="preserve">/ изменения к действующим независимым гарантиям на испол</w:t>
      </w:r>
      <w:r>
        <w:rPr>
          <w:b w:val="0"/>
          <w:sz w:val="26"/>
          <w:szCs w:val="26"/>
          <w:highlight w:val="white"/>
          <w:lang w:eastAsia="en-US"/>
        </w:rPr>
        <w:t xml:space="preserve">нение Поставщиком обязательств по Договору предоставляются со сроком действия, покрывающим согласованный Сторонами новый срок выполнения обязательств, а также 60 (шестьдесят) дней, следующих после новой даты подписания последнего Документа о приемке товара</w:t>
      </w:r>
      <w:r>
        <w:rPr>
          <w:b w:val="0"/>
          <w:sz w:val="26"/>
          <w:szCs w:val="26"/>
          <w:highlight w:val="white"/>
          <w:lang w:eastAsia="en-US"/>
        </w:rPr>
        <w:t xml:space="preserve"> </w:t>
      </w:r>
      <w:r>
        <w:rPr>
          <w:b w:val="0"/>
          <w:sz w:val="26"/>
          <w:szCs w:val="26"/>
          <w:highlight w:val="white"/>
          <w:lang w:eastAsia="en-US"/>
        </w:rPr>
        <w:t xml:space="preserve">/</w:t>
      </w:r>
      <w:r>
        <w:rPr>
          <w:b w:val="0"/>
          <w:i/>
          <w:sz w:val="26"/>
          <w:szCs w:val="26"/>
          <w:highlight w:val="white"/>
        </w:rPr>
        <w:t xml:space="preserve"> </w:t>
      </w:r>
      <w:r>
        <w:rPr>
          <w:b w:val="0"/>
          <w:i/>
          <w:sz w:val="26"/>
          <w:szCs w:val="26"/>
          <w:highlight w:val="white"/>
          <w:lang w:eastAsia="en-US"/>
        </w:rPr>
        <w:t xml:space="preserve">актов оказания дополнительных услуг (в случае наличия соответствующих услуг в предмете Договора)</w:t>
      </w:r>
      <w:r>
        <w:rPr>
          <w:b w:val="0"/>
          <w:sz w:val="26"/>
          <w:szCs w:val="26"/>
          <w:highlight w:val="white"/>
          <w:lang w:eastAsia="en-US"/>
        </w:rPr>
        <w:t xml:space="preserve">.</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tabs>
          <w:tab w:val="left" w:pos="851" w:leader="none"/>
          <w:tab w:val="left" w:pos="1134"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outlineLvl w:val="1"/>
        <w:suppressLineNumbers w:val="0"/>
      </w:pPr>
      <w:r>
        <w:rPr>
          <w:b w:val="0"/>
          <w:sz w:val="26"/>
          <w:szCs w:val="26"/>
          <w:highlight w:val="white"/>
          <w:lang w:eastAsia="en-US"/>
        </w:rPr>
        <w:t xml:space="preserve">В случае продления гарантийного срока, установленного согласно </w:t>
      </w:r>
      <w:r>
        <w:rPr>
          <w:b w:val="0"/>
          <w:sz w:val="26"/>
          <w:szCs w:val="26"/>
          <w:highlight w:val="white"/>
          <w:lang w:eastAsia="en-US"/>
        </w:rPr>
        <w:t xml:space="preserve">статье </w:t>
      </w:r>
      <w:r>
        <w:rPr>
          <w:b w:val="0"/>
          <w:sz w:val="26"/>
          <w:szCs w:val="26"/>
          <w:highlight w:val="white"/>
          <w:lang w:eastAsia="en-US"/>
        </w:rPr>
        <w:t xml:space="preserve">4</w:t>
      </w:r>
      <w:r>
        <w:rPr>
          <w:b w:val="0"/>
          <w:sz w:val="26"/>
          <w:szCs w:val="26"/>
          <w:highlight w:val="white"/>
          <w:lang w:eastAsia="en-US"/>
        </w:rPr>
        <w:t xml:space="preserve"> </w:t>
      </w:r>
      <w:r>
        <w:rPr>
          <w:b w:val="0"/>
          <w:sz w:val="26"/>
          <w:szCs w:val="26"/>
          <w:highlight w:val="white"/>
          <w:lang w:eastAsia="en-US"/>
        </w:rPr>
        <w:t xml:space="preserve">настоящего Договора (независимо от того, изменялись ли сроки по взаимному соглашению Сторон, имело место неисполнение обязательств одной из Сторон или</w:t>
      </w:r>
      <w:r>
        <w:rPr>
          <w:b w:val="0"/>
          <w:sz w:val="26"/>
          <w:szCs w:val="26"/>
          <w:highlight w:val="white"/>
          <w:lang w:eastAsia="en-US"/>
        </w:rPr>
        <w:t xml:space="preserve"> вследствие </w:t>
      </w:r>
      <w:r>
        <w:rPr>
          <w:b w:val="0"/>
          <w:sz w:val="26"/>
          <w:szCs w:val="26"/>
          <w:highlight w:val="white"/>
          <w:lang w:eastAsia="en-US"/>
        </w:rPr>
        <w:t xml:space="preserve">продления гарантийного срока по какой-либо причине), Поставщик обязуется предоставить Покупателю новую предварительно согласованную Покупателем независимую гарантию на обеспечение гарантийных обязательств или единую независимую гарантию</w:t>
      </w:r>
      <w:r>
        <w:rPr>
          <w:b w:val="0"/>
          <w:sz w:val="26"/>
          <w:szCs w:val="26"/>
          <w:highlight w:val="white"/>
          <w:lang w:eastAsia="en-US"/>
        </w:rPr>
        <w:t xml:space="preserve"> </w:t>
      </w:r>
      <w:r>
        <w:rPr>
          <w:b w:val="0"/>
          <w:sz w:val="26"/>
          <w:szCs w:val="26"/>
          <w:highlight w:val="white"/>
          <w:lang w:eastAsia="en-US"/>
        </w:rPr>
        <w:t xml:space="preserve">/ изменения к действующим независимым гарантиям в течение 20 (двадцати) рабочих дней с даты, когда Поставщик узнал или должен был узнать о несоответствии срока действия независимой гарантии требованиям, установленным </w:t>
      </w:r>
      <w:r>
        <w:rPr>
          <w:b w:val="0"/>
          <w:sz w:val="26"/>
          <w:szCs w:val="26"/>
          <w:highlight w:val="white"/>
          <w:lang w:eastAsia="en-US"/>
        </w:rPr>
        <w:t xml:space="preserve">пп. 2.3, 2.4</w:t>
      </w:r>
      <w:r>
        <w:rPr>
          <w:b w:val="0"/>
          <w:sz w:val="26"/>
          <w:szCs w:val="26"/>
          <w:highlight w:val="white"/>
          <w:lang w:eastAsia="en-US"/>
        </w:rPr>
        <w:t xml:space="preserve"> настоящего </w:t>
      </w:r>
      <w:r>
        <w:rPr>
          <w:b w:val="0"/>
          <w:sz w:val="26"/>
          <w:szCs w:val="26"/>
          <w:highlight w:val="white"/>
          <w:lang w:eastAsia="en-US"/>
        </w:rPr>
        <w:t xml:space="preserve">приложения</w:t>
      </w:r>
      <w:r>
        <w:rPr>
          <w:b w:val="0"/>
          <w:sz w:val="26"/>
          <w:szCs w:val="26"/>
          <w:highlight w:val="white"/>
          <w:lang w:eastAsia="en-US"/>
        </w:rPr>
        <w:t xml:space="preserve">, но не позднее чем за 60 (шестьдесят) дней до даты окончания действия независимой гарантий, </w:t>
      </w:r>
      <w:r>
        <w:rPr>
          <w:b w:val="0"/>
          <w:sz w:val="26"/>
          <w:szCs w:val="26"/>
          <w:highlight w:val="white"/>
          <w:lang w:eastAsia="en-US"/>
        </w:rPr>
        <w:t xml:space="preserve">обеспечивающ</w:t>
      </w:r>
      <w:r>
        <w:rPr>
          <w:b w:val="0"/>
          <w:sz w:val="26"/>
          <w:szCs w:val="26"/>
          <w:highlight w:val="white"/>
          <w:lang w:eastAsia="en-US"/>
        </w:rPr>
        <w:t xml:space="preserve">ей</w:t>
      </w:r>
      <w:r>
        <w:rPr>
          <w:b w:val="0"/>
          <w:sz w:val="26"/>
          <w:szCs w:val="26"/>
          <w:highlight w:val="white"/>
          <w:lang w:eastAsia="en-US"/>
        </w:rPr>
        <w:t xml:space="preserve"> гарантийные обязательства</w:t>
      </w:r>
      <w:r>
        <w:rPr>
          <w:b w:val="0"/>
          <w:sz w:val="26"/>
          <w:szCs w:val="26"/>
          <w:highlight w:val="white"/>
          <w:lang w:eastAsia="en-US"/>
        </w:rPr>
        <w:t xml:space="preserve">. </w:t>
      </w:r>
      <w:r>
        <w:rPr>
          <w:b w:val="0"/>
          <w:sz w:val="26"/>
          <w:szCs w:val="26"/>
          <w:highlight w:val="white"/>
        </w:rPr>
      </w:r>
      <w:r>
        <w:rPr>
          <w:b w:val="0"/>
          <w:sz w:val="26"/>
          <w:szCs w:val="26"/>
          <w:highlight w:val="white"/>
        </w:rPr>
      </w:r>
    </w:p>
    <w:p>
      <w:pPr>
        <w:pStyle w:val="1567"/>
        <w:contextualSpacing w:val="0"/>
        <w:ind w:firstLine="709"/>
        <w:jc w:val="both"/>
        <w:keepNext w:val="0"/>
        <w:spacing w:before="0" w:after="0" w:line="240" w:lineRule="auto"/>
        <w:tabs>
          <w:tab w:val="left" w:pos="851" w:leader="none"/>
          <w:tab w:val="left" w:pos="1134"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outlineLvl w:val="1"/>
        <w:suppressLineNumbers w:val="0"/>
      </w:pPr>
      <w:r>
        <w:rPr>
          <w:b w:val="0"/>
          <w:sz w:val="26"/>
          <w:szCs w:val="26"/>
          <w:highlight w:val="white"/>
          <w:lang w:eastAsia="en-US"/>
        </w:rPr>
        <w:t xml:space="preserve">Новая независимая гарантия на обеспечение гарантийных обязательств или единая независимая гарантия</w:t>
      </w:r>
      <w:r>
        <w:rPr>
          <w:b w:val="0"/>
          <w:sz w:val="26"/>
          <w:szCs w:val="26"/>
          <w:highlight w:val="white"/>
          <w:lang w:eastAsia="en-US"/>
        </w:rPr>
        <w:t xml:space="preserve">, включающая обеспечение гарантийных обязательств / изменения к действующей независимой гарантии, предоставляется со сроком действия, покрывающим новый гарантийный срок, а также 60 (шестьдесят) дней, следующих за новой датой окончания гарантийного срока в </w:t>
      </w:r>
      <w:r>
        <w:rPr>
          <w:b w:val="0"/>
          <w:sz w:val="26"/>
          <w:szCs w:val="26"/>
          <w:highlight w:val="white"/>
          <w:lang w:eastAsia="en-US"/>
        </w:rPr>
        <w:t xml:space="preserve">отношении всего объема, исполненного по Договору.</w:t>
      </w:r>
      <w:r>
        <w:rPr>
          <w:b w:val="0"/>
          <w:sz w:val="26"/>
          <w:szCs w:val="26"/>
          <w:highlight w:val="white"/>
        </w:rPr>
      </w:r>
      <w:r>
        <w:rPr>
          <w:b w:val="0"/>
          <w:sz w:val="26"/>
          <w:szCs w:val="26"/>
          <w:highlight w:val="white"/>
        </w:rPr>
      </w:r>
    </w:p>
    <w:p>
      <w:pPr>
        <w:contextualSpacing w:val="0"/>
        <w:ind w:firstLine="709"/>
        <w:jc w:val="both"/>
        <w:keepNext w:val="0"/>
        <w:spacing w:after="0" w:line="240" w:lineRule="auto"/>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
          <w:i/>
          <w:sz w:val="26"/>
          <w:szCs w:val="26"/>
          <w:highlight w:val="white"/>
        </w:rPr>
        <w:t xml:space="preserve">Примечание: </w:t>
      </w:r>
      <w:r>
        <w:rPr>
          <w:rFonts w:ascii="Times New Roman" w:hAnsi="Times New Roman" w:cs="Times New Roman"/>
          <w:b/>
          <w:i/>
          <w:sz w:val="26"/>
          <w:szCs w:val="26"/>
          <w:highlight w:val="white"/>
        </w:rPr>
        <w:t xml:space="preserve">Устанавливаемые пунктом 10 требования подлежат корректировке с учетом положений пункта 2</w:t>
      </w:r>
      <w:r>
        <w:rPr>
          <w:rFonts w:ascii="Times New Roman" w:hAnsi="Times New Roman" w:cs="Times New Roman"/>
          <w:b/>
          <w:i/>
          <w:sz w:val="26"/>
          <w:szCs w:val="26"/>
          <w:highlight w:val="white"/>
        </w:rPr>
        <w:t xml:space="preserve"> настоящего приложения</w:t>
      </w:r>
      <w:r>
        <w:rPr>
          <w:rFonts w:ascii="Times New Roman" w:hAnsi="Times New Roman" w:cs="Times New Roman"/>
          <w:b/>
          <w:i/>
          <w:sz w:val="26"/>
          <w:szCs w:val="26"/>
          <w:highlight w:val="white"/>
        </w:rPr>
        <w:t xml:space="preserve">.</w:t>
      </w:r>
      <w:r>
        <w:rPr>
          <w:rFonts w:ascii="Times New Roman" w:hAnsi="Times New Roman"/>
          <w:sz w:val="26"/>
          <w:szCs w:val="26"/>
          <w:highlight w:val="white"/>
        </w:rPr>
      </w:r>
      <w:r>
        <w:rPr>
          <w:rFonts w:ascii="Times New Roman" w:hAnsi="Times New Roman"/>
          <w:sz w:val="26"/>
          <w:szCs w:val="26"/>
          <w:highlight w:val="white"/>
        </w:rPr>
      </w:r>
    </w:p>
    <w:p>
      <w:pPr>
        <w:pStyle w:val="1346"/>
        <w:contextualSpacing w:val="0"/>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11. В случае отзыва или приостановления лицензии </w:t>
      </w:r>
      <w:r>
        <w:rPr>
          <w:sz w:val="26"/>
          <w:szCs w:val="26"/>
          <w:highlight w:val="white"/>
        </w:rPr>
        <w:t xml:space="preserve">Гаранта </w:t>
      </w:r>
      <w:r>
        <w:rPr>
          <w:sz w:val="26"/>
          <w:szCs w:val="26"/>
          <w:highlight w:val="white"/>
        </w:rPr>
        <w:t xml:space="preserve">на банковскую деятельность </w:t>
      </w:r>
      <w:r>
        <w:rPr>
          <w:sz w:val="26"/>
          <w:szCs w:val="26"/>
          <w:highlight w:val="white"/>
        </w:rPr>
        <w:t xml:space="preserve">или аннулирования лицензии Гаранта принятая </w:t>
      </w:r>
      <w:r>
        <w:rPr>
          <w:sz w:val="26"/>
          <w:szCs w:val="26"/>
          <w:highlight w:val="white"/>
        </w:rPr>
        <w:t xml:space="preserve">независимая гарантия такого </w:t>
      </w:r>
      <w:r>
        <w:rPr>
          <w:sz w:val="26"/>
          <w:szCs w:val="26"/>
          <w:highlight w:val="white"/>
        </w:rPr>
        <w:t xml:space="preserve">Гаранта</w:t>
      </w:r>
      <w:r>
        <w:rPr>
          <w:sz w:val="26"/>
          <w:szCs w:val="26"/>
          <w:highlight w:val="white"/>
        </w:rPr>
        <w:t xml:space="preserve"> подлежит замен</w:t>
      </w:r>
      <w:r>
        <w:rPr>
          <w:sz w:val="26"/>
          <w:szCs w:val="26"/>
          <w:highlight w:val="white"/>
        </w:rPr>
        <w:t xml:space="preserve">е. Поставщик обязуется в течение 20 (двадцати) дней с даты отзыва или приостановления лицензии банка-гаранта предоставить Покупателю новую предварительно согласованную Покупателем независимую гарантию с соблюдением всех условий, предусмотренных Договором. </w:t>
      </w:r>
      <w:r>
        <w:rPr>
          <w:rStyle w:val="1902"/>
          <w:sz w:val="26"/>
          <w:szCs w:val="26"/>
          <w:highlight w:val="white"/>
        </w:rPr>
        <w:footnoteReference w:id="35"/>
      </w:r>
      <w:r>
        <w:rPr>
          <w:sz w:val="26"/>
          <w:szCs w:val="26"/>
          <w:highlight w:val="white"/>
        </w:rPr>
      </w:r>
      <w:r>
        <w:rPr>
          <w:sz w:val="26"/>
          <w:szCs w:val="26"/>
          <w:highlight w:val="white"/>
        </w:rPr>
      </w:r>
    </w:p>
    <w:p>
      <w:pPr>
        <w:pStyle w:val="1346"/>
        <w:contextualSpacing w:val="0"/>
        <w:jc w:val="both"/>
        <w:keepNext w:val="0"/>
        <w:spacing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12. В случае если после принятия независимой гарантии Гарант перестал удовлетворять предъявляемым Покупателем требованиям</w:t>
      </w:r>
      <w:r>
        <w:rPr>
          <w:rStyle w:val="1902"/>
          <w:sz w:val="26"/>
          <w:szCs w:val="26"/>
          <w:highlight w:val="white"/>
        </w:rPr>
        <w:footnoteReference w:id="36"/>
      </w:r>
      <w:r>
        <w:rPr>
          <w:sz w:val="26"/>
          <w:szCs w:val="26"/>
          <w:highlight w:val="white"/>
        </w:rPr>
        <w:t xml:space="preserve">, принятая независимая гарантия такого Гаранта подлежит замене. Поставщи</w:t>
      </w:r>
      <w:r>
        <w:rPr>
          <w:sz w:val="26"/>
          <w:szCs w:val="26"/>
          <w:highlight w:val="white"/>
        </w:rPr>
        <w:t xml:space="preserve">к обязуется в течение 20 (двадцати) дней с даты получения требования Покупателя о замене независимой гарантии предоставить Покупателю новую предварительно согласованную Покупателем независимую гарантию с соблюдением всех условий, предусмотренных Договором.</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13. Условия независимых гарантий, п</w:t>
      </w:r>
      <w:r>
        <w:rPr>
          <w:sz w:val="26"/>
          <w:szCs w:val="26"/>
          <w:highlight w:val="white"/>
        </w:rPr>
        <w:t xml:space="preserve">редоставляемых Поставщиком по Договору, должны предусматривать осуществление выплаты Покупателю при любом нарушении Поставщиком обязательств по Договору в объеме, определяемом требованием Покупателя к Гаранту, и в пределах установленной гарантийной суммы. </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Предоставляемые независимые гаранти</w:t>
      </w:r>
      <w:r>
        <w:rPr>
          <w:sz w:val="26"/>
          <w:szCs w:val="26"/>
          <w:highlight w:val="white"/>
        </w:rPr>
        <w:t xml:space="preserve">и должны предусматривать безусловное осуществление выплаты Покупателю по его письменному требованию, без предоставления доказательств нарушения Поставщиком договорных обязательств.</w:t>
      </w:r>
      <w:r>
        <w:rPr>
          <w:sz w:val="26"/>
          <w:szCs w:val="26"/>
          <w:highlight w:val="white"/>
        </w:rPr>
        <w:t xml:space="preserve">*</w:t>
      </w:r>
      <w:r>
        <w:rPr>
          <w:sz w:val="26"/>
          <w:szCs w:val="26"/>
          <w:highlight w:val="white"/>
        </w:rPr>
        <w:t xml:space="preserve"> </w:t>
      </w:r>
      <w:r>
        <w:rPr>
          <w:sz w:val="26"/>
          <w:szCs w:val="26"/>
          <w:highlight w:val="white"/>
        </w:rPr>
      </w:r>
      <w:r>
        <w:rPr>
          <w:sz w:val="26"/>
          <w:szCs w:val="26"/>
          <w:highlight w:val="white"/>
        </w:rPr>
      </w:r>
    </w:p>
    <w:p>
      <w:pPr>
        <w:pStyle w:val="1909"/>
        <w:contextualSpacing w:val="0"/>
        <w:ind w:left="0" w:right="0" w:firstLine="709"/>
        <w:jc w:val="both"/>
        <w:keepNext w:val="0"/>
        <w:spacing w:before="0" w:after="0" w:line="240" w:lineRule="auto"/>
        <w:rPr>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*Положения настоящего пункта не применяются к независимым гарантиям, представляемым по форме согласно </w:t>
      </w:r>
      <w:r>
        <w:rPr>
          <w:sz w:val="26"/>
          <w:szCs w:val="26"/>
          <w:highlight w:val="white"/>
        </w:rPr>
        <w:t xml:space="preserve">приложению 8.6</w:t>
      </w:r>
      <w:r>
        <w:rPr>
          <w:sz w:val="26"/>
          <w:szCs w:val="26"/>
          <w:highlight w:val="white"/>
        </w:rPr>
        <w:t xml:space="preserve">.</w:t>
      </w:r>
      <w:r>
        <w:rPr>
          <w:sz w:val="26"/>
          <w:szCs w:val="26"/>
          <w:highlight w:val="white"/>
        </w:rPr>
        <w:t xml:space="preserve"> </w:t>
      </w:r>
      <w:r>
        <w:rPr>
          <w:sz w:val="26"/>
          <w:szCs w:val="26"/>
          <w:highlight w:val="white"/>
        </w:rPr>
        <w:t xml:space="preserve">к Договору</w:t>
      </w:r>
      <w:r>
        <w:rPr>
          <w:i/>
          <w:sz w:val="26"/>
          <w:szCs w:val="26"/>
          <w:highlight w:val="white"/>
        </w:rPr>
        <w:t xml:space="preserve">.</w:t>
      </w:r>
      <w:r>
        <w:rPr>
          <w:i/>
          <w:sz w:val="26"/>
          <w:szCs w:val="26"/>
          <w:highlight w:val="white"/>
        </w:rPr>
      </w:r>
      <w:r>
        <w:rPr>
          <w:i/>
          <w:sz w:val="26"/>
          <w:szCs w:val="26"/>
          <w:highlight w:val="white"/>
        </w:rPr>
      </w:r>
    </w:p>
    <w:p>
      <w:pPr>
        <w:pStyle w:val="1367"/>
        <w:contextualSpacing w:val="0"/>
        <w:ind w:left="0" w:firstLine="709"/>
        <w:jc w:val="both"/>
        <w:keepNext w:val="0"/>
        <w:spacing w:line="17" w:lineRule="atLeast"/>
        <w:rPr>
          <w:rFonts w:ascii="Times New Roman" w:hAnsi="Times New Roman"/>
          <w:i/>
          <w:i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14. </w:t>
      </w:r>
      <w:r>
        <w:rPr>
          <w:rFonts w:ascii="Times New Roman" w:hAnsi="Times New Roman"/>
          <w:sz w:val="26"/>
          <w:szCs w:val="26"/>
          <w:highlight w:val="white"/>
        </w:rPr>
        <w:t xml:space="preserve">В случае, когда срок исполнения обязательств по Договору превышает 1 год, по </w:t>
      </w:r>
      <w:r>
        <w:rPr>
          <w:rFonts w:ascii="Times New Roman" w:hAnsi="Times New Roman"/>
          <w:sz w:val="26"/>
          <w:szCs w:val="26"/>
          <w:highlight w:val="white"/>
        </w:rPr>
        <w:t xml:space="preserve"> согласованию с Покупателем допускается предоставление</w:t>
      </w:r>
      <w:r>
        <w:rPr>
          <w:rFonts w:ascii="Times New Roman" w:hAnsi="Times New Roman"/>
          <w:sz w:val="26"/>
          <w:szCs w:val="26"/>
          <w:highlight w:val="white"/>
        </w:rPr>
        <w:t xml:space="preserve"> независимых </w:t>
      </w:r>
      <w:r>
        <w:rPr>
          <w:rFonts w:ascii="Times New Roman" w:hAnsi="Times New Roman"/>
          <w:sz w:val="26"/>
          <w:szCs w:val="26"/>
          <w:highlight w:val="white"/>
        </w:rPr>
        <w:t xml:space="preserve">гарантий со сроком действия менее предусмотренного п. 2 нас</w:t>
      </w:r>
      <w:r>
        <w:rPr>
          <w:rFonts w:ascii="Times New Roman" w:hAnsi="Times New Roman"/>
          <w:sz w:val="26"/>
          <w:szCs w:val="26"/>
          <w:highlight w:val="white"/>
        </w:rPr>
        <w:t xml:space="preserve">тоящего приложения</w:t>
      </w:r>
      <w:r>
        <w:rPr>
          <w:rFonts w:ascii="Times New Roman" w:hAnsi="Times New Roman"/>
          <w:sz w:val="26"/>
          <w:szCs w:val="26"/>
          <w:highlight w:val="white"/>
        </w:rPr>
        <w:t xml:space="preserve">. В этом случае срок действия независимой гарантии/изменения к независимой гарантии должен </w:t>
      </w:r>
      <w:r>
        <w:rPr>
          <w:rFonts w:ascii="Times New Roman" w:hAnsi="Times New Roman"/>
          <w:sz w:val="26"/>
          <w:szCs w:val="26"/>
          <w:highlight w:val="white"/>
        </w:rPr>
        <w:t xml:space="preserve">не менее 1 (одного) года с даты </w:t>
      </w:r>
      <w:r>
        <w:rPr>
          <w:rFonts w:ascii="Times New Roman" w:hAnsi="Times New Roman"/>
          <w:sz w:val="26"/>
          <w:szCs w:val="26"/>
          <w:highlight w:val="white"/>
        </w:rPr>
        <w:t xml:space="preserve">вступления ее/его в силу</w:t>
      </w:r>
      <w:r>
        <w:rPr>
          <w:rFonts w:ascii="Times New Roman" w:hAnsi="Times New Roman"/>
          <w:sz w:val="26"/>
          <w:szCs w:val="26"/>
          <w:highlight w:val="white"/>
        </w:rPr>
        <w:t xml:space="preserve">. </w:t>
      </w:r>
      <w:r>
        <w:rPr>
          <w:rFonts w:ascii="Times New Roman" w:hAnsi="Times New Roman"/>
          <w:sz w:val="26"/>
          <w:szCs w:val="26"/>
          <w:highlight w:val="white"/>
        </w:rPr>
        <w:t xml:space="preserve">При этом </w:t>
      </w:r>
      <w:r>
        <w:rPr>
          <w:rFonts w:ascii="Times New Roman" w:hAnsi="Times New Roman"/>
          <w:sz w:val="26"/>
          <w:szCs w:val="26"/>
          <w:highlight w:val="white"/>
        </w:rPr>
        <w:t xml:space="preserve">Поставщик обязан обеспечить </w:t>
      </w:r>
      <w:r>
        <w:rPr>
          <w:rFonts w:ascii="Times New Roman" w:hAnsi="Times New Roman"/>
          <w:sz w:val="26"/>
          <w:szCs w:val="26"/>
          <w:highlight w:val="white"/>
        </w:rPr>
        <w:t xml:space="preserve">продление либо </w:t>
      </w:r>
      <w:r>
        <w:rPr>
          <w:rFonts w:ascii="Times New Roman" w:hAnsi="Times New Roman"/>
          <w:sz w:val="26"/>
          <w:szCs w:val="26"/>
          <w:highlight w:val="white"/>
        </w:rPr>
        <w:t xml:space="preserve">замену предоставленных независимых гарантий в срок не позднее чем за 60 (шестьдесят) дней до окончания их срока действия.</w:t>
      </w:r>
      <w:r>
        <w:rPr>
          <w:rFonts w:ascii="Times New Roman" w:hAnsi="Times New Roman"/>
          <w:i/>
          <w:iCs/>
          <w:sz w:val="26"/>
          <w:szCs w:val="26"/>
          <w:highlight w:val="white"/>
        </w:rPr>
      </w:r>
      <w:r>
        <w:rPr>
          <w:rFonts w:ascii="Times New Roman" w:hAnsi="Times New Roman"/>
          <w:i/>
          <w:iCs/>
          <w:sz w:val="26"/>
          <w:szCs w:val="26"/>
          <w:highlight w:val="white"/>
        </w:rPr>
      </w:r>
    </w:p>
    <w:p>
      <w:pPr>
        <w:pStyle w:val="1909"/>
        <w:contextualSpacing w:val="0"/>
        <w:ind w:left="0" w:right="0" w:firstLine="709"/>
        <w:jc w:val="both"/>
        <w:keepNext w:val="0"/>
        <w:spacing w:before="0" w:after="0" w:line="240" w:lineRule="auto"/>
        <w:rPr>
          <w:i/>
          <w:i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15. Оригиналы независимых гарантий передаются между уполномоченными представителями Сторон с оформление</w:t>
      </w:r>
      <w:r>
        <w:rPr>
          <w:sz w:val="26"/>
          <w:szCs w:val="26"/>
          <w:highlight w:val="white"/>
        </w:rPr>
        <w:t xml:space="preserve">м соответствующих актов приема-передачи. Датой исполнения обязательств Поставщика по предоставлению либо замене независимой гарантии является дата акта приема-передачи, подтверждающего принятие независимой гарантии уполномоченным представителем Покупателя.</w:t>
      </w:r>
      <w:r>
        <w:rPr>
          <w:i/>
          <w:iCs/>
          <w:sz w:val="26"/>
          <w:szCs w:val="26"/>
          <w:highlight w:val="white"/>
        </w:rPr>
      </w:r>
      <w:r>
        <w:rPr>
          <w:i/>
          <w:iCs/>
          <w:sz w:val="26"/>
          <w:szCs w:val="26"/>
          <w:highlight w:val="white"/>
        </w:rPr>
      </w:r>
    </w:p>
    <w:p>
      <w:pPr>
        <w:pStyle w:val="1909"/>
        <w:contextualSpacing w:val="0"/>
        <w:ind w:left="0" w:right="0" w:firstLine="709"/>
        <w:jc w:val="both"/>
        <w:keepNext w:val="0"/>
        <w:spacing w:before="0" w:after="0" w:line="240" w:lineRule="auto"/>
        <w:rPr>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t xml:space="preserve">16. В случае замены Поставщиком независимой гарантии другой независимой гарантией или иным способом обеспечения в порядке и случаях, предусмотренных настоящим Договором, ранее предоставленная независимая гарантия возвраща</w:t>
      </w:r>
      <w:r>
        <w:rPr>
          <w:sz w:val="26"/>
          <w:szCs w:val="26"/>
          <w:highlight w:val="white"/>
        </w:rPr>
        <w:t xml:space="preserve">ется Поставщику в течение 15 (пятнадцати) рабочих дней с даты получения Покупателем письменного запроса Поставщика на возврат независимой гарантии, но не ранее предоставления Поставщиком оригинала новой предварительно согласованной Покупателем независимой </w:t>
      </w:r>
      <w:r>
        <w:rPr>
          <w:sz w:val="26"/>
          <w:szCs w:val="26"/>
          <w:highlight w:val="white"/>
        </w:rPr>
        <w:t xml:space="preserve">гарантии либо иного способа обеспечения обязательств, предусмотренного настоящим Договором.</w:t>
      </w:r>
      <w:r>
        <w:rPr>
          <w:sz w:val="26"/>
          <w:szCs w:val="26"/>
          <w:highlight w:val="white"/>
        </w:rPr>
      </w:r>
      <w:r>
        <w:rPr>
          <w:sz w:val="26"/>
          <w:szCs w:val="26"/>
          <w:highlight w:val="white"/>
        </w:rPr>
      </w:r>
    </w:p>
    <w:p>
      <w:pPr>
        <w:contextualSpacing w:val="0"/>
        <w:ind w:firstLine="709"/>
        <w:jc w:val="both"/>
        <w:keepNext w:val="0"/>
        <w:spacing w:after="0" w:line="240" w:lineRule="auto"/>
        <w:widowControl w:val="off"/>
        <w:rPr>
          <w:rFonts w:ascii="Times New Roman" w:hAnsi="Times New Roman" w:eastAsia="Times New Roman" w:cs="Times New Roman"/>
          <w:b/>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eastAsia="Times New Roman" w:cs="Times New Roman"/>
          <w:b/>
          <w:i/>
          <w:sz w:val="26"/>
          <w:szCs w:val="26"/>
          <w:highlight w:val="white"/>
          <w:lang w:eastAsia="ru-RU"/>
        </w:rPr>
        <w:t xml:space="preserve">(Вариант I пункта 17 - не применяется в рамках договора, заключаемого по итогам конку</w:t>
      </w:r>
      <w:r>
        <w:rPr>
          <w:rFonts w:ascii="Times New Roman" w:hAnsi="Times New Roman" w:eastAsia="Times New Roman" w:cs="Times New Roman"/>
          <w:b/>
          <w:i/>
          <w:sz w:val="26"/>
          <w:szCs w:val="26"/>
          <w:highlight w:val="white"/>
          <w:lang w:eastAsia="ru-RU"/>
        </w:rPr>
        <w:t xml:space="preserve">рентной закупки в электронной форме, участниками которой могут быть только субъекты малого и среднего предпринимательства согласно </w:t>
      </w:r>
      <w:r>
        <w:rPr>
          <w:rFonts w:ascii="Times New Roman" w:hAnsi="Times New Roman" w:eastAsia="Times New Roman" w:cs="Times New Roman"/>
          <w:b/>
          <w:i/>
          <w:sz w:val="26"/>
          <w:szCs w:val="26"/>
          <w:highlight w:val="white"/>
          <w:lang w:eastAsia="ru-RU"/>
        </w:rPr>
        <w:t xml:space="preserve">ст. 3.4 Федерального закона от 18.07.2011 № 223-ФЗ «О закупках товаров, работ, услуг отдельными видами юридических лиц»)</w:t>
      </w:r>
      <w:r>
        <w:rPr>
          <w:rFonts w:ascii="Times New Roman" w:hAnsi="Times New Roman" w:eastAsia="Times New Roman" w:cs="Times New Roman"/>
          <w:b/>
          <w:sz w:val="26"/>
          <w:szCs w:val="26"/>
          <w:highlight w:val="white"/>
        </w:rPr>
      </w:r>
      <w:r>
        <w:rPr>
          <w:rFonts w:ascii="Times New Roman" w:hAnsi="Times New Roman" w:eastAsia="Times New Roman" w:cs="Times New Roman"/>
          <w:b/>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17. </w:t>
      </w:r>
      <w:r>
        <w:rPr>
          <w:rFonts w:ascii="Times New Roman" w:hAnsi="Times New Roman"/>
          <w:sz w:val="26"/>
          <w:szCs w:val="26"/>
          <w:highlight w:val="white"/>
        </w:rPr>
        <w:t xml:space="preserve">Если Покупатель не предъявлял требования Гаранту о платеже по независимой гарантии на исполнение Поставщиком обязательств по До</w:t>
      </w:r>
      <w:r>
        <w:rPr>
          <w:rFonts w:ascii="Times New Roman" w:hAnsi="Times New Roman"/>
          <w:sz w:val="26"/>
          <w:szCs w:val="26"/>
          <w:highlight w:val="white"/>
        </w:rPr>
        <w:t xml:space="preserve">говору</w:t>
      </w:r>
      <w:r>
        <w:rPr>
          <w:rFonts w:ascii="Times New Roman" w:hAnsi="Times New Roman"/>
          <w:sz w:val="26"/>
          <w:szCs w:val="26"/>
          <w:highlight w:val="white"/>
        </w:rPr>
        <w:t xml:space="preserve">, такая независимая гарантия подлежит возврату Поставщику</w:t>
      </w:r>
      <w:r>
        <w:rPr>
          <w:rFonts w:ascii="Times New Roman" w:hAnsi="Times New Roman"/>
          <w:sz w:val="26"/>
          <w:szCs w:val="26"/>
          <w:highlight w:val="white"/>
        </w:rPr>
        <w:t xml:space="preserve"> </w:t>
      </w:r>
      <w:r>
        <w:rPr>
          <w:rFonts w:ascii="Times New Roman" w:hAnsi="Times New Roman"/>
          <w:sz w:val="26"/>
          <w:szCs w:val="26"/>
          <w:highlight w:val="white"/>
        </w:rPr>
        <w:t xml:space="preserve">после подписания Сторонами </w:t>
      </w:r>
      <w:r>
        <w:rPr>
          <w:rFonts w:ascii="Times New Roman" w:hAnsi="Times New Roman"/>
          <w:sz w:val="26"/>
          <w:szCs w:val="26"/>
          <w:highlight w:val="white"/>
        </w:rPr>
        <w:t xml:space="preserve">всех (</w:t>
      </w:r>
      <w:r>
        <w:rPr>
          <w:rFonts w:ascii="Times New Roman" w:hAnsi="Times New Roman"/>
          <w:sz w:val="26"/>
          <w:szCs w:val="26"/>
          <w:highlight w:val="white"/>
        </w:rPr>
        <w:t xml:space="preserve">последнего</w:t>
      </w:r>
      <w:r>
        <w:rPr>
          <w:rFonts w:ascii="Times New Roman" w:hAnsi="Times New Roman"/>
          <w:sz w:val="26"/>
          <w:szCs w:val="26"/>
          <w:highlight w:val="white"/>
        </w:rPr>
        <w:t xml:space="preserve">)</w:t>
      </w:r>
      <w:r>
        <w:rPr>
          <w:rFonts w:ascii="Times New Roman" w:hAnsi="Times New Roman"/>
          <w:sz w:val="26"/>
          <w:szCs w:val="26"/>
          <w:highlight w:val="white"/>
        </w:rPr>
        <w:t xml:space="preserve"> Документ</w:t>
      </w:r>
      <w:r>
        <w:rPr>
          <w:rFonts w:ascii="Times New Roman" w:hAnsi="Times New Roman"/>
          <w:sz w:val="26"/>
          <w:szCs w:val="26"/>
          <w:highlight w:val="white"/>
        </w:rPr>
        <w:t xml:space="preserve">ов</w:t>
      </w:r>
      <w:r>
        <w:rPr>
          <w:rFonts w:ascii="Times New Roman" w:hAnsi="Times New Roman"/>
          <w:sz w:val="26"/>
          <w:szCs w:val="26"/>
          <w:highlight w:val="white"/>
        </w:rPr>
        <w:t xml:space="preserve"> о приемке Товара</w:t>
      </w:r>
      <w:r>
        <w:rPr>
          <w:rFonts w:ascii="Times New Roman" w:hAnsi="Times New Roman"/>
          <w:i/>
          <w:sz w:val="26"/>
          <w:szCs w:val="26"/>
          <w:highlight w:val="white"/>
        </w:rPr>
        <w:t xml:space="preserve"> и</w:t>
      </w:r>
      <w:r>
        <w:rPr>
          <w:rFonts w:ascii="Times New Roman" w:hAnsi="Times New Roman"/>
          <w:i/>
          <w:sz w:val="26"/>
          <w:szCs w:val="26"/>
          <w:highlight w:val="white"/>
        </w:rPr>
        <w:t xml:space="preserve"> актов оказания дополнительных услуг (в случае наличия соответствующих услуг в предмете Договора)</w:t>
      </w:r>
      <w:r>
        <w:rPr>
          <w:rFonts w:ascii="Times New Roman" w:hAnsi="Times New Roman"/>
          <w:bCs/>
          <w:i/>
          <w:sz w:val="26"/>
          <w:szCs w:val="26"/>
          <w:highlight w:val="white"/>
        </w:rPr>
        <w:t xml:space="preserve"> </w:t>
      </w:r>
      <w:r>
        <w:rPr>
          <w:rFonts w:ascii="Times New Roman" w:hAnsi="Times New Roman"/>
          <w:bCs/>
          <w:i w:val="0"/>
          <w:iCs w:val="0"/>
          <w:sz w:val="26"/>
          <w:szCs w:val="26"/>
          <w:highlight w:val="white"/>
        </w:rPr>
        <w:t xml:space="preserve">(если Покупателем</w:t>
      </w:r>
      <w:r>
        <w:rPr>
          <w:rFonts w:ascii="Times New Roman" w:hAnsi="Times New Roman"/>
          <w:bCs/>
          <w:i w:val="0"/>
          <w:iCs w:val="0"/>
          <w:sz w:val="26"/>
          <w:szCs w:val="26"/>
          <w:highlight w:val="white"/>
        </w:rPr>
        <w:t xml:space="preserve"> принимались независимые гарантии в отношении отдельных этапов - </w:t>
      </w:r>
      <w:r>
        <w:rPr>
          <w:rFonts w:ascii="Times New Roman" w:hAnsi="Times New Roman"/>
          <w:bCs/>
          <w:i w:val="0"/>
          <w:iCs w:val="0"/>
          <w:sz w:val="26"/>
          <w:szCs w:val="26"/>
          <w:highlight w:val="white"/>
        </w:rPr>
        <w:t xml:space="preserve">после установленной даты исполнения Поставщиком обязательств по Договору и подписания Сторонами всех (последнего) Документов о приемке Товара и актов оказания дополнительных услуг (в случае наличия соответствующих услуг в предмете Договора) в рамках этапа)</w:t>
      </w:r>
      <w:r>
        <w:rPr>
          <w:rFonts w:ascii="Times New Roman" w:hAnsi="Times New Roman"/>
          <w:bCs/>
          <w:i/>
          <w:sz w:val="26"/>
          <w:szCs w:val="26"/>
          <w:highlight w:val="white"/>
        </w:rPr>
        <w:t xml:space="preserve"> </w:t>
      </w:r>
      <w:r>
        <w:rPr>
          <w:rFonts w:ascii="Times New Roman" w:hAnsi="Times New Roman"/>
          <w:sz w:val="26"/>
          <w:szCs w:val="26"/>
          <w:highlight w:val="white"/>
        </w:rPr>
        <w:t xml:space="preserve">в течение 15 (пятнадцати) рабочих дней с даты получения Покупателем письменного запро</w:t>
      </w:r>
      <w:r>
        <w:rPr>
          <w:rFonts w:ascii="Times New Roman" w:hAnsi="Times New Roman"/>
          <w:sz w:val="26"/>
          <w:szCs w:val="26"/>
          <w:highlight w:val="white"/>
        </w:rPr>
        <w:t xml:space="preserve">са Поставщика на возврат независимой гарантии, при условии погашения авансовых платежей в полном объеме</w:t>
      </w:r>
      <w:r>
        <w:rPr>
          <w:rFonts w:ascii="Times New Roman" w:hAnsi="Times New Roman"/>
          <w:sz w:val="26"/>
          <w:szCs w:val="26"/>
          <w:highlight w:val="white"/>
        </w:rPr>
        <w:t xml:space="preserve">,</w:t>
      </w:r>
      <w:r>
        <w:rPr>
          <w:rFonts w:ascii="Times New Roman" w:hAnsi="Times New Roman"/>
          <w:sz w:val="26"/>
          <w:szCs w:val="26"/>
          <w:highlight w:val="white"/>
        </w:rPr>
        <w:t xml:space="preserve"> исполнения Поставщиком обязательств по предоставлению Покупателю обеспечения гарантийных </w:t>
      </w:r>
      <w:r>
        <w:rPr>
          <w:rFonts w:ascii="Times New Roman" w:hAnsi="Times New Roman"/>
          <w:sz w:val="26"/>
          <w:szCs w:val="26"/>
          <w:highlight w:val="white"/>
        </w:rPr>
        <w:t xml:space="preserve">обязательств одним из способов, предусмотренных настоящим приложением (если требуется по условиям Договора), и наличии обеспечения надлежащего исполнения обязательств на следующий период (если требуется по условиям</w:t>
      </w:r>
      <w:r>
        <w:rPr>
          <w:rFonts w:ascii="Times New Roman" w:hAnsi="Times New Roman"/>
          <w:sz w:val="26"/>
          <w:szCs w:val="26"/>
          <w:highlight w:val="white"/>
        </w:rPr>
        <w:t xml:space="preserve"> Договора).</w:t>
      </w:r>
      <w:r>
        <w:rPr>
          <w:rFonts w:ascii="Times New Roman" w:hAnsi="Times New Roman"/>
          <w:sz w:val="26"/>
          <w:szCs w:val="26"/>
          <w:highlight w:val="white"/>
        </w:rPr>
      </w:r>
      <w:r>
        <w:rPr>
          <w:rFonts w:ascii="Times New Roman" w:hAnsi="Times New Roman"/>
          <w:sz w:val="26"/>
          <w:szCs w:val="26"/>
          <w:highlight w:val="white"/>
        </w:rPr>
      </w:r>
    </w:p>
    <w:p>
      <w:pPr>
        <w:pStyle w:val="1917"/>
        <w:contextualSpacing w:val="0"/>
        <w:ind w:left="0" w:firstLine="709"/>
        <w:jc w:val="both"/>
        <w:keepNext w:val="0"/>
        <w:spacing w:line="17" w:lineRule="atLeast"/>
        <w:rPr>
          <w:rFonts w:ascii="Times New Roman" w:hAnsi="Times New Roman"/>
          <w:sz w:val="24"/>
          <w:szCs w:val="24"/>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Если Покупатель не предъявлял требования Гаранту о платеже по единой независимой гарантии, включающей обеспечение в том числе гарантийных обязательств </w:t>
      </w:r>
      <w:r>
        <w:rPr>
          <w:rFonts w:ascii="Times New Roman" w:hAnsi="Times New Roman"/>
          <w:sz w:val="26"/>
          <w:szCs w:val="26"/>
          <w:highlight w:val="white"/>
        </w:rPr>
        <w:t xml:space="preserve">по Договору, такая независимая гарантия по</w:t>
      </w:r>
      <w:r>
        <w:rPr>
          <w:rFonts w:ascii="Times New Roman" w:hAnsi="Times New Roman"/>
          <w:sz w:val="26"/>
          <w:szCs w:val="26"/>
          <w:highlight w:val="white"/>
        </w:rPr>
        <w:t xml:space="preserve">длежит возврату Поставщику после окончания гарантийного срока и подписания Сторонами Протокола об отсутствии взаимных претензий в отношении всего объема исполненного по Договору (если Покупателем принимались независимые гарантии в отношении отдельных этапо</w:t>
      </w:r>
      <w:r>
        <w:rPr>
          <w:rFonts w:ascii="Times New Roman" w:hAnsi="Times New Roman"/>
          <w:sz w:val="26"/>
          <w:szCs w:val="26"/>
          <w:highlight w:val="white"/>
        </w:rPr>
        <w:t xml:space="preserve">в - после окончания гарантийного срока и подписания Сторонами Протокола об отсутствии взаимных претензий в отношении объема исполненного в рамках) в течение 15 (пятнадцати) рабочих дней с даты получения Покупателем письменного запроса Поставщика на возврат</w:t>
      </w:r>
      <w:r>
        <w:rPr>
          <w:rFonts w:ascii="Times New Roman" w:hAnsi="Times New Roman"/>
          <w:sz w:val="26"/>
          <w:szCs w:val="26"/>
          <w:highlight w:val="white"/>
        </w:rPr>
        <w:t xml:space="preserve"> независимой гарантии.</w:t>
      </w:r>
      <w:r>
        <w:rPr>
          <w:rFonts w:ascii="Times New Roman" w:hAnsi="Times New Roman"/>
          <w:sz w:val="24"/>
          <w:szCs w:val="24"/>
          <w:highlight w:val="white"/>
        </w:rPr>
      </w:r>
      <w:r>
        <w:rPr>
          <w:rFonts w:ascii="Times New Roman" w:hAnsi="Times New Roman"/>
          <w:sz w:val="24"/>
          <w:szCs w:val="24"/>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Если Покупатель не предъявлял требования </w:t>
      </w:r>
      <w:r>
        <w:rPr>
          <w:rFonts w:ascii="Times New Roman" w:hAnsi="Times New Roman"/>
          <w:sz w:val="26"/>
          <w:szCs w:val="26"/>
          <w:highlight w:val="white"/>
        </w:rPr>
        <w:t xml:space="preserve">Г</w:t>
      </w:r>
      <w:r>
        <w:rPr>
          <w:rFonts w:ascii="Times New Roman" w:hAnsi="Times New Roman"/>
          <w:sz w:val="26"/>
          <w:szCs w:val="26"/>
          <w:highlight w:val="white"/>
        </w:rPr>
        <w:t xml:space="preserve">аранту о платеже по независимой гарантии на обеспечение гарантийных обязательств, такая независимая гарантия подлежит возврату Поставщику после окончания гарантийного срока и подписания </w:t>
      </w:r>
      <w:r>
        <w:rPr>
          <w:rFonts w:ascii="Times New Roman" w:hAnsi="Times New Roman"/>
          <w:sz w:val="26"/>
          <w:szCs w:val="26"/>
          <w:highlight w:val="white"/>
        </w:rPr>
        <w:t xml:space="preserve">сторонами протокола об отсутствии взаимных претензий</w:t>
      </w:r>
      <w:r>
        <w:rPr>
          <w:rFonts w:ascii="Times New Roman" w:hAnsi="Times New Roman"/>
          <w:sz w:val="26"/>
          <w:szCs w:val="26"/>
          <w:highlight w:val="white"/>
        </w:rPr>
        <w:t xml:space="preserve"> в</w:t>
      </w:r>
      <w:r>
        <w:rPr>
          <w:rFonts w:ascii="Times New Roman" w:hAnsi="Times New Roman"/>
          <w:sz w:val="26"/>
          <w:szCs w:val="26"/>
          <w:highlight w:val="white"/>
        </w:rPr>
        <w:t xml:space="preserve"> отношении всего объема исполненного по Договору (если Покупателем принимались независимые гарантии в отношении отдельных этапов - после окончания гарантийного срока и подписания протокола об отсутствии взаимных претензий по соответствующему периоду/этапу)</w:t>
      </w:r>
      <w:r>
        <w:rPr>
          <w:rFonts w:ascii="Times New Roman" w:hAnsi="Times New Roman"/>
          <w:sz w:val="26"/>
          <w:szCs w:val="26"/>
          <w:highlight w:val="white"/>
        </w:rPr>
        <w:t xml:space="preserve"> в течение 15 (пятнадцати) рабочих дней с даты получения Покупателем письменного запроса Поставщика на возврат независимой гарантии.</w:t>
      </w:r>
      <w:r>
        <w:rPr>
          <w:rFonts w:ascii="Times New Roman" w:hAnsi="Times New Roman"/>
          <w:sz w:val="26"/>
          <w:szCs w:val="26"/>
          <w:highlight w:val="white"/>
        </w:rPr>
      </w:r>
      <w:r>
        <w:rPr>
          <w:rFonts w:ascii="Times New Roman" w:hAnsi="Times New Roman"/>
          <w:sz w:val="26"/>
          <w:szCs w:val="26"/>
          <w:highlight w:val="white"/>
        </w:rPr>
      </w:r>
    </w:p>
    <w:p>
      <w:pPr>
        <w:contextualSpacing w:val="0"/>
        <w:ind w:firstLine="709"/>
        <w:jc w:val="both"/>
        <w:keepNext w:val="0"/>
        <w:spacing w:after="0" w:line="17" w:lineRule="atLeast"/>
        <w:widowControl w:val="off"/>
        <w:rPr>
          <w:rFonts w:ascii="Times New Roman" w:hAnsi="Times New Roman" w:eastAsia="Times New Roman" w:cs="Times New Roman"/>
          <w:b/>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eastAsia="Times New Roman" w:cs="Times New Roman"/>
          <w:b/>
          <w:i/>
          <w:sz w:val="26"/>
          <w:szCs w:val="26"/>
          <w:highlight w:val="white"/>
          <w:lang w:eastAsia="ru-RU"/>
        </w:rPr>
        <w:t xml:space="preserve">(Вариант II пункта 17 - для применения в рамках договора, заключаемого по результатам конкурентной закупки в электронной формой, участниками которой </w:t>
      </w:r>
      <w:r>
        <w:rPr>
          <w:rFonts w:ascii="Times New Roman" w:hAnsi="Times New Roman" w:eastAsia="Times New Roman" w:cs="Times New Roman"/>
          <w:b/>
          <w:i/>
          <w:sz w:val="26"/>
          <w:szCs w:val="26"/>
          <w:highlight w:val="white"/>
          <w:lang w:eastAsia="ru-RU"/>
        </w:rPr>
        <w:t xml:space="preserve">могут быть только субъекты малого и среднего предпринимательства согласно </w:t>
      </w:r>
      <w:r>
        <w:rPr>
          <w:rFonts w:ascii="Times New Roman" w:hAnsi="Times New Roman" w:eastAsia="Times New Roman" w:cs="Times New Roman"/>
          <w:b/>
          <w:i/>
          <w:sz w:val="26"/>
          <w:szCs w:val="26"/>
          <w:highlight w:val="white"/>
          <w:lang w:eastAsia="ru-RU"/>
        </w:rPr>
        <w:t xml:space="preserve">ст. 3.4 Федерального закона от 18.07.2011 № 223-ФЗ «О закупках товаров, работ, услуг отдельными видами юридических лиц»)</w:t>
      </w:r>
      <w:r>
        <w:rPr>
          <w:rFonts w:ascii="Times New Roman" w:hAnsi="Times New Roman" w:eastAsia="Times New Roman" w:cs="Times New Roman"/>
          <w:b/>
          <w:i/>
          <w:sz w:val="26"/>
          <w:szCs w:val="26"/>
          <w:highlight w:val="white"/>
        </w:rPr>
      </w:r>
      <w:r>
        <w:rPr>
          <w:rFonts w:ascii="Times New Roman" w:hAnsi="Times New Roman" w:eastAsia="Times New Roman" w:cs="Times New Roman"/>
          <w:b/>
          <w:i/>
          <w:sz w:val="26"/>
          <w:szCs w:val="26"/>
          <w:highlight w:val="white"/>
        </w:rPr>
      </w:r>
    </w:p>
    <w:p>
      <w:pPr>
        <w:contextualSpacing w:val="0"/>
        <w:ind w:firstLine="709"/>
        <w:jc w:val="both"/>
        <w:keepNext w:val="0"/>
        <w:spacing w:after="0" w:line="17" w:lineRule="atLeast"/>
        <w:widowControl w:val="off"/>
        <w:rPr>
          <w:rFonts w:ascii="Times New Roman" w:hAnsi="Times New Roman" w:eastAsia="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eastAsia="Times New Roman" w:cs="Times New Roman"/>
          <w:sz w:val="26"/>
          <w:szCs w:val="26"/>
          <w:highlight w:val="white"/>
          <w:lang w:eastAsia="ru-RU"/>
        </w:rPr>
        <w:t xml:space="preserve">Если </w:t>
      </w:r>
      <w:r>
        <w:rPr>
          <w:rFonts w:ascii="Times New Roman" w:hAnsi="Times New Roman" w:eastAsia="Times New Roman" w:cs="Times New Roman"/>
          <w:sz w:val="26"/>
          <w:szCs w:val="26"/>
          <w:highlight w:val="white"/>
          <w:lang w:eastAsia="ru-RU"/>
        </w:rPr>
        <w:t xml:space="preserve">Покупатель</w:t>
      </w:r>
      <w:r>
        <w:rPr>
          <w:rFonts w:ascii="Times New Roman" w:hAnsi="Times New Roman" w:eastAsia="Times New Roman" w:cs="Times New Roman"/>
          <w:sz w:val="26"/>
          <w:szCs w:val="26"/>
          <w:highlight w:val="white"/>
          <w:lang w:eastAsia="ru-RU"/>
        </w:rPr>
        <w:t xml:space="preserve"> не предъявлял требования Гаранту о платеже по независимой гарантии на исполнение обязательств по Договору, такая независимая гарантия подлежит возврату </w:t>
      </w:r>
      <w:r>
        <w:rPr>
          <w:rFonts w:ascii="Times New Roman" w:hAnsi="Times New Roman" w:eastAsia="Times New Roman" w:cs="Times New Roman"/>
          <w:sz w:val="26"/>
          <w:szCs w:val="26"/>
          <w:highlight w:val="white"/>
          <w:lang w:eastAsia="ru-RU"/>
        </w:rPr>
        <w:t xml:space="preserve">Поставщику</w:t>
      </w:r>
      <w:r>
        <w:rPr>
          <w:rFonts w:ascii="Times New Roman" w:hAnsi="Times New Roman" w:eastAsia="Times New Roman" w:cs="Times New Roman"/>
          <w:sz w:val="26"/>
          <w:szCs w:val="26"/>
          <w:highlight w:val="white"/>
          <w:lang w:eastAsia="ru-RU"/>
        </w:rPr>
        <w:t xml:space="preserve"> после подписания Сторонами </w:t>
      </w:r>
      <w:r>
        <w:rPr>
          <w:rFonts w:ascii="Times New Roman" w:hAnsi="Times New Roman"/>
          <w:sz w:val="26"/>
          <w:szCs w:val="26"/>
          <w:highlight w:val="white"/>
        </w:rPr>
        <w:t xml:space="preserve">всех (</w:t>
      </w:r>
      <w:r>
        <w:rPr>
          <w:rFonts w:ascii="Times New Roman" w:hAnsi="Times New Roman"/>
          <w:sz w:val="26"/>
          <w:szCs w:val="26"/>
          <w:highlight w:val="white"/>
        </w:rPr>
        <w:t xml:space="preserve">последнего</w:t>
      </w:r>
      <w:r>
        <w:rPr>
          <w:rFonts w:ascii="Times New Roman" w:hAnsi="Times New Roman"/>
          <w:sz w:val="26"/>
          <w:szCs w:val="26"/>
          <w:highlight w:val="white"/>
        </w:rPr>
        <w:t xml:space="preserve">)</w:t>
      </w:r>
      <w:r>
        <w:rPr>
          <w:rFonts w:ascii="Times New Roman" w:hAnsi="Times New Roman"/>
          <w:sz w:val="26"/>
          <w:szCs w:val="26"/>
          <w:highlight w:val="white"/>
        </w:rPr>
        <w:t xml:space="preserve"> Документа о приемке Товара</w:t>
      </w:r>
      <w:r>
        <w:rPr>
          <w:rFonts w:ascii="Times New Roman" w:hAnsi="Times New Roman"/>
          <w:sz w:val="26"/>
          <w:szCs w:val="26"/>
          <w:highlight w:val="white"/>
        </w:rPr>
        <w:t xml:space="preserve"> </w:t>
      </w:r>
      <w:r>
        <w:rPr>
          <w:rFonts w:ascii="Times New Roman" w:hAnsi="Times New Roman"/>
          <w:i/>
          <w:sz w:val="26"/>
          <w:szCs w:val="26"/>
          <w:highlight w:val="white"/>
        </w:rPr>
        <w:t xml:space="preserve">и</w:t>
      </w:r>
      <w:r>
        <w:rPr>
          <w:rFonts w:ascii="Times New Roman" w:hAnsi="Times New Roman"/>
          <w:i/>
          <w:sz w:val="26"/>
          <w:szCs w:val="26"/>
          <w:highlight w:val="white"/>
        </w:rPr>
        <w:t xml:space="preserve"> актов оказания дополнительных услуг (в случае наличия соответствующих услуг в предмете Договора)</w:t>
      </w:r>
      <w:r>
        <w:rPr>
          <w:rFonts w:ascii="Times New Roman" w:hAnsi="Times New Roman" w:eastAsia="Times New Roman" w:cs="Times New Roman"/>
          <w:sz w:val="26"/>
          <w:szCs w:val="26"/>
          <w:highlight w:val="white"/>
          <w:lang w:eastAsia="ru-RU"/>
        </w:rPr>
        <w:t xml:space="preserve"> в течение 15 (пятнадцати) рабочих дней с даты получения </w:t>
      </w:r>
      <w:r>
        <w:rPr>
          <w:rFonts w:ascii="Times New Roman" w:hAnsi="Times New Roman" w:eastAsia="Times New Roman" w:cs="Times New Roman"/>
          <w:sz w:val="26"/>
          <w:szCs w:val="26"/>
          <w:highlight w:val="white"/>
          <w:lang w:eastAsia="ru-RU"/>
        </w:rPr>
        <w:t xml:space="preserve">Покупателем</w:t>
      </w:r>
      <w:r>
        <w:rPr>
          <w:rFonts w:ascii="Times New Roman" w:hAnsi="Times New Roman" w:eastAsia="Times New Roman" w:cs="Times New Roman"/>
          <w:sz w:val="26"/>
          <w:szCs w:val="26"/>
          <w:highlight w:val="white"/>
          <w:lang w:eastAsia="ru-RU"/>
        </w:rPr>
        <w:t xml:space="preserve"> письменного запроса </w:t>
      </w:r>
      <w:r>
        <w:rPr>
          <w:rFonts w:ascii="Times New Roman" w:hAnsi="Times New Roman" w:eastAsia="Times New Roman" w:cs="Times New Roman"/>
          <w:sz w:val="26"/>
          <w:szCs w:val="26"/>
          <w:highlight w:val="white"/>
          <w:lang w:eastAsia="ru-RU"/>
        </w:rPr>
        <w:t xml:space="preserve">Поставщика</w:t>
      </w:r>
      <w:r>
        <w:rPr>
          <w:rFonts w:ascii="Times New Roman" w:hAnsi="Times New Roman" w:eastAsia="Times New Roman" w:cs="Times New Roman"/>
          <w:sz w:val="26"/>
          <w:szCs w:val="26"/>
          <w:highlight w:val="white"/>
          <w:lang w:eastAsia="ru-RU"/>
        </w:rPr>
        <w:t xml:space="preserve"> на возврат независимой гарантии, при условии погашения авансовых платежей в полном объеме и исполнения </w:t>
      </w:r>
      <w:r>
        <w:rPr>
          <w:rFonts w:ascii="Times New Roman" w:hAnsi="Times New Roman" w:eastAsia="Times New Roman" w:cs="Times New Roman"/>
          <w:sz w:val="26"/>
          <w:szCs w:val="26"/>
          <w:highlight w:val="white"/>
          <w:lang w:eastAsia="ru-RU"/>
        </w:rPr>
        <w:t xml:space="preserve">Поставщиком</w:t>
      </w:r>
      <w:r>
        <w:rPr>
          <w:rFonts w:ascii="Times New Roman" w:hAnsi="Times New Roman" w:eastAsia="Times New Roman" w:cs="Times New Roman"/>
          <w:sz w:val="26"/>
          <w:szCs w:val="26"/>
          <w:highlight w:val="white"/>
          <w:lang w:eastAsia="ru-RU"/>
        </w:rPr>
        <w:t xml:space="preserve"> обязательств по предоставлению </w:t>
      </w:r>
      <w:r>
        <w:rPr>
          <w:rFonts w:ascii="Times New Roman" w:hAnsi="Times New Roman" w:eastAsia="Times New Roman" w:cs="Times New Roman"/>
          <w:sz w:val="26"/>
          <w:szCs w:val="26"/>
          <w:highlight w:val="white"/>
          <w:lang w:eastAsia="ru-RU"/>
        </w:rPr>
        <w:t xml:space="preserve">Покупателю</w:t>
      </w:r>
      <w:r>
        <w:rPr>
          <w:rFonts w:ascii="Times New Roman" w:hAnsi="Times New Roman" w:eastAsia="Times New Roman" w:cs="Times New Roman"/>
          <w:sz w:val="26"/>
          <w:szCs w:val="26"/>
          <w:highlight w:val="white"/>
          <w:lang w:eastAsia="ru-RU"/>
        </w:rPr>
        <w:t xml:space="preserve"> обеспечения гарантийных обязательств. </w:t>
      </w:r>
      <w:r>
        <w:rPr>
          <w:rFonts w:ascii="Times New Roman" w:hAnsi="Times New Roman" w:eastAsia="Times New Roman" w:cs="Times New Roman"/>
          <w:sz w:val="26"/>
          <w:szCs w:val="26"/>
          <w:highlight w:val="white"/>
        </w:rPr>
      </w:r>
      <w:r>
        <w:rPr>
          <w:rFonts w:ascii="Times New Roman" w:hAnsi="Times New Roman" w:eastAsia="Times New Roman" w:cs="Times New Roman"/>
          <w:sz w:val="26"/>
          <w:szCs w:val="26"/>
          <w:highlight w:val="white"/>
        </w:rPr>
      </w:r>
    </w:p>
    <w:p>
      <w:pPr>
        <w:contextualSpacing w:val="0"/>
        <w:ind w:firstLine="709"/>
        <w:jc w:val="both"/>
        <w:keepNext w:val="0"/>
        <w:spacing w:after="0" w:line="17" w:lineRule="atLeast"/>
        <w:rPr>
          <w:rFonts w:ascii="Times New Roman" w:hAnsi="Times New Roman"/>
          <w:b/>
          <w:i/>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Если Покупатель не предъявлял требования Гаранту о платеже по независимой гарантии на исполнение обязательств по Договору</w:t>
      </w:r>
      <w:r>
        <w:rPr>
          <w:rFonts w:ascii="Times New Roman" w:hAnsi="Times New Roman"/>
          <w:sz w:val="26"/>
          <w:szCs w:val="26"/>
          <w:highlight w:val="white"/>
        </w:rPr>
        <w:t xml:space="preserve">, такая независимая гарантия подлежит возврату Поставщику после установленной даты исполнения Поставщиком обязательств </w:t>
      </w:r>
      <w:r>
        <w:rPr>
          <w:rFonts w:ascii="Times New Roman" w:hAnsi="Times New Roman"/>
          <w:sz w:val="26"/>
          <w:szCs w:val="26"/>
          <w:highlight w:val="white"/>
        </w:rPr>
        <w:t xml:space="preserve">по Договору и подписания Сторонами всех (последнего) Документов о приемке Товара </w:t>
      </w:r>
      <w:r>
        <w:rPr>
          <w:rFonts w:ascii="Times New Roman" w:hAnsi="Times New Roman"/>
          <w:i/>
          <w:sz w:val="26"/>
          <w:szCs w:val="26"/>
          <w:highlight w:val="white"/>
        </w:rPr>
        <w:t xml:space="preserve">и актов оказания дополнительных услуг (в случае наличия</w:t>
      </w:r>
      <w:r>
        <w:rPr>
          <w:rFonts w:ascii="Times New Roman" w:hAnsi="Times New Roman"/>
          <w:i/>
          <w:sz w:val="26"/>
          <w:szCs w:val="26"/>
          <w:highlight w:val="white"/>
        </w:rPr>
        <w:t xml:space="preserve"> соответствующих услуг </w:t>
      </w:r>
      <w:r>
        <w:rPr>
          <w:rFonts w:ascii="Times New Roman" w:hAnsi="Times New Roman"/>
          <w:i/>
          <w:sz w:val="26"/>
          <w:szCs w:val="26"/>
          <w:highlight w:val="white"/>
        </w:rPr>
        <w:t xml:space="preserve">в предмете Договора)</w:t>
      </w:r>
      <w:r>
        <w:rPr>
          <w:rFonts w:ascii="Times New Roman" w:hAnsi="Times New Roman"/>
          <w:sz w:val="26"/>
          <w:szCs w:val="26"/>
          <w:highlight w:val="white"/>
        </w:rPr>
        <w:t xml:space="preserve"> (если Покупателем принимались независимые гарантии в отношении отдельных этапов– после установленной даты исполнения Поставщиком обязательств </w:t>
      </w:r>
      <w:r>
        <w:rPr>
          <w:rFonts w:ascii="Times New Roman" w:hAnsi="Times New Roman"/>
          <w:sz w:val="26"/>
          <w:szCs w:val="26"/>
          <w:highlight w:val="white"/>
        </w:rPr>
        <w:t xml:space="preserve">по Договору и подписания Сторонами всех (последнего) Документов о при</w:t>
      </w:r>
      <w:r>
        <w:rPr>
          <w:rFonts w:ascii="Times New Roman" w:hAnsi="Times New Roman"/>
          <w:sz w:val="26"/>
          <w:szCs w:val="26"/>
          <w:highlight w:val="white"/>
        </w:rPr>
        <w:t xml:space="preserve">емке Товара </w:t>
      </w:r>
      <w:r>
        <w:rPr>
          <w:rFonts w:ascii="Times New Roman" w:hAnsi="Times New Roman"/>
          <w:i/>
          <w:sz w:val="26"/>
          <w:szCs w:val="26"/>
          <w:highlight w:val="white"/>
        </w:rPr>
        <w:t xml:space="preserve">и актов оказания дополнительных услуг (в случае наличия соответствующих услуг в предмете Договора)</w:t>
      </w:r>
      <w:r>
        <w:rPr>
          <w:rFonts w:ascii="Times New Roman" w:hAnsi="Times New Roman"/>
          <w:sz w:val="26"/>
          <w:szCs w:val="26"/>
          <w:highlight w:val="white"/>
        </w:rPr>
        <w:t xml:space="preserve"> в рамках соответствующего этапа), в течение 15 (пятнадцати) рабочих дней с даты получения Покупателем письменного запроса Поставщика на возврат н</w:t>
      </w:r>
      <w:r>
        <w:rPr>
          <w:rFonts w:ascii="Times New Roman" w:hAnsi="Times New Roman"/>
          <w:sz w:val="26"/>
          <w:szCs w:val="26"/>
          <w:highlight w:val="white"/>
        </w:rPr>
        <w:t xml:space="preserve">езависимой гарантии, при условии погашения авансовых платежей в полном объеме и исполнения Поставщиком обязательств по предоставлению Покупателю обеспечения гарантийных обязательств одним из способов, предусмотренных настоящим приложением (если требуется в</w:t>
      </w:r>
      <w:r>
        <w:rPr>
          <w:rFonts w:ascii="Times New Roman" w:hAnsi="Times New Roman"/>
          <w:sz w:val="26"/>
          <w:szCs w:val="26"/>
          <w:highlight w:val="white"/>
        </w:rPr>
        <w:t xml:space="preserve"> соответствии </w:t>
      </w:r>
      <w:r>
        <w:rPr>
          <w:rFonts w:ascii="Times New Roman" w:hAnsi="Times New Roman"/>
          <w:sz w:val="26"/>
          <w:szCs w:val="26"/>
          <w:highlight w:val="white"/>
        </w:rPr>
        <w:t xml:space="preserve">с условиями Договора) и наличии обеспечения надлежащего исполнения обязательств на следующий период/этап (если требуется в соответствии с условиями Договора)</w:t>
      </w:r>
      <w:r>
        <w:rPr>
          <w:rFonts w:ascii="Times New Roman" w:hAnsi="Times New Roman"/>
          <w:b/>
          <w:i/>
          <w:sz w:val="26"/>
          <w:szCs w:val="26"/>
          <w:highlight w:val="white"/>
        </w:rPr>
        <w:t xml:space="preserve"> (условия абзаца применяются, если независимая гарантия выдана во исполнение обязате</w:t>
      </w:r>
      <w:r>
        <w:rPr>
          <w:rFonts w:ascii="Times New Roman" w:hAnsi="Times New Roman"/>
          <w:b/>
          <w:i/>
          <w:sz w:val="26"/>
          <w:szCs w:val="26"/>
          <w:highlight w:val="white"/>
        </w:rPr>
        <w:t xml:space="preserve">льств Поставщика по Договору, включая обязательства по возврату авансовых платежей, согласно варианту III пункта 2.1, варианта II пункта 2.2).</w:t>
      </w:r>
      <w:r>
        <w:rPr>
          <w:rFonts w:ascii="Times New Roman" w:hAnsi="Times New Roman"/>
          <w:b/>
          <w:i/>
          <w:highlight w:val="white"/>
        </w:rPr>
      </w:r>
      <w:r>
        <w:rPr>
          <w:rFonts w:ascii="Times New Roman" w:hAnsi="Times New Roman"/>
          <w:b/>
          <w:i/>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r>
      <w:r>
        <w:rPr>
          <w:rFonts w:ascii="Times New Roman" w:hAnsi="Times New Roman"/>
          <w:sz w:val="26"/>
          <w:szCs w:val="26"/>
          <w:highlight w:val="white"/>
        </w:rPr>
        <w:t xml:space="preserve">Если </w:t>
      </w:r>
      <w:r>
        <w:rPr>
          <w:rFonts w:ascii="Times New Roman" w:hAnsi="Times New Roman"/>
          <w:sz w:val="26"/>
          <w:szCs w:val="26"/>
          <w:highlight w:val="white"/>
        </w:rPr>
        <w:t xml:space="preserve">Покупатель</w:t>
      </w:r>
      <w:r>
        <w:rPr>
          <w:rFonts w:ascii="Times New Roman" w:hAnsi="Times New Roman"/>
          <w:sz w:val="26"/>
          <w:szCs w:val="26"/>
          <w:highlight w:val="white"/>
        </w:rPr>
        <w:t xml:space="preserve"> не предъявлял требования Гаранту о платеже по независимой гарантии на обеспечение гарантийных обязательств, такая независимая гарантия подлежит возврату </w:t>
      </w:r>
      <w:r>
        <w:rPr>
          <w:rFonts w:ascii="Times New Roman" w:hAnsi="Times New Roman"/>
          <w:sz w:val="26"/>
          <w:szCs w:val="26"/>
          <w:highlight w:val="white"/>
        </w:rPr>
        <w:t xml:space="preserve">Поставщику</w:t>
      </w:r>
      <w:r>
        <w:rPr>
          <w:rFonts w:ascii="Times New Roman" w:hAnsi="Times New Roman"/>
          <w:sz w:val="26"/>
          <w:szCs w:val="26"/>
          <w:highlight w:val="white"/>
        </w:rPr>
        <w:t xml:space="preserve"> после окончания гарантийного срока и подписания </w:t>
      </w:r>
      <w:r>
        <w:rPr>
          <w:rFonts w:ascii="Times New Roman" w:hAnsi="Times New Roman"/>
          <w:sz w:val="26"/>
          <w:szCs w:val="26"/>
          <w:highlight w:val="white"/>
        </w:rPr>
        <w:t xml:space="preserve">С</w:t>
      </w:r>
      <w:r>
        <w:rPr>
          <w:rFonts w:ascii="Times New Roman" w:hAnsi="Times New Roman"/>
          <w:sz w:val="26"/>
          <w:szCs w:val="26"/>
          <w:highlight w:val="white"/>
        </w:rPr>
        <w:t xml:space="preserve">торонами протокола об отсутствии взаимных претензий</w:t>
      </w:r>
      <w:r>
        <w:rPr>
          <w:rFonts w:ascii="Times New Roman" w:hAnsi="Times New Roman"/>
          <w:sz w:val="26"/>
          <w:szCs w:val="26"/>
          <w:highlight w:val="white"/>
        </w:rPr>
        <w:t xml:space="preserve"> в о</w:t>
      </w:r>
      <w:r>
        <w:rPr>
          <w:rFonts w:ascii="Times New Roman" w:hAnsi="Times New Roman"/>
          <w:sz w:val="26"/>
          <w:szCs w:val="26"/>
          <w:highlight w:val="white"/>
        </w:rPr>
        <w:t xml:space="preserve">тношении всего объема исполненного по Договору (если Покупателем принимались независимые гарантии в отношении отдельных этапов - после окончания гарантийного срока и подписания Сторонами протокола об отсутствии взаимных претензий по соответствующему этапу)</w:t>
      </w:r>
      <w:r>
        <w:rPr>
          <w:rFonts w:ascii="Times New Roman" w:hAnsi="Times New Roman"/>
          <w:sz w:val="26"/>
          <w:szCs w:val="26"/>
          <w:highlight w:val="white"/>
        </w:rPr>
        <w:t xml:space="preserve"> в течение 15 (пятнадцати) рабочих дней с даты получения </w:t>
      </w:r>
      <w:r>
        <w:rPr>
          <w:rFonts w:ascii="Times New Roman" w:hAnsi="Times New Roman"/>
          <w:sz w:val="26"/>
          <w:szCs w:val="26"/>
          <w:highlight w:val="white"/>
        </w:rPr>
        <w:t xml:space="preserve">Покупателем</w:t>
      </w:r>
      <w:r>
        <w:rPr>
          <w:rFonts w:ascii="Times New Roman" w:hAnsi="Times New Roman"/>
          <w:sz w:val="26"/>
          <w:szCs w:val="26"/>
          <w:highlight w:val="white"/>
        </w:rPr>
        <w:t xml:space="preserve"> письменного запроса </w:t>
      </w:r>
      <w:r>
        <w:rPr>
          <w:rFonts w:ascii="Times New Roman" w:hAnsi="Times New Roman"/>
          <w:sz w:val="26"/>
          <w:szCs w:val="26"/>
          <w:highlight w:val="white"/>
        </w:rPr>
        <w:t xml:space="preserve">Поставщика</w:t>
      </w:r>
      <w:r>
        <w:rPr>
          <w:rFonts w:ascii="Times New Roman" w:hAnsi="Times New Roman"/>
          <w:sz w:val="26"/>
          <w:szCs w:val="26"/>
          <w:highlight w:val="white"/>
        </w:rPr>
        <w:t xml:space="preserve"> на возврат независимой гарантии.</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i/>
          <w:sz w:val="26"/>
          <w:szCs w:val="26"/>
          <w:highlight w:val="white"/>
        </w:rPr>
        <w:t xml:space="preserve">Примечание: пункт 17 приложения подлежит корректировке с учетом положений пункта 2 приложения.</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sz w:val="26"/>
          <w:szCs w:val="26"/>
          <w:highlight w:val="white"/>
        </w:rPr>
      </w:r>
      <w:r>
        <w:rPr>
          <w:rFonts w:ascii="Times New Roman" w:hAnsi="Times New Roman"/>
          <w:b/>
          <w:i/>
          <w:sz w:val="26"/>
          <w:szCs w:val="26"/>
          <w:highlight w:val="white"/>
        </w:rPr>
        <w:t xml:space="preserve">(п. 18 для применения в рамках договора, заключаемого</w:t>
      </w:r>
      <w:r>
        <w:rPr>
          <w:rFonts w:ascii="Times New Roman" w:hAnsi="Times New Roman"/>
          <w:b/>
          <w:i/>
          <w:sz w:val="26"/>
          <w:szCs w:val="26"/>
          <w:highlight w:val="white"/>
        </w:rPr>
        <w:t xml:space="preserve"> по результатам закупки, </w:t>
      </w:r>
      <w:r>
        <w:rPr>
          <w:rFonts w:ascii="Times New Roman" w:hAnsi="Times New Roman"/>
          <w:b/>
          <w:i/>
          <w:sz w:val="26"/>
          <w:szCs w:val="26"/>
          <w:highlight w:val="white"/>
        </w:rPr>
        <w:t xml:space="preserve">не предусматривающей участие</w:t>
      </w:r>
      <w:r>
        <w:rPr>
          <w:rFonts w:ascii="Times New Roman" w:hAnsi="Times New Roman"/>
          <w:b/>
          <w:i/>
          <w:sz w:val="26"/>
          <w:szCs w:val="26"/>
          <w:highlight w:val="white"/>
        </w:rPr>
        <w:t xml:space="preserve"> только </w:t>
      </w:r>
      <w:r>
        <w:rPr>
          <w:rFonts w:ascii="Times New Roman" w:hAnsi="Times New Roman"/>
          <w:b/>
          <w:i/>
          <w:sz w:val="26"/>
          <w:szCs w:val="26"/>
          <w:highlight w:val="white"/>
        </w:rPr>
        <w:t xml:space="preserve">субъектов малого и среднего предпринимательства</w:t>
      </w:r>
      <w:r>
        <w:rPr>
          <w:rFonts w:ascii="Times New Roman" w:hAnsi="Times New Roman"/>
          <w:b/>
          <w:i/>
          <w:iCs/>
          <w:sz w:val="26"/>
          <w:szCs w:val="26"/>
          <w:highlight w:val="white"/>
        </w:rPr>
        <w:t xml:space="preserve">)</w:t>
      </w:r>
      <w:r>
        <w:rPr>
          <w:rFonts w:ascii="Times New Roman" w:hAnsi="Times New Roman"/>
          <w:sz w:val="26"/>
          <w:szCs w:val="26"/>
          <w:highlight w:val="white"/>
        </w:rPr>
        <w:t xml:space="preserve"> </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18. </w:t>
      </w:r>
      <w:r>
        <w:rPr>
          <w:rFonts w:ascii="Times New Roman" w:hAnsi="Times New Roman"/>
          <w:sz w:val="26"/>
          <w:szCs w:val="26"/>
          <w:highlight w:val="white"/>
        </w:rPr>
        <w:t xml:space="preserve">Поставщик вправе предоставить в качестве обеспечения исполнения обязательств по Договору и обеспечения исполнения гарантийных обязательств по настоящему Договору </w:t>
      </w:r>
      <w:r>
        <w:rPr>
          <w:rFonts w:ascii="Times New Roman" w:hAnsi="Times New Roman"/>
          <w:b/>
          <w:sz w:val="26"/>
          <w:szCs w:val="26"/>
          <w:highlight w:val="white"/>
        </w:rPr>
        <w:t xml:space="preserve">гарантийный депозит</w:t>
      </w:r>
      <w:r>
        <w:rPr>
          <w:rFonts w:ascii="Times New Roman" w:hAnsi="Times New Roman"/>
          <w:sz w:val="26"/>
          <w:szCs w:val="26"/>
          <w:highlight w:val="white"/>
        </w:rPr>
        <w:t xml:space="preserve">, заключив с Покупателем Соглашение о гарантийном депозите, по форме приложения 8.5 </w:t>
      </w:r>
      <w:r>
        <w:rPr>
          <w:rFonts w:ascii="Times New Roman" w:hAnsi="Times New Roman"/>
          <w:sz w:val="26"/>
          <w:szCs w:val="26"/>
          <w:highlight w:val="white"/>
        </w:rPr>
        <w:t xml:space="preserve">к </w:t>
      </w:r>
      <w:r>
        <w:rPr>
          <w:rFonts w:ascii="Times New Roman" w:hAnsi="Times New Roman"/>
          <w:sz w:val="26"/>
          <w:szCs w:val="26"/>
          <w:highlight w:val="white"/>
        </w:rPr>
        <w:t xml:space="preserve">Договору.</w:t>
      </w:r>
      <w:r>
        <w:rPr>
          <w:rFonts w:ascii="Times New Roman" w:hAnsi="Times New Roman"/>
          <w:sz w:val="26"/>
          <w:szCs w:val="26"/>
          <w:highlight w:val="white"/>
        </w:rPr>
        <w:t xml:space="preserve"> Гаранти</w:t>
      </w:r>
      <w:r>
        <w:rPr>
          <w:rFonts w:ascii="Times New Roman" w:hAnsi="Times New Roman"/>
          <w:sz w:val="26"/>
          <w:szCs w:val="26"/>
          <w:highlight w:val="white"/>
        </w:rPr>
        <w:t xml:space="preserve">йный депозит формируется в размере 10% от цены Договора. При этом до формирования гарантийного депозита в полном объеме (не менее 10% от цены Договора) гарантийный депозит не может быть единственным способом обеспечения исполнения обязательств по Договору.</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18.1. Поставщик направляет Покупателю письменное обращение о заключении Соглашения о гарантийном депозите.</w:t>
      </w:r>
      <w:r>
        <w:rPr>
          <w:rFonts w:ascii="Times New Roman" w:hAnsi="Times New Roman"/>
          <w:sz w:val="26"/>
          <w:szCs w:val="26"/>
          <w:highlight w:val="white"/>
        </w:rPr>
      </w:r>
      <w:r>
        <w:rPr>
          <w:rFonts w:ascii="Times New Roman" w:hAnsi="Times New Roman"/>
          <w:sz w:val="26"/>
          <w:szCs w:val="26"/>
          <w:highlight w:val="white"/>
        </w:rPr>
      </w:r>
    </w:p>
    <w:p>
      <w:pPr>
        <w:pStyle w:val="1367"/>
        <w:contextualSpacing w:val="0"/>
        <w:ind w:left="0" w:firstLine="709"/>
        <w:jc w:val="both"/>
        <w:keepNext w:val="0"/>
        <w:spacing w:line="17" w:lineRule="atLeast"/>
        <w:rPr>
          <w:rFonts w:ascii="Times New Roman" w:hAnsi="Times New Roman"/>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sz w:val="26"/>
          <w:szCs w:val="26"/>
          <w:highlight w:val="white"/>
        </w:rPr>
        <w:t xml:space="preserve">18.2. Соглашение о гарантийном депозите может быть подписано одновременно с </w:t>
      </w:r>
      <w:r>
        <w:rPr>
          <w:rFonts w:ascii="Times New Roman" w:hAnsi="Times New Roman"/>
          <w:bCs/>
          <w:sz w:val="26"/>
          <w:szCs w:val="26"/>
          <w:highlight w:val="white"/>
        </w:rPr>
        <w:t xml:space="preserve">настоящим Договором.</w:t>
      </w:r>
      <w:r>
        <w:rPr>
          <w:rFonts w:ascii="Times New Roman" w:hAnsi="Times New Roman"/>
          <w:bCs/>
          <w:sz w:val="26"/>
          <w:szCs w:val="26"/>
          <w:highlight w:val="white"/>
        </w:rPr>
      </w:r>
      <w:r>
        <w:rPr>
          <w:rFonts w:ascii="Times New Roman" w:hAnsi="Times New Roman"/>
          <w:bCs/>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18.3. Гарантийный депозит формируется по соглашению Сторон, в соответствии с которым Поставщик не возражает против удержания из платежей, </w:t>
      </w:r>
      <w:r>
        <w:rPr>
          <w:rFonts w:ascii="Times New Roman" w:hAnsi="Times New Roman" w:cs="Times New Roman"/>
          <w:sz w:val="26"/>
          <w:szCs w:val="26"/>
          <w:highlight w:val="white"/>
        </w:rPr>
        <w:t xml:space="preserve">причитающихся Поставщику по Договору, денежной суммы в размере не менее 10% от стоимости поставленного Товара, оказанных услуг. При этом обязательства Покупателя по оплате поставки в части суммы гарантийного депозита считаются выполненными в полном объеме.</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t xml:space="preserve">18.4. </w:t>
      </w:r>
      <w:r>
        <w:rPr>
          <w:rFonts w:ascii="Times New Roman" w:hAnsi="Times New Roman" w:cs="Times New Roman"/>
          <w:sz w:val="26"/>
          <w:szCs w:val="26"/>
          <w:highlight w:val="white"/>
        </w:rPr>
        <w:t xml:space="preserve">Стороны установили, что на сумму гарантийного депозита начисление процентов Поставщиком не осуществляется.</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18.5. Гарантийный депозит может быть использован Покупателем для покрытия расходов, связанных с ненадлежащим исполнением Поставщиком обязательств по Договору, в том числе на возмещение убытков, связанных с гарантийными обязательствами.</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18.6. Сумма списания гарантийного депозита должна соответствовать минимальной из следующих двух величин:</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pacing w:val="-4"/>
          <w:sz w:val="26"/>
          <w:szCs w:val="26"/>
          <w:highlight w:val="white"/>
        </w:rPr>
        <w:t xml:space="preserve">- суммы неисполненных денежных обязательств Поставщика перед Покупателем, рассчитанной в соответствии с условиями Соглашения о гарантийном депозите</w:t>
      </w: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 размера гарантийного депозита.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18.7. Для Гарантийного депозита, предоставляемого в целях обеспечения обязательств Поставщика, в случае если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оговором предусмотрена авансовая форма расчетов суммой неисполненных денежных обязательств Поставщика перед Покупателем, является также непогашенная сумма авансового платежа.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18.8. Для гарантийного депозита, предоставляемого в качестве обеспечения исполнения Поставщиком обязательств по договору, сумма неисполненных денежных обязательств Поставщика перед Покупателем определяется с учетом: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суммы выставленных Поставщику и неоплаченных претензий (кроме претензий, отозванных Покупателем);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суммы неустойки (сверх суммы, уже учтенной в выставленных претензиях), на взыскание которой Покупатель имеет право на основании Договора либо закона;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суммы возмещения расходов (сверх суммы, уже оплаченной Поставщиком либо учтенной в выставленных претензиях), которые понес Покупатель в связи с неисполнением Поставщиком обязательств по Договору;</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суммы возмещения убытков (сверх суммы, уже оплаченной Поставщиком либо учтенной в выставленных претензиях), причиненных неисполнением Поставщиком обязательств по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оговору;</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процентов за неправомерное пользование денежными средствами Покупателя (сверх суммы, уже оплаченной Поставщиком либо учтенной в выставленных претензиях);</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подлежащей оплате задолженности Поставщика перед Покупателем (сверх суммы, уже оплаченной Поставщиком либо учтенной в выставленных претензиях), возникшей в связи с выплатой аванса (в части, непокрытой независимой </w:t>
      </w:r>
      <w:r>
        <w:rPr>
          <w:rFonts w:ascii="Times New Roman" w:hAnsi="Times New Roman" w:cs="Times New Roman"/>
          <w:sz w:val="26"/>
          <w:szCs w:val="26"/>
          <w:highlight w:val="white"/>
        </w:rPr>
        <w:t xml:space="preserve">гарантией</w:t>
      </w:r>
      <w:r>
        <w:rPr>
          <w:rFonts w:ascii="Times New Roman" w:hAnsi="Times New Roman" w:cs="Times New Roman"/>
          <w:sz w:val="26"/>
          <w:szCs w:val="26"/>
          <w:highlight w:val="white"/>
        </w:rPr>
        <w:t xml:space="preserve"> </w:t>
      </w:r>
      <w:r>
        <w:rPr>
          <w:rFonts w:ascii="Times New Roman" w:hAnsi="Times New Roman" w:cs="Times New Roman"/>
          <w:sz w:val="26"/>
          <w:szCs w:val="26"/>
          <w:highlight w:val="white"/>
        </w:rPr>
        <w:t xml:space="preserve">на</w:t>
      </w:r>
      <w:r>
        <w:rPr>
          <w:rFonts w:ascii="Times New Roman" w:hAnsi="Times New Roman" w:cs="Times New Roman"/>
          <w:sz w:val="26"/>
          <w:szCs w:val="26"/>
          <w:highlight w:val="white"/>
        </w:rPr>
        <w:t xml:space="preserve"> возврат авансовых платежей по Договору) либо в связи с произошедшей переплатой по Договору в пользу Поставщика;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ab/>
        <w:t xml:space="preserve">иных подлежащих оплате и неисполненных обязательств Поставщика перед Покупателем (сверх суммы, уже учтенной в выставленных претензиях).</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18.9. Для гарантийного депозита, предоставляемого в качестве обеспечения гарантийных обязательств, сумма неисполненных денежных обязательств Поставщика перед Покупателем опре</w:t>
      </w:r>
      <w:r>
        <w:rPr>
          <w:rFonts w:ascii="Times New Roman" w:hAnsi="Times New Roman" w:cs="Times New Roman"/>
          <w:sz w:val="26"/>
          <w:szCs w:val="26"/>
          <w:highlight w:val="white"/>
        </w:rPr>
        <w:t xml:space="preserve">деляется по аналогии с порядком, предусмотренным п. 18.8 настоящего приложения, при этом в расчет принимаются только суммы задолженности, возникшие в связи с неисполнением Поставщиком обязательств перед Покупателем в течение гарантийного срока по Договору.</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18.10. Выплата гарантийного депозита, предоставленного Поставщиком, за вычетом средств, использованных Покупателем для возмещения своих убытков, связанных с нарушением Поставщиком условий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оговора, производится в следующем порядке:</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pStyle w:val="1567"/>
        <w:numPr>
          <w:ilvl w:val="4"/>
          <w:numId w:val="53"/>
        </w:numPr>
        <w:contextualSpacing w:val="0"/>
        <w:ind w:left="0" w:firstLine="709"/>
        <w:jc w:val="both"/>
        <w:keepNext w:val="0"/>
        <w:spacing w:before="0" w:after="0" w:line="240" w:lineRule="auto"/>
        <w:widowControl w:val="off"/>
        <w:tabs>
          <w:tab w:val="left" w:pos="993"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50% от суммы гарантийного депозита в течение 30 дней с даты подписания последнего Документа о приемке </w:t>
      </w:r>
      <w:r>
        <w:rPr>
          <w:b w:val="0"/>
          <w:sz w:val="26"/>
          <w:szCs w:val="26"/>
          <w:highlight w:val="white"/>
        </w:rPr>
        <w:t xml:space="preserve">Т</w:t>
      </w:r>
      <w:r>
        <w:rPr>
          <w:b w:val="0"/>
          <w:sz w:val="26"/>
          <w:szCs w:val="26"/>
          <w:highlight w:val="white"/>
        </w:rPr>
        <w:t xml:space="preserve">овара</w:t>
      </w:r>
      <w:r>
        <w:rPr>
          <w:b w:val="0"/>
          <w:sz w:val="26"/>
          <w:szCs w:val="26"/>
          <w:highlight w:val="white"/>
        </w:rPr>
        <w:t xml:space="preserve"> </w:t>
      </w:r>
      <w:r>
        <w:rPr>
          <w:b w:val="0"/>
          <w:i/>
          <w:sz w:val="26"/>
          <w:szCs w:val="26"/>
          <w:highlight w:val="white"/>
        </w:rPr>
        <w:t xml:space="preserve">/ актов оказания дополнительных услуг (в случае наличия соответствующих услуг в предмете Договора)</w:t>
      </w:r>
      <w:r>
        <w:rPr>
          <w:b w:val="0"/>
          <w:bCs w:val="0"/>
          <w:sz w:val="26"/>
          <w:szCs w:val="26"/>
          <w:highlight w:val="white"/>
        </w:rPr>
        <w:t xml:space="preserve">,</w:t>
      </w:r>
      <w:r>
        <w:rPr>
          <w:b w:val="0"/>
          <w:sz w:val="26"/>
          <w:szCs w:val="26"/>
          <w:highlight w:val="white"/>
        </w:rPr>
        <w:t xml:space="preserve"> (но не более 5 процентов от стоимости поставки);</w:t>
      </w:r>
      <w:r>
        <w:rPr>
          <w:b w:val="0"/>
          <w:sz w:val="26"/>
          <w:szCs w:val="26"/>
          <w:highlight w:val="white"/>
        </w:rPr>
      </w:r>
      <w:r>
        <w:rPr>
          <w:b w:val="0"/>
          <w:sz w:val="26"/>
          <w:szCs w:val="26"/>
          <w:highlight w:val="white"/>
        </w:rPr>
      </w:r>
    </w:p>
    <w:p>
      <w:pPr>
        <w:pStyle w:val="1567"/>
        <w:numPr>
          <w:ilvl w:val="4"/>
          <w:numId w:val="53"/>
        </w:numPr>
        <w:contextualSpacing w:val="0"/>
        <w:ind w:left="0" w:firstLine="709"/>
        <w:jc w:val="both"/>
        <w:keepNext w:val="0"/>
        <w:spacing w:before="0" w:after="0" w:line="240" w:lineRule="auto"/>
        <w:widowControl w:val="off"/>
        <w:tabs>
          <w:tab w:val="left" w:pos="993" w:leader="none"/>
        </w:tabs>
        <w:rPr>
          <w:b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50% от суммы гарантийного депозита в течение 30 дней после окончания гарантийного срока и подписания сторонами протокола об отсутствии взаимных претензий.</w:t>
      </w:r>
      <w:r>
        <w:rPr>
          <w:b w:val="0"/>
          <w:sz w:val="26"/>
          <w:szCs w:val="26"/>
          <w:highlight w:val="white"/>
        </w:rPr>
      </w:r>
      <w:r>
        <w:rPr>
          <w:b w:val="0"/>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18.11. До полной приемки всего объема поставки </w:t>
      </w:r>
      <w:r>
        <w:rPr>
          <w:rFonts w:ascii="Times New Roman" w:hAnsi="Times New Roman" w:cs="Times New Roman"/>
          <w:i/>
          <w:sz w:val="26"/>
          <w:szCs w:val="26"/>
          <w:highlight w:val="white"/>
        </w:rPr>
        <w:t xml:space="preserve">и оказания всех услуг</w:t>
      </w:r>
      <w:r>
        <w:rPr>
          <w:rFonts w:ascii="Times New Roman" w:hAnsi="Times New Roman" w:cs="Times New Roman"/>
          <w:i/>
          <w:sz w:val="26"/>
          <w:szCs w:val="26"/>
          <w:highlight w:val="white"/>
        </w:rPr>
        <w:t xml:space="preserve"> (в случае</w:t>
      </w:r>
      <w:r>
        <w:rPr>
          <w:rFonts w:ascii="Times New Roman" w:hAnsi="Times New Roman" w:cs="Times New Roman"/>
          <w:i/>
          <w:sz w:val="26"/>
          <w:szCs w:val="26"/>
          <w:highlight w:val="white"/>
        </w:rPr>
        <w:t xml:space="preserve"> наличия сопутствующих услуг в предмете Договора)</w:t>
      </w:r>
      <w:r>
        <w:rPr>
          <w:rFonts w:ascii="Times New Roman" w:hAnsi="Times New Roman" w:cs="Times New Roman"/>
          <w:bCs/>
          <w:sz w:val="26"/>
          <w:szCs w:val="26"/>
          <w:highlight w:val="white"/>
        </w:rPr>
        <w:t xml:space="preserve"> </w:t>
      </w:r>
      <w:r>
        <w:rPr>
          <w:rFonts w:ascii="Times New Roman" w:hAnsi="Times New Roman" w:cs="Times New Roman"/>
          <w:sz w:val="26"/>
          <w:szCs w:val="26"/>
          <w:highlight w:val="white"/>
        </w:rPr>
        <w:t xml:space="preserve">по Договору, поставленный Товар </w:t>
      </w:r>
      <w:r>
        <w:rPr>
          <w:rFonts w:ascii="Times New Roman" w:hAnsi="Times New Roman" w:cs="Times New Roman"/>
          <w:i/>
          <w:sz w:val="26"/>
          <w:szCs w:val="26"/>
          <w:highlight w:val="white"/>
        </w:rPr>
        <w:t xml:space="preserve">и оказанные услуги</w:t>
      </w:r>
      <w:r>
        <w:rPr>
          <w:rFonts w:ascii="Times New Roman" w:hAnsi="Times New Roman" w:cs="Times New Roman"/>
          <w:sz w:val="26"/>
          <w:szCs w:val="26"/>
          <w:highlight w:val="white"/>
        </w:rPr>
        <w:t xml:space="preserve"> оплачивается лишь в размере их стоимости за вычетом размера установленного гарантийного депозита. </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993"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Выплата гарантийного депозита Поставщику до полной поставки всего Товара </w:t>
      </w:r>
      <w:r>
        <w:rPr>
          <w:rFonts w:ascii="Times New Roman" w:hAnsi="Times New Roman" w:cs="Times New Roman"/>
          <w:i/>
          <w:sz w:val="26"/>
          <w:szCs w:val="26"/>
          <w:highlight w:val="white"/>
        </w:rPr>
        <w:t xml:space="preserve">и оказания всех услуг</w:t>
      </w:r>
      <w:r>
        <w:rPr>
          <w:rFonts w:ascii="Times New Roman" w:hAnsi="Times New Roman" w:cs="Times New Roman"/>
          <w:sz w:val="26"/>
          <w:szCs w:val="26"/>
          <w:highlight w:val="white"/>
        </w:rPr>
        <w:t xml:space="preserve"> до подписания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окумент</w:t>
      </w:r>
      <w:r>
        <w:rPr>
          <w:rFonts w:ascii="Times New Roman" w:hAnsi="Times New Roman" w:cs="Times New Roman"/>
          <w:sz w:val="26"/>
          <w:szCs w:val="26"/>
          <w:highlight w:val="white"/>
        </w:rPr>
        <w:t xml:space="preserve">ов</w:t>
      </w:r>
      <w:r>
        <w:rPr>
          <w:rFonts w:ascii="Times New Roman" w:hAnsi="Times New Roman" w:cs="Times New Roman"/>
          <w:sz w:val="26"/>
          <w:szCs w:val="26"/>
          <w:highlight w:val="white"/>
        </w:rPr>
        <w:t xml:space="preserve"> о приемке </w:t>
      </w:r>
      <w:r>
        <w:rPr>
          <w:rFonts w:ascii="Times New Roman" w:hAnsi="Times New Roman" w:cs="Times New Roman"/>
          <w:sz w:val="26"/>
          <w:szCs w:val="26"/>
          <w:highlight w:val="white"/>
        </w:rPr>
        <w:t xml:space="preserve">Т</w:t>
      </w:r>
      <w:r>
        <w:rPr>
          <w:rFonts w:ascii="Times New Roman" w:hAnsi="Times New Roman" w:cs="Times New Roman"/>
          <w:sz w:val="26"/>
          <w:szCs w:val="26"/>
          <w:highlight w:val="white"/>
        </w:rPr>
        <w:t xml:space="preserve">овара (в случае если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оговором предусмотрена разовая приемка Товара и в договоре отсутствуют дополнительные услуги)</w:t>
      </w:r>
      <w:r>
        <w:rPr>
          <w:rFonts w:ascii="Times New Roman" w:hAnsi="Times New Roman" w:cs="Times New Roman"/>
          <w:i/>
          <w:sz w:val="26"/>
          <w:szCs w:val="26"/>
          <w:highlight w:val="white"/>
        </w:rPr>
        <w:t xml:space="preserve"> </w:t>
      </w:r>
      <w:r>
        <w:rPr>
          <w:rFonts w:ascii="Times New Roman" w:hAnsi="Times New Roman" w:cs="Times New Roman"/>
          <w:i/>
          <w:sz w:val="26"/>
          <w:szCs w:val="26"/>
          <w:highlight w:val="white"/>
        </w:rPr>
        <w:t xml:space="preserve">и </w:t>
      </w:r>
      <w:r>
        <w:rPr>
          <w:rFonts w:ascii="Times New Roman" w:hAnsi="Times New Roman" w:cs="Times New Roman"/>
          <w:i/>
          <w:sz w:val="26"/>
          <w:szCs w:val="26"/>
          <w:highlight w:val="white"/>
        </w:rPr>
        <w:t xml:space="preserve">а</w:t>
      </w:r>
      <w:r>
        <w:rPr>
          <w:rFonts w:ascii="Times New Roman" w:hAnsi="Times New Roman" w:cs="Times New Roman"/>
          <w:i/>
          <w:sz w:val="26"/>
          <w:szCs w:val="26"/>
          <w:highlight w:val="white"/>
        </w:rPr>
        <w:t xml:space="preserve">кт</w:t>
      </w:r>
      <w:r>
        <w:rPr>
          <w:rFonts w:ascii="Times New Roman" w:hAnsi="Times New Roman" w:cs="Times New Roman"/>
          <w:i/>
          <w:sz w:val="26"/>
          <w:szCs w:val="26"/>
          <w:highlight w:val="white"/>
        </w:rPr>
        <w:t xml:space="preserve">ов</w:t>
      </w:r>
      <w:r>
        <w:rPr>
          <w:rFonts w:ascii="Times New Roman" w:hAnsi="Times New Roman" w:cs="Times New Roman"/>
          <w:i/>
          <w:sz w:val="26"/>
          <w:szCs w:val="26"/>
          <w:highlight w:val="white"/>
        </w:rPr>
        <w:t xml:space="preserve"> оказания дополнительных услуг (в случае наличия соответствующих услуг в предмете Договора</w:t>
      </w:r>
      <w:r>
        <w:rPr>
          <w:rFonts w:ascii="Times New Roman" w:hAnsi="Times New Roman" w:cs="Times New Roman"/>
          <w:i/>
          <w:sz w:val="26"/>
          <w:szCs w:val="26"/>
          <w:highlight w:val="white"/>
        </w:rPr>
        <w:t xml:space="preserve">)</w:t>
      </w:r>
      <w:r>
        <w:rPr>
          <w:rFonts w:ascii="Times New Roman" w:hAnsi="Times New Roman" w:cs="Times New Roman"/>
          <w:sz w:val="26"/>
          <w:szCs w:val="26"/>
          <w:highlight w:val="white"/>
        </w:rPr>
        <w:t xml:space="preserve">, а не отдельных его партий, не допускается.</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Досрочная выплата гарантийного депозита до наступления ук</w:t>
      </w:r>
      <w:r>
        <w:rPr>
          <w:rFonts w:ascii="Times New Roman" w:hAnsi="Times New Roman" w:cs="Times New Roman"/>
          <w:sz w:val="26"/>
          <w:szCs w:val="26"/>
          <w:highlight w:val="white"/>
        </w:rPr>
        <w:t xml:space="preserve">азанных в настоящем пункте обстоятельств не допускается, за исключением случаев предоставления Поставщиком взамен обеспечения в форме гарантийного депозита иного способа обеспечения исполнения обязательств, удовлетворяющего требованиям настоящего Договора.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t xml:space="preserve">18.12. В случае принятия решения о списании гарантийного депозита Покупатель в течение 3 рабо</w:t>
      </w:r>
      <w:r>
        <w:rPr>
          <w:rFonts w:ascii="Times New Roman" w:hAnsi="Times New Roman" w:cs="Times New Roman"/>
          <w:bCs/>
          <w:sz w:val="26"/>
          <w:szCs w:val="26"/>
          <w:highlight w:val="white"/>
        </w:rPr>
        <w:t xml:space="preserve">чих дней направляет Поставщику информацию о списании гарантийного депозита с указанием, в чем состоит нарушение Поставщиком обязательств, в обеспечение которых был сформирован гарантийный депозит, с указанием списанной суммы, определенной в соответствии с </w:t>
      </w:r>
      <w:r>
        <w:rPr>
          <w:rFonts w:ascii="Times New Roman" w:hAnsi="Times New Roman" w:cs="Times New Roman"/>
          <w:bCs/>
          <w:sz w:val="26"/>
          <w:szCs w:val="26"/>
          <w:highlight w:val="white"/>
        </w:rPr>
        <w:t xml:space="preserve">пп</w:t>
      </w:r>
      <w:r>
        <w:rPr>
          <w:rFonts w:ascii="Times New Roman" w:hAnsi="Times New Roman" w:cs="Times New Roman"/>
          <w:bCs/>
          <w:sz w:val="26"/>
          <w:szCs w:val="26"/>
          <w:highlight w:val="white"/>
        </w:rPr>
        <w:t xml:space="preserve">. 18.8, 18.9 настоящего приложения, а также требованием о восполнении депозита до установленного размера.</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pStyle w:val="1586"/>
        <w:contextualSpacing w:val="0"/>
        <w:ind w:firstLine="709"/>
        <w:jc w:val="both"/>
        <w:keepNext w:val="0"/>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18.13. При расторжении (прекращении) Договора по основаниям, связанным с неисполнением/ненадлежащим исполнением </w:t>
      </w:r>
      <w:r>
        <w:rPr>
          <w:rFonts w:ascii="Times New Roman" w:hAnsi="Times New Roman" w:cs="Times New Roman"/>
          <w:sz w:val="26"/>
          <w:szCs w:val="26"/>
          <w:highlight w:val="white"/>
        </w:rPr>
        <w:t xml:space="preserve">обязательств Поставщиком по Договору, гарантийный депозит не подлежит выплате Поставщику, а сумма, подлежащая оплате в этом случае, определяется в виде разницы между стоимостью поставленного Товара и оказанных услуг и суммой в размере 100% (сто процентов) </w:t>
      </w:r>
      <w:r>
        <w:rPr>
          <w:rFonts w:ascii="Times New Roman" w:hAnsi="Times New Roman" w:cs="Times New Roman"/>
          <w:sz w:val="26"/>
          <w:szCs w:val="26"/>
          <w:highlight w:val="white"/>
        </w:rPr>
        <w:t xml:space="preserve">сформированного на момент расторжения (прекращения) Договора гарантийного депозита.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pStyle w:val="1586"/>
        <w:contextualSpacing w:val="0"/>
        <w:ind w:firstLine="709"/>
        <w:jc w:val="both"/>
        <w:keepNext w:val="0"/>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18.14. Стороны установили, что на сумму гарантийного депозита начисление процентов </w:t>
      </w:r>
      <w:r>
        <w:rPr>
          <w:rFonts w:ascii="Times New Roman" w:hAnsi="Times New Roman" w:cs="Times New Roman"/>
          <w:sz w:val="26"/>
          <w:szCs w:val="26"/>
          <w:highlight w:val="white"/>
        </w:rPr>
        <w:t xml:space="preserve">Поставщиком </w:t>
      </w:r>
      <w:r>
        <w:rPr>
          <w:rFonts w:ascii="Times New Roman" w:hAnsi="Times New Roman" w:cs="Times New Roman"/>
          <w:sz w:val="26"/>
          <w:szCs w:val="26"/>
          <w:highlight w:val="white"/>
        </w:rPr>
        <w:t xml:space="preserve">не осуществляется.</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pStyle w:val="1567"/>
        <w:contextualSpacing w:val="0"/>
        <w:ind w:firstLine="709"/>
        <w:jc w:val="both"/>
        <w:keepNext w:val="0"/>
        <w:spacing w:before="0" w:after="0" w:line="240" w:lineRule="auto"/>
        <w:widowControl w:val="off"/>
        <w:tabs>
          <w:tab w:val="left" w:pos="840" w:leader="none"/>
        </w:tabs>
        <w:rPr>
          <w:b w:val="0"/>
          <w:bCs w:val="0"/>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b w:val="0"/>
          <w:sz w:val="26"/>
          <w:szCs w:val="26"/>
          <w:highlight w:val="white"/>
        </w:rPr>
        <w:t xml:space="preserve">19. Поставщик вправе предоставить в качестве обеспечения</w:t>
      </w:r>
      <w:r>
        <w:rPr>
          <w:b w:val="0"/>
          <w:sz w:val="26"/>
          <w:szCs w:val="26"/>
          <w:highlight w:val="white"/>
        </w:rPr>
        <w:t xml:space="preserve"> исполнения</w:t>
      </w:r>
      <w:r>
        <w:rPr>
          <w:b w:val="0"/>
          <w:sz w:val="26"/>
          <w:szCs w:val="26"/>
          <w:highlight w:val="white"/>
        </w:rPr>
        <w:t xml:space="preserve"> обязательств по Договору</w:t>
      </w:r>
      <w:r>
        <w:rPr>
          <w:b w:val="0"/>
          <w:sz w:val="26"/>
          <w:szCs w:val="26"/>
          <w:highlight w:val="white"/>
        </w:rPr>
        <w:t xml:space="preserve">, обеспечения исполнения гарантийных обязательств и обеспечения возврата аванса по настоящему Договору</w:t>
      </w:r>
      <w:r>
        <w:rPr>
          <w:b w:val="0"/>
          <w:sz w:val="26"/>
          <w:szCs w:val="26"/>
          <w:highlight w:val="white"/>
        </w:rPr>
        <w:t xml:space="preserve"> </w:t>
      </w:r>
      <w:r>
        <w:rPr>
          <w:b/>
          <w:bCs/>
          <w:sz w:val="26"/>
          <w:szCs w:val="26"/>
          <w:highlight w:val="white"/>
        </w:rPr>
        <w:t xml:space="preserve">обеспечительный платеж</w:t>
      </w:r>
      <w:r>
        <w:rPr>
          <w:b w:val="0"/>
          <w:sz w:val="26"/>
          <w:szCs w:val="26"/>
          <w:highlight w:val="white"/>
        </w:rPr>
        <w:t xml:space="preserve">.</w:t>
      </w:r>
      <w:r>
        <w:rPr>
          <w:b w:val="0"/>
          <w:bCs w:val="0"/>
          <w:sz w:val="26"/>
          <w:szCs w:val="26"/>
          <w:highlight w:val="white"/>
        </w:rPr>
      </w:r>
      <w:r>
        <w:rPr>
          <w:b w:val="0"/>
          <w:bCs w:val="0"/>
          <w:sz w:val="26"/>
          <w:szCs w:val="26"/>
          <w:highlight w:val="white"/>
        </w:rPr>
      </w:r>
    </w:p>
    <w:p>
      <w:pPr>
        <w:contextualSpacing w:val="0"/>
        <w:ind w:firstLine="709"/>
        <w:jc w:val="both"/>
        <w:keepNext w:val="0"/>
        <w:spacing w:after="0" w:line="240" w:lineRule="auto"/>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t xml:space="preserve">19.1. </w:t>
      </w:r>
      <w:r>
        <w:rPr>
          <w:rFonts w:ascii="Times New Roman" w:hAnsi="Times New Roman" w:cs="Times New Roman"/>
          <w:sz w:val="26"/>
          <w:szCs w:val="26"/>
          <w:highlight w:val="white"/>
        </w:rPr>
        <w:t xml:space="preserve">Поставщик направляет Покупател</w:t>
      </w:r>
      <w:r>
        <w:rPr>
          <w:rFonts w:ascii="Times New Roman" w:hAnsi="Times New Roman" w:cs="Times New Roman"/>
          <w:sz w:val="26"/>
          <w:szCs w:val="26"/>
          <w:highlight w:val="white"/>
        </w:rPr>
        <w:t xml:space="preserve">ю письменное обращение о необходимости заключения Сторонами Соглашения об обеспечительном платеже по форме приложений 8.7, 8.8</w:t>
      </w:r>
      <w:r>
        <w:rPr>
          <w:rFonts w:ascii="Times New Roman" w:hAnsi="Times New Roman" w:cs="Times New Roman"/>
          <w:sz w:val="26"/>
          <w:szCs w:val="26"/>
          <w:highlight w:val="white"/>
        </w:rPr>
        <w:t xml:space="preserve"> к настоящему Договору в соответствии с Требованиями, содержащимися в приложениях </w:t>
      </w:r>
      <w:r>
        <w:rPr>
          <w:rFonts w:ascii="Times New Roman" w:hAnsi="Times New Roman" w:cs="Times New Roman"/>
          <w:sz w:val="26"/>
          <w:szCs w:val="26"/>
          <w:highlight w:val="white"/>
        </w:rPr>
        <w:t xml:space="preserve">8.7,8.8</w:t>
      </w:r>
      <w:r>
        <w:rPr>
          <w:rFonts w:ascii="Times New Roman" w:hAnsi="Times New Roman" w:cs="Times New Roman"/>
          <w:sz w:val="26"/>
          <w:szCs w:val="26"/>
          <w:highlight w:val="white"/>
        </w:rPr>
        <w:t xml:space="preserve"> к настоящему Договору, </w:t>
      </w:r>
      <w:r>
        <w:rPr>
          <w:rFonts w:ascii="Times New Roman" w:hAnsi="Times New Roman" w:cs="Times New Roman"/>
          <w:sz w:val="26"/>
          <w:szCs w:val="26"/>
          <w:highlight w:val="white"/>
        </w:rPr>
        <w:t xml:space="preserve">пп</w:t>
      </w: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 xml:space="preserve"> 19</w:t>
      </w:r>
      <w:r>
        <w:rPr>
          <w:rFonts w:ascii="Times New Roman" w:hAnsi="Times New Roman" w:cs="Times New Roman"/>
          <w:sz w:val="26"/>
          <w:szCs w:val="26"/>
          <w:highlight w:val="white"/>
        </w:rPr>
        <w:t xml:space="preserve">.3, </w:t>
      </w:r>
      <w:r>
        <w:rPr>
          <w:rFonts w:ascii="Times New Roman" w:hAnsi="Times New Roman" w:cs="Times New Roman"/>
          <w:sz w:val="26"/>
          <w:szCs w:val="26"/>
          <w:highlight w:val="white"/>
        </w:rPr>
        <w:t xml:space="preserve">19</w:t>
      </w:r>
      <w:r>
        <w:rPr>
          <w:rFonts w:ascii="Times New Roman" w:hAnsi="Times New Roman" w:cs="Times New Roman"/>
          <w:sz w:val="26"/>
          <w:szCs w:val="26"/>
          <w:highlight w:val="white"/>
        </w:rPr>
        <w:t xml:space="preserve">.4, </w:t>
      </w:r>
      <w:r>
        <w:rPr>
          <w:rFonts w:ascii="Times New Roman" w:hAnsi="Times New Roman" w:cs="Times New Roman"/>
          <w:sz w:val="26"/>
          <w:szCs w:val="26"/>
          <w:highlight w:val="white"/>
        </w:rPr>
        <w:t xml:space="preserve">19</w:t>
      </w:r>
      <w:r>
        <w:rPr>
          <w:rFonts w:ascii="Times New Roman" w:hAnsi="Times New Roman" w:cs="Times New Roman"/>
          <w:sz w:val="26"/>
          <w:szCs w:val="26"/>
          <w:highlight w:val="white"/>
        </w:rPr>
        <w:t xml:space="preserve">.5</w:t>
      </w:r>
      <w:r>
        <w:rPr>
          <w:rFonts w:ascii="Times New Roman" w:hAnsi="Times New Roman" w:cs="Times New Roman"/>
          <w:sz w:val="26"/>
          <w:szCs w:val="26"/>
          <w:highlight w:val="white"/>
        </w:rPr>
        <w:t xml:space="preserve"> настоящего Приложения</w:t>
      </w: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t xml:space="preserve">19.2. Перечисление обеспечительного платежа осуществляется Поставщиком на обособленный</w:t>
      </w:r>
      <w:r>
        <w:rPr>
          <w:rFonts w:ascii="Times New Roman" w:hAnsi="Times New Roman" w:cs="Times New Roman"/>
          <w:bCs/>
          <w:sz w:val="26"/>
          <w:szCs w:val="26"/>
          <w:highlight w:val="white"/>
        </w:rPr>
        <w:t xml:space="preserve"> счет Покупателя. Открытие и обслуживание указанного счета осуществляется Покупателем.</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t xml:space="preserve">Стороны установили, что на сумму обеспечительного платежа начисление процентов </w:t>
      </w:r>
      <w:r>
        <w:rPr>
          <w:rFonts w:ascii="Times New Roman" w:hAnsi="Times New Roman" w:cs="Times New Roman"/>
          <w:bCs/>
          <w:sz w:val="26"/>
          <w:szCs w:val="26"/>
          <w:highlight w:val="white"/>
        </w:rPr>
        <w:t xml:space="preserve">Пост</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240" w:lineRule="auto"/>
        <w:tabs>
          <w:tab w:val="left" w:pos="0" w:leader="none"/>
        </w:tabs>
        <w:rPr>
          <w:rFonts w:ascii="Times New Roman" w:hAnsi="Times New Roman"/>
          <w:b/>
          <w:bCs/>
          <w:i/>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b/>
          <w:i/>
          <w:iCs/>
          <w:sz w:val="26"/>
          <w:szCs w:val="26"/>
          <w:highlight w:val="white"/>
        </w:rPr>
        <w:t xml:space="preserve">(Вариант </w:t>
      </w:r>
      <w:r>
        <w:rPr>
          <w:rFonts w:ascii="Times New Roman" w:hAnsi="Times New Roman"/>
          <w:b/>
          <w:i/>
          <w:iCs/>
          <w:sz w:val="26"/>
          <w:szCs w:val="26"/>
          <w:highlight w:val="white"/>
          <w:lang w:val="en-US"/>
        </w:rPr>
        <w:t xml:space="preserve">I</w:t>
      </w:r>
      <w:r>
        <w:rPr>
          <w:rFonts w:ascii="Times New Roman" w:hAnsi="Times New Roman"/>
          <w:b/>
          <w:i/>
          <w:iCs/>
          <w:sz w:val="26"/>
          <w:szCs w:val="26"/>
          <w:highlight w:val="white"/>
        </w:rPr>
        <w:t xml:space="preserve"> пункта 19.3 - для применения в рамках договора, заключаемого </w:t>
      </w:r>
      <w:r>
        <w:rPr>
          <w:rFonts w:ascii="Times New Roman" w:hAnsi="Times New Roman"/>
          <w:b/>
          <w:i/>
          <w:iCs/>
          <w:sz w:val="26"/>
          <w:szCs w:val="26"/>
          <w:highlight w:val="white"/>
        </w:rPr>
        <w:br/>
        <w:t xml:space="preserve">по результатам закупки, не предусматривающей участие</w:t>
      </w:r>
      <w:r>
        <w:rPr>
          <w:rFonts w:ascii="Times New Roman" w:hAnsi="Times New Roman"/>
          <w:b/>
          <w:bCs/>
          <w:i/>
          <w:iCs/>
          <w:sz w:val="26"/>
          <w:szCs w:val="26"/>
          <w:highlight w:val="white"/>
        </w:rPr>
        <w:t xml:space="preserve"> т</w:t>
      </w:r>
      <w:r>
        <w:rPr>
          <w:rFonts w:ascii="Times New Roman" w:hAnsi="Times New Roman"/>
          <w:b/>
          <w:bCs/>
          <w:i/>
          <w:iCs/>
          <w:sz w:val="26"/>
          <w:szCs w:val="26"/>
          <w:highlight w:val="white"/>
        </w:rPr>
        <w:t xml:space="preserve">олько субъектов малого </w:t>
      </w:r>
      <w:r>
        <w:rPr>
          <w:rFonts w:ascii="Times New Roman" w:hAnsi="Times New Roman"/>
          <w:b/>
          <w:bCs/>
          <w:i/>
          <w:iCs/>
          <w:sz w:val="26"/>
          <w:szCs w:val="26"/>
          <w:highlight w:val="white"/>
        </w:rPr>
        <w:br/>
        <w:t xml:space="preserve">и среднего предпринимательства, либо в рамках договора, заключаемого по итогам закупки, проводимой только среди субъектов малого и среднего предпринимательства, не предполагающего необходимость обеспечения возврата аванса)</w:t>
      </w:r>
      <w:r>
        <w:rPr>
          <w:rFonts w:ascii="Times New Roman" w:hAnsi="Times New Roman"/>
          <w:b/>
          <w:bCs/>
          <w:i/>
          <w:sz w:val="26"/>
          <w:szCs w:val="26"/>
          <w:highlight w:val="white"/>
        </w:rPr>
      </w:r>
      <w:r>
        <w:rPr>
          <w:rFonts w:ascii="Times New Roman" w:hAnsi="Times New Roman"/>
          <w:b/>
          <w:bCs/>
          <w:i/>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bCs/>
          <w:sz w:val="26"/>
          <w:szCs w:val="26"/>
          <w:highlight w:val="white"/>
        </w:rPr>
      </w:r>
      <w:r>
        <w:rPr>
          <w:rFonts w:ascii="Times New Roman" w:hAnsi="Times New Roman" w:cs="Times New Roman"/>
          <w:bCs/>
          <w:sz w:val="26"/>
          <w:szCs w:val="26"/>
          <w:highlight w:val="white"/>
        </w:rPr>
        <w:t xml:space="preserve">19.3. </w:t>
      </w:r>
      <w:r>
        <w:rPr>
          <w:rFonts w:ascii="Times New Roman" w:hAnsi="Times New Roman" w:cs="Times New Roman"/>
          <w:sz w:val="26"/>
          <w:szCs w:val="26"/>
          <w:highlight w:val="white"/>
        </w:rPr>
        <w:t xml:space="preserve">Требования к обеспечительному платежу, предоставляемому в качестве обеспечения исполнения обязательств Поставщика, порядок и основания его списания и возврата Покупателем: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0" w:leader="none"/>
        </w:tabs>
        <w:rPr>
          <w:rFonts w:ascii="Times New Roman" w:hAnsi="Times New Roman" w:cs="Times New Roman"/>
          <w:bCs/>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19.3.1.</w:t>
      </w:r>
      <w:r>
        <w:rPr>
          <w:rFonts w:ascii="Times New Roman" w:hAnsi="Times New Roman" w:cs="Times New Roman"/>
          <w:bCs/>
          <w:sz w:val="26"/>
          <w:szCs w:val="26"/>
          <w:highlight w:val="white"/>
        </w:rPr>
        <w:t xml:space="preserve"> Сумма обеспечительного платежа, предоставляемого в качестве обеспечения исполнения Поставщиком обязательств по </w:t>
      </w:r>
      <w:r>
        <w:rPr>
          <w:rFonts w:ascii="Times New Roman" w:hAnsi="Times New Roman" w:cs="Times New Roman"/>
          <w:bCs/>
          <w:sz w:val="26"/>
          <w:szCs w:val="26"/>
          <w:highlight w:val="white"/>
        </w:rPr>
        <w:t xml:space="preserve">Д</w:t>
      </w:r>
      <w:r>
        <w:rPr>
          <w:rFonts w:ascii="Times New Roman" w:hAnsi="Times New Roman" w:cs="Times New Roman"/>
          <w:bCs/>
          <w:sz w:val="26"/>
          <w:szCs w:val="26"/>
          <w:highlight w:val="white"/>
        </w:rPr>
        <w:t xml:space="preserve">оговору</w:t>
      </w:r>
      <w:r>
        <w:rPr>
          <w:rFonts w:ascii="Times New Roman" w:hAnsi="Times New Roman" w:cs="Times New Roman"/>
          <w:bCs/>
          <w:sz w:val="26"/>
          <w:szCs w:val="26"/>
          <w:highlight w:val="white"/>
        </w:rPr>
        <w:t xml:space="preserve">,</w:t>
      </w:r>
      <w:r>
        <w:rPr>
          <w:rFonts w:ascii="Times New Roman" w:hAnsi="Times New Roman" w:cs="Times New Roman"/>
          <w:bCs/>
          <w:sz w:val="26"/>
          <w:szCs w:val="26"/>
          <w:highlight w:val="white"/>
        </w:rPr>
        <w:t xml:space="preserve"> должна составлять 3% от начальной (максимальной) цены </w:t>
      </w:r>
      <w:r>
        <w:rPr>
          <w:rFonts w:ascii="Times New Roman" w:hAnsi="Times New Roman" w:cs="Times New Roman"/>
          <w:bCs/>
          <w:sz w:val="26"/>
          <w:szCs w:val="26"/>
          <w:highlight w:val="white"/>
        </w:rPr>
        <w:t xml:space="preserve">Д</w:t>
      </w:r>
      <w:r>
        <w:rPr>
          <w:rFonts w:ascii="Times New Roman" w:hAnsi="Times New Roman" w:cs="Times New Roman"/>
          <w:bCs/>
          <w:sz w:val="26"/>
          <w:szCs w:val="26"/>
          <w:highlight w:val="white"/>
        </w:rPr>
        <w:t xml:space="preserve">оговора (цены лота)</w:t>
      </w:r>
      <w:r>
        <w:rPr>
          <w:rFonts w:ascii="Times New Roman" w:hAnsi="Times New Roman" w:cs="Times New Roman"/>
          <w:bCs/>
          <w:sz w:val="26"/>
          <w:szCs w:val="26"/>
          <w:highlight w:val="white"/>
        </w:rPr>
        <w:t xml:space="preserve">, но не менее 3% </w:t>
      </w:r>
      <w:r>
        <w:rPr>
          <w:rFonts w:ascii="Times New Roman" w:hAnsi="Times New Roman" w:cs="Times New Roman"/>
          <w:bCs/>
          <w:sz w:val="26"/>
          <w:szCs w:val="26"/>
          <w:highlight w:val="white"/>
        </w:rPr>
        <w:t xml:space="preserve">от цены Договора - в случае если цена Договора в редакции дополнительных соглашений превысила начальную (максимальную) цену Договора (цену лота)</w:t>
      </w:r>
      <w:r>
        <w:rPr>
          <w:rFonts w:ascii="Times New Roman" w:hAnsi="Times New Roman" w:cs="Times New Roman"/>
          <w:bCs/>
          <w:sz w:val="26"/>
          <w:szCs w:val="26"/>
          <w:highlight w:val="white"/>
        </w:rPr>
        <w:t xml:space="preserve">.</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240" w:lineRule="auto"/>
        <w:tabs>
          <w:tab w:val="left" w:pos="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19.3.2. Перечисление обеспечительного платежа должно быть совершено Поставщиком на счет Покупателя до даты заключения договора/дополнительного соглашения (в случае предоставления обеспечения исполнения обязательств впервые). </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19.3.3. Поставщик предоставляет обеспечительный платеж на период исполнения обязательств по Договору до момента подписания </w:t>
      </w:r>
      <w:r>
        <w:rPr>
          <w:rFonts w:ascii="Times New Roman" w:hAnsi="Times New Roman" w:cs="Times New Roman"/>
          <w:sz w:val="26"/>
          <w:szCs w:val="26"/>
          <w:highlight w:val="white"/>
        </w:rPr>
        <w:t xml:space="preserve">всех (</w:t>
      </w:r>
      <w:r>
        <w:rPr>
          <w:rFonts w:ascii="Times New Roman" w:hAnsi="Times New Roman" w:cs="Times New Roman"/>
          <w:sz w:val="26"/>
          <w:szCs w:val="26"/>
          <w:highlight w:val="white"/>
        </w:rPr>
        <w:t xml:space="preserve">последнего</w:t>
      </w: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t xml:space="preserve"> Документ</w:t>
      </w:r>
      <w:r>
        <w:rPr>
          <w:rFonts w:ascii="Times New Roman" w:hAnsi="Times New Roman" w:cs="Times New Roman"/>
          <w:sz w:val="26"/>
          <w:szCs w:val="26"/>
          <w:highlight w:val="white"/>
        </w:rPr>
        <w:t xml:space="preserve">ов</w:t>
      </w:r>
      <w:r>
        <w:rPr>
          <w:rFonts w:ascii="Times New Roman" w:hAnsi="Times New Roman" w:cs="Times New Roman"/>
          <w:sz w:val="26"/>
          <w:szCs w:val="26"/>
          <w:highlight w:val="white"/>
        </w:rPr>
        <w:t xml:space="preserve"> о приемке Товара</w:t>
      </w:r>
      <w:r>
        <w:rPr>
          <w:rFonts w:ascii="Times New Roman" w:hAnsi="Times New Roman" w:cs="Times New Roman"/>
          <w:sz w:val="26"/>
          <w:szCs w:val="26"/>
          <w:highlight w:val="white"/>
        </w:rPr>
        <w:t xml:space="preserve"> </w:t>
      </w:r>
      <w:r>
        <w:rPr>
          <w:rFonts w:ascii="Times New Roman" w:hAnsi="Times New Roman" w:cs="Times New Roman"/>
          <w:i/>
          <w:iCs/>
          <w:sz w:val="26"/>
          <w:szCs w:val="26"/>
          <w:highlight w:val="white"/>
        </w:rPr>
        <w:t xml:space="preserve">и актов дополнительных услуг (в случае наличия соответствующих услуг в предмете Договора)</w:t>
      </w:r>
      <w:r>
        <w:rPr>
          <w:rFonts w:ascii="Times New Roman" w:hAnsi="Times New Roman" w:cs="Times New Roman"/>
          <w:sz w:val="26"/>
          <w:szCs w:val="26"/>
          <w:highlight w:val="white"/>
        </w:rPr>
        <w:t xml:space="preserve">.</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19.3.4. Обеспечительный платеж может быть использован Покупателем для покрытия расходов, связанных с ненадлежащим исполнением Поставщиком обязательств по Договору, в том числе на возмещение убытков, связанных с таким неисполнением/ненадлежащим исполнением.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19.3.5. В случае принятия решения о списании обеспечительного платежа Покупатель в течение 3 (трех) рабочих дней направляет Поставщику информац</w:t>
      </w:r>
      <w:r>
        <w:rPr>
          <w:rFonts w:ascii="Times New Roman" w:hAnsi="Times New Roman" w:cs="Times New Roman"/>
          <w:sz w:val="26"/>
          <w:szCs w:val="26"/>
          <w:highlight w:val="white"/>
        </w:rPr>
        <w:t xml:space="preserve">ию о списании обеспечительного платежа с указанием, в чем состоит нарушение обязательств, в обеспечение которых был перечислен обеспечительный платеж, а также с указанием суммы списания, определенной в соответствии с Соглашением об обеспечительном платеже.</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19.3.6. Возврат обеспечительного платежа Поставщику до исполнения всех обязательств по Договору и подписания Документа о приемке </w:t>
      </w:r>
      <w:r>
        <w:rPr>
          <w:rFonts w:ascii="Times New Roman" w:hAnsi="Times New Roman" w:cs="Times New Roman"/>
          <w:sz w:val="26"/>
          <w:szCs w:val="26"/>
          <w:highlight w:val="white"/>
        </w:rPr>
        <w:t xml:space="preserve">Т</w:t>
      </w:r>
      <w:r>
        <w:rPr>
          <w:rFonts w:ascii="Times New Roman" w:hAnsi="Times New Roman" w:cs="Times New Roman"/>
          <w:sz w:val="26"/>
          <w:szCs w:val="26"/>
          <w:highlight w:val="white"/>
        </w:rPr>
        <w:t xml:space="preserve">овара (в случае если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оговором предусмотрена разовая приемка Товара и в </w:t>
      </w:r>
      <w:r>
        <w:rPr>
          <w:rFonts w:ascii="Times New Roman" w:hAnsi="Times New Roman" w:cs="Times New Roman"/>
          <w:sz w:val="26"/>
          <w:szCs w:val="26"/>
          <w:highlight w:val="white"/>
        </w:rPr>
        <w:t xml:space="preserve">Д</w:t>
      </w:r>
      <w:r>
        <w:rPr>
          <w:rFonts w:ascii="Times New Roman" w:hAnsi="Times New Roman" w:cs="Times New Roman"/>
          <w:sz w:val="26"/>
          <w:szCs w:val="26"/>
          <w:highlight w:val="white"/>
        </w:rPr>
        <w:t xml:space="preserve">оговоре отсутствуют дополнительные обязательства и услуги) </w:t>
      </w:r>
      <w:r>
        <w:rPr>
          <w:rFonts w:ascii="Times New Roman" w:hAnsi="Times New Roman" w:cs="Times New Roman"/>
          <w:i/>
          <w:sz w:val="26"/>
          <w:szCs w:val="26"/>
          <w:highlight w:val="white"/>
        </w:rPr>
        <w:t xml:space="preserve">и </w:t>
      </w:r>
      <w:r>
        <w:rPr>
          <w:rFonts w:ascii="Times New Roman" w:hAnsi="Times New Roman" w:cs="Times New Roman"/>
          <w:i/>
          <w:sz w:val="26"/>
          <w:szCs w:val="26"/>
          <w:highlight w:val="white"/>
        </w:rPr>
        <w:t xml:space="preserve">а</w:t>
      </w:r>
      <w:r>
        <w:rPr>
          <w:rFonts w:ascii="Times New Roman" w:hAnsi="Times New Roman" w:cs="Times New Roman"/>
          <w:i/>
          <w:sz w:val="26"/>
          <w:szCs w:val="26"/>
          <w:highlight w:val="white"/>
        </w:rPr>
        <w:t xml:space="preserve">кт</w:t>
      </w:r>
      <w:r>
        <w:rPr>
          <w:rFonts w:ascii="Times New Roman" w:hAnsi="Times New Roman" w:cs="Times New Roman"/>
          <w:i/>
          <w:sz w:val="26"/>
          <w:szCs w:val="26"/>
          <w:highlight w:val="white"/>
        </w:rPr>
        <w:t xml:space="preserve">ов</w:t>
      </w:r>
      <w:r>
        <w:rPr>
          <w:rFonts w:ascii="Times New Roman" w:hAnsi="Times New Roman" w:cs="Times New Roman"/>
          <w:i/>
          <w:sz w:val="26"/>
          <w:szCs w:val="26"/>
          <w:highlight w:val="white"/>
        </w:rPr>
        <w:t xml:space="preserve"> оказания дополнительных услуг (в случае наличия соответствующих услуг в предмете Договора</w:t>
      </w:r>
      <w:r>
        <w:rPr>
          <w:rFonts w:ascii="Times New Roman" w:hAnsi="Times New Roman" w:cs="Times New Roman"/>
          <w:i/>
          <w:sz w:val="26"/>
          <w:szCs w:val="26"/>
          <w:highlight w:val="white"/>
        </w:rPr>
        <w:t xml:space="preserve">) </w:t>
      </w:r>
      <w:r>
        <w:rPr>
          <w:rFonts w:ascii="Times New Roman" w:hAnsi="Times New Roman" w:cs="Times New Roman"/>
          <w:sz w:val="26"/>
          <w:szCs w:val="26"/>
          <w:highlight w:val="white"/>
        </w:rPr>
        <w:t xml:space="preserve">не допускается, за исключением случаев предоставления Поставщиком взамен обеспечения в форме обеспечительного платежа иного способа обеспечения исполнения обязательств, удовлетворяющего требованиям настоящего Договора.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В случае замены Поставщиком обеспечитель</w:t>
      </w:r>
      <w:r>
        <w:rPr>
          <w:rFonts w:ascii="Times New Roman" w:hAnsi="Times New Roman" w:cs="Times New Roman"/>
          <w:sz w:val="26"/>
          <w:szCs w:val="26"/>
          <w:highlight w:val="white"/>
        </w:rPr>
        <w:t xml:space="preserve">ного платежа иным способом обеспечения в порядке и на условиях, предусмотренных Договором, возврат обеспечительного платежа Поставщику осуществляется в течение 30 (тридцати) календарных дней со дня получения Покупателем альтернативного способа обеспечения.</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19.3.7. Возврат обеспечительного платежа, предоставленного Поставщиком в качестве обеспечения исполнени</w:t>
      </w:r>
      <w:r>
        <w:rPr>
          <w:rFonts w:ascii="Times New Roman" w:hAnsi="Times New Roman" w:cs="Times New Roman"/>
          <w:sz w:val="26"/>
          <w:szCs w:val="26"/>
          <w:highlight w:val="white"/>
        </w:rPr>
        <w:t xml:space="preserve">я обязательств по Договору, за вычетом средств, использованных Покупателем для возмещения своих убытков, связанных с нарушением Поставщиком условий Договора, производится в течение 30 (Тридцати) календарных дней со дня подписания Документа о приемке Товара</w:t>
      </w:r>
      <w:r>
        <w:rPr>
          <w:rFonts w:ascii="Times New Roman" w:hAnsi="Times New Roman" w:cs="Times New Roman"/>
          <w:sz w:val="26"/>
          <w:szCs w:val="26"/>
          <w:highlight w:val="white"/>
        </w:rPr>
        <w:t xml:space="preserve">/ </w:t>
      </w:r>
      <w:r>
        <w:rPr>
          <w:rFonts w:ascii="Times New Roman" w:hAnsi="Times New Roman" w:cs="Times New Roman"/>
          <w:i/>
          <w:sz w:val="26"/>
          <w:szCs w:val="26"/>
          <w:highlight w:val="white"/>
        </w:rPr>
        <w:t xml:space="preserve">актов оказания дополнительных услуг (в случае наличия соответствующих услуг в предмете Договора)</w:t>
      </w:r>
      <w:r>
        <w:rPr>
          <w:rFonts w:ascii="Times New Roman" w:hAnsi="Times New Roman" w:cs="Times New Roman"/>
          <w:sz w:val="26"/>
          <w:szCs w:val="26"/>
          <w:highlight w:val="white"/>
        </w:rPr>
        <w:t xml:space="preserve"> п</w:t>
      </w:r>
      <w:r>
        <w:rPr>
          <w:rFonts w:ascii="Times New Roman" w:hAnsi="Times New Roman" w:cs="Times New Roman"/>
          <w:sz w:val="26"/>
          <w:szCs w:val="26"/>
          <w:highlight w:val="white"/>
        </w:rPr>
        <w:t xml:space="preserve">ри условии предоставления Поставщиком обеспечения исполнения обязательств в гарантийный период в соответствии с требованиями, установленными настоящим Договором.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В случае </w:t>
      </w:r>
      <w:r>
        <w:rPr>
          <w:rFonts w:ascii="Times New Roman" w:hAnsi="Times New Roman" w:cs="Times New Roman"/>
          <w:sz w:val="26"/>
          <w:szCs w:val="26"/>
          <w:highlight w:val="white"/>
        </w:rPr>
        <w:t xml:space="preserve">непредоставления</w:t>
      </w:r>
      <w:r>
        <w:rPr>
          <w:rFonts w:ascii="Times New Roman" w:hAnsi="Times New Roman" w:cs="Times New Roman"/>
          <w:sz w:val="26"/>
          <w:szCs w:val="26"/>
          <w:highlight w:val="white"/>
        </w:rPr>
        <w:t xml:space="preserve"> Поставщиком обеспечения исполнения обязательств в гарантийный период возврат обеспечительного платежа Покупателем не осуществляется.</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240" w:lineRule="auto"/>
        <w:tabs>
          <w:tab w:val="left" w:pos="840" w:leader="none"/>
        </w:tabs>
        <w:rPr>
          <w:rFonts w:ascii="Times New Roman" w:hAnsi="Times New Roman" w:cs="Times New Roman"/>
          <w:sz w:val="26"/>
          <w:szCs w:val="26"/>
          <w:highlight w:val="white"/>
        </w:rPr>
        <w:pBdr>
          <w:top w:val="none" w:color="000000" w:sz="4" w:space="0"/>
          <w:left w:val="none" w:color="000000" w:sz="4" w:space="0"/>
          <w:bottom w:val="none" w:color="000000" w:sz="4" w:space="0"/>
          <w:right w:val="none" w:color="000000" w:sz="4" w:space="0"/>
          <w:between w:val="none" w:color="000000" w:sz="4" w:space="0"/>
        </w:pBdr>
        <w:suppressLineNumbers w:val="0"/>
      </w:pPr>
      <w:r>
        <w:rPr>
          <w:rFonts w:ascii="Times New Roman" w:hAnsi="Times New Roman" w:cs="Times New Roman"/>
          <w:sz w:val="26"/>
          <w:szCs w:val="26"/>
          <w:highlight w:val="white"/>
        </w:rPr>
        <w:t xml:space="preserve">19.3.8.</w:t>
      </w:r>
      <w:r>
        <w:rPr>
          <w:rFonts w:ascii="Times New Roman" w:hAnsi="Times New Roman" w:cs="Times New Roman"/>
          <w:sz w:val="26"/>
          <w:szCs w:val="26"/>
          <w:highlight w:val="white"/>
          <w:lang w:val="en-US"/>
        </w:rPr>
        <w:t xml:space="preserve"> </w:t>
      </w:r>
      <w:r>
        <w:rPr>
          <w:rFonts w:ascii="Times New Roman" w:hAnsi="Times New Roman" w:cs="Times New Roman"/>
          <w:sz w:val="26"/>
          <w:szCs w:val="26"/>
          <w:highlight w:val="white"/>
        </w:rPr>
        <w:t xml:space="preserve">При расторжении (прекращении) Договора по основаниям, связанным с неисполнением/ненадлежащем исполнением обязательств Поставщиком по Договору, обеспечительный платеж возврату не подлежит.</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pStyle w:val="1917"/>
        <w:contextualSpacing w:val="0"/>
        <w:ind w:left="0" w:firstLine="709"/>
        <w:jc w:val="both"/>
        <w:keepNext w:val="0"/>
        <w:spacing w:line="17" w:lineRule="atLeast"/>
        <w:rPr>
          <w:rFonts w:ascii="Times New Roman" w:hAnsi="Times New Roman"/>
          <w:bCs/>
          <w:sz w:val="24"/>
          <w:szCs w:val="24"/>
          <w:highlight w:val="white"/>
        </w:rPr>
        <w:suppressLineNumbers w:val="0"/>
      </w:pPr>
      <w:r>
        <w:rPr>
          <w:rFonts w:ascii="Times New Roman" w:hAnsi="Times New Roman"/>
          <w:b/>
          <w:i/>
          <w:iCs/>
          <w:sz w:val="26"/>
          <w:szCs w:val="26"/>
          <w:highlight w:val="white"/>
        </w:rPr>
        <w:t xml:space="preserve">(Пункт 19.4 - для примен</w:t>
      </w:r>
      <w:r>
        <w:rPr>
          <w:rFonts w:ascii="Times New Roman" w:hAnsi="Times New Roman"/>
          <w:b/>
          <w:i/>
          <w:iCs/>
          <w:sz w:val="26"/>
          <w:szCs w:val="26"/>
          <w:highlight w:val="white"/>
        </w:rPr>
        <w:t xml:space="preserve">ения в рамках договора вне зависимости от способа проведения закупки, на основании которой заключается договор)</w:t>
      </w:r>
      <w:r>
        <w:rPr>
          <w:rFonts w:ascii="Times New Roman" w:hAnsi="Times New Roman"/>
          <w:bCs/>
          <w:sz w:val="24"/>
          <w:szCs w:val="24"/>
          <w:highlight w:val="white"/>
        </w:rPr>
      </w:r>
      <w:r>
        <w:rPr>
          <w:rFonts w:ascii="Times New Roman" w:hAnsi="Times New Roman"/>
          <w:bCs/>
          <w:sz w:val="24"/>
          <w:szCs w:val="24"/>
          <w:highlight w:val="white"/>
        </w:rPr>
      </w:r>
    </w:p>
    <w:p>
      <w:pPr>
        <w:contextualSpacing w:val="0"/>
        <w:ind w:firstLine="709"/>
        <w:jc w:val="both"/>
        <w:keepNext w:val="0"/>
        <w:spacing w:after="0" w:line="17" w:lineRule="atLeast"/>
        <w:tabs>
          <w:tab w:val="left" w:pos="840" w:leader="none"/>
        </w:tabs>
        <w:rPr>
          <w:rFonts w:ascii="Times New Roman" w:hAnsi="Times New Roman" w:cs="Times New Roman"/>
          <w:sz w:val="26"/>
          <w:szCs w:val="26"/>
          <w:highlight w:val="white"/>
        </w:rPr>
        <w:suppressLineNumbers w:val="0"/>
      </w:pPr>
      <w:r>
        <w:rPr>
          <w:rFonts w:ascii="Times New Roman" w:hAnsi="Times New Roman" w:cs="Times New Roman"/>
          <w:sz w:val="26"/>
          <w:szCs w:val="26"/>
          <w:highlight w:val="white"/>
        </w:rPr>
      </w:r>
      <w:r>
        <w:rPr>
          <w:rFonts w:ascii="Times New Roman" w:hAnsi="Times New Roman" w:cs="Times New Roman"/>
          <w:sz w:val="26"/>
          <w:szCs w:val="26"/>
          <w:highlight w:val="white"/>
        </w:rPr>
        <w:t xml:space="preserve">19.4. Требования к обеспечительному платежу, предоставляемому в качестве обеспечения исполнения обязательств Поставщика в гарантийный период, порядок и основания его списания и возврата Покупателем: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contextualSpacing w:val="0"/>
        <w:ind w:firstLine="709"/>
        <w:jc w:val="both"/>
        <w:keepNext w:val="0"/>
        <w:spacing w:after="0" w:line="17" w:lineRule="atLeast"/>
        <w:rPr>
          <w:rFonts w:ascii="Times New Roman" w:hAnsi="Times New Roman" w:cs="Times New Roman"/>
          <w:bCs/>
          <w:sz w:val="26"/>
          <w:szCs w:val="26"/>
          <w:highlight w:val="white"/>
        </w:rPr>
        <w:suppressLineNumbers w:val="0"/>
      </w:pPr>
      <w:r>
        <w:rPr>
          <w:rFonts w:ascii="Times New Roman" w:hAnsi="Times New Roman" w:cs="Times New Roman"/>
          <w:bCs/>
          <w:sz w:val="26"/>
          <w:szCs w:val="26"/>
          <w:highlight w:val="white"/>
        </w:rPr>
        <w:t xml:space="preserve">19.4.1. Сумма обеспечительного платежа, предоставляемого в качестве обеспечения гарантийных обязательств по </w:t>
      </w:r>
      <w:r>
        <w:rPr>
          <w:rFonts w:ascii="Times New Roman" w:hAnsi="Times New Roman" w:cs="Times New Roman"/>
          <w:bCs/>
          <w:sz w:val="26"/>
          <w:szCs w:val="26"/>
          <w:highlight w:val="white"/>
        </w:rPr>
        <w:t xml:space="preserve">Д</w:t>
      </w:r>
      <w:r>
        <w:rPr>
          <w:rFonts w:ascii="Times New Roman" w:hAnsi="Times New Roman" w:cs="Times New Roman"/>
          <w:bCs/>
          <w:sz w:val="26"/>
          <w:szCs w:val="26"/>
          <w:highlight w:val="white"/>
        </w:rPr>
        <w:t xml:space="preserve">оговору, должна составлять 5% от цены </w:t>
      </w:r>
      <w:r>
        <w:rPr>
          <w:rFonts w:ascii="Times New Roman" w:hAnsi="Times New Roman" w:cs="Times New Roman"/>
          <w:bCs/>
          <w:sz w:val="26"/>
          <w:szCs w:val="26"/>
          <w:highlight w:val="white"/>
        </w:rPr>
        <w:t xml:space="preserve">Д</w:t>
      </w:r>
      <w:r>
        <w:rPr>
          <w:rFonts w:ascii="Times New Roman" w:hAnsi="Times New Roman" w:cs="Times New Roman"/>
          <w:bCs/>
          <w:sz w:val="26"/>
          <w:szCs w:val="26"/>
          <w:highlight w:val="white"/>
        </w:rPr>
        <w:t xml:space="preserve">оговора (включая НДС).</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17" w:lineRule="atLeast"/>
        <w:rPr>
          <w:rFonts w:ascii="Times New Roman" w:hAnsi="Times New Roman" w:cs="Times New Roman"/>
          <w:bCs/>
          <w:sz w:val="26"/>
          <w:szCs w:val="26"/>
          <w:highlight w:val="white"/>
        </w:rPr>
        <w:suppressLineNumbers w:val="0"/>
      </w:pPr>
      <w:r>
        <w:rPr>
          <w:rFonts w:ascii="Times New Roman" w:hAnsi="Times New Roman" w:cs="Times New Roman"/>
          <w:bCs/>
          <w:sz w:val="26"/>
          <w:szCs w:val="26"/>
          <w:highlight w:val="white"/>
        </w:rPr>
        <w:t xml:space="preserve">19.4.2. Перечисление обеспечительного платежа осуществляется Поставщиком на обособленный счет Покупателя. Перечисление обеспечительного платежа должно быть совершено Поставщиком не позднее даты начала гарантийного срока по Договору.</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17" w:lineRule="atLeast"/>
        <w:tabs>
          <w:tab w:val="left" w:pos="840" w:leader="none"/>
        </w:tabs>
        <w:rPr>
          <w:rFonts w:ascii="Times New Roman" w:hAnsi="Times New Roman" w:cs="Times New Roman"/>
          <w:bCs/>
          <w:sz w:val="26"/>
          <w:szCs w:val="26"/>
          <w:highlight w:val="white"/>
        </w:rPr>
        <w:suppressLineNumbers w:val="0"/>
      </w:pPr>
      <w:r>
        <w:rPr>
          <w:rFonts w:ascii="Times New Roman" w:hAnsi="Times New Roman" w:cs="Times New Roman"/>
          <w:bCs/>
          <w:sz w:val="26"/>
          <w:szCs w:val="26"/>
          <w:highlight w:val="white"/>
        </w:rPr>
        <w:t xml:space="preserve">19.4.3. Поставщик предоставляет обеспечительный платеж на период гарантийной эксплуатации Товара до момента окончания гарантийного срока</w:t>
      </w:r>
      <w:r>
        <w:rPr>
          <w:rFonts w:ascii="Times New Roman" w:hAnsi="Times New Roman" w:cs="Times New Roman"/>
          <w:bCs/>
          <w:sz w:val="26"/>
          <w:szCs w:val="26"/>
          <w:highlight w:val="white"/>
        </w:rPr>
        <w:t xml:space="preserve"> </w:t>
      </w:r>
      <w:r>
        <w:rPr>
          <w:rFonts w:ascii="Times New Roman" w:hAnsi="Times New Roman" w:cs="Times New Roman"/>
          <w:sz w:val="26"/>
          <w:szCs w:val="26"/>
          <w:highlight w:val="white"/>
        </w:rPr>
        <w:t xml:space="preserve">и подписания протокола об отсутствии взаимных претензий</w:t>
      </w:r>
      <w:r>
        <w:rPr>
          <w:rFonts w:ascii="Times New Roman" w:hAnsi="Times New Roman" w:cs="Times New Roman"/>
          <w:bCs/>
          <w:sz w:val="26"/>
          <w:szCs w:val="26"/>
          <w:highlight w:val="white"/>
        </w:rPr>
        <w:t xml:space="preserve">.</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contextualSpacing w:val="0"/>
        <w:ind w:firstLine="709"/>
        <w:jc w:val="both"/>
        <w:keepNext w:val="0"/>
        <w:spacing w:after="0" w:line="17" w:lineRule="atLeast"/>
        <w:tabs>
          <w:tab w:val="left" w:pos="840" w:leader="none"/>
        </w:tabs>
        <w:rPr>
          <w:rFonts w:ascii="Times New Roman" w:hAnsi="Times New Roman" w:cs="Times New Roman"/>
          <w:bCs/>
          <w:sz w:val="26"/>
          <w:szCs w:val="26"/>
          <w:highlight w:val="white"/>
        </w:rPr>
        <w:suppressLineNumbers w:val="0"/>
      </w:pPr>
      <w:r>
        <w:rPr>
          <w:rFonts w:ascii="Times New Roman" w:hAnsi="Times New Roman" w:cs="Times New Roman"/>
          <w:bCs/>
          <w:sz w:val="26"/>
          <w:szCs w:val="26"/>
          <w:highlight w:val="white"/>
        </w:rPr>
        <w:t xml:space="preserve">19.4.4. Обеспечительный платеж может быть </w:t>
      </w:r>
      <w:r>
        <w:rPr>
          <w:rFonts w:ascii="Times New Roman" w:hAnsi="Times New Roman" w:cs="Times New Roman"/>
          <w:bCs/>
          <w:sz w:val="26"/>
          <w:szCs w:val="26"/>
          <w:highlight w:val="white"/>
        </w:rPr>
        <w:t xml:space="preserve">использован Покупателем для покрытия расходов, связанных с ненадлежащим исполнением Поставщиком обязательств в гарантийный период.</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ind w:firstLine="709"/>
        <w:jc w:val="both"/>
        <w:spacing w:after="0" w:line="17" w:lineRule="atLeast"/>
        <w:tabs>
          <w:tab w:val="left" w:pos="840" w:leader="none"/>
        </w:tabs>
        <w:rPr>
          <w:rFonts w:ascii="Times New Roman" w:hAnsi="Times New Roman" w:cs="Times New Roman"/>
          <w:bCs/>
          <w:sz w:val="26"/>
          <w:szCs w:val="26"/>
          <w:highlight w:val="white"/>
        </w:rPr>
      </w:pPr>
      <w:r>
        <w:rPr>
          <w:rFonts w:ascii="Times New Roman" w:hAnsi="Times New Roman" w:cs="Times New Roman"/>
          <w:bCs/>
          <w:sz w:val="26"/>
          <w:szCs w:val="26"/>
          <w:highlight w:val="white"/>
        </w:rPr>
        <w:t xml:space="preserve">19.4.5. В случае принятия решения о списании обеспечительного платежа Покупатель в течение 3 (трех) рабочих дней направляет Поставщику информацию о спис</w:t>
      </w:r>
      <w:r>
        <w:rPr>
          <w:rFonts w:ascii="Times New Roman" w:hAnsi="Times New Roman" w:cs="Times New Roman"/>
          <w:bCs/>
          <w:sz w:val="26"/>
          <w:szCs w:val="26"/>
          <w:highlight w:val="white"/>
        </w:rPr>
        <w:t xml:space="preserve">ании обеспечительного платежа с указанием, в чем состоит нарушение обязательств, в обеспечение которых был перечислен обеспечительный платеж, а также с указанием суммы списания, определенной в соответствии с условиями соглашения об обеспечительном платеже.</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ind w:firstLine="709"/>
        <w:jc w:val="both"/>
        <w:spacing w:after="0" w:line="17" w:lineRule="atLeast"/>
        <w:tabs>
          <w:tab w:val="left" w:pos="840" w:leader="none"/>
        </w:tabs>
        <w:rPr>
          <w:rFonts w:ascii="Times New Roman" w:hAnsi="Times New Roman" w:cs="Times New Roman"/>
          <w:sz w:val="26"/>
          <w:szCs w:val="26"/>
          <w:highlight w:val="white"/>
        </w:rPr>
      </w:pPr>
      <w:r>
        <w:rPr>
          <w:rFonts w:ascii="Times New Roman" w:hAnsi="Times New Roman" w:cs="Times New Roman"/>
          <w:bCs/>
          <w:sz w:val="26"/>
          <w:szCs w:val="26"/>
          <w:highlight w:val="white"/>
        </w:rPr>
        <w:t xml:space="preserve">19.4.6. Возврат обеспечительного платежа Поставщику до момента окончания гарантийного срока </w:t>
      </w:r>
      <w:r>
        <w:rPr>
          <w:rFonts w:ascii="Times New Roman" w:hAnsi="Times New Roman" w:cs="Times New Roman"/>
          <w:bCs/>
          <w:sz w:val="26"/>
          <w:szCs w:val="26"/>
          <w:highlight w:val="white"/>
        </w:rPr>
        <w:t xml:space="preserve">и подписания сторонами протокола об отсутствии взаимных претензий </w:t>
      </w:r>
      <w:r>
        <w:rPr>
          <w:rFonts w:ascii="Times New Roman" w:hAnsi="Times New Roman" w:cs="Times New Roman"/>
          <w:bCs/>
          <w:sz w:val="26"/>
          <w:szCs w:val="26"/>
          <w:highlight w:val="white"/>
        </w:rPr>
        <w:t xml:space="preserve">не допускается,</w:t>
      </w:r>
      <w:r>
        <w:rPr>
          <w:rFonts w:ascii="Times New Roman" w:hAnsi="Times New Roman" w:cs="Times New Roman"/>
          <w:bCs/>
          <w:sz w:val="26"/>
          <w:szCs w:val="26"/>
          <w:highlight w:val="white"/>
        </w:rPr>
        <w:t xml:space="preserve"> за исключением случаев предоставления Поставщиком взамен обеспечения в форме обеспечительного платежа иного способа</w:t>
      </w:r>
      <w:r>
        <w:rPr>
          <w:rFonts w:ascii="Times New Roman" w:hAnsi="Times New Roman" w:cs="Times New Roman"/>
          <w:sz w:val="26"/>
          <w:szCs w:val="26"/>
          <w:highlight w:val="white"/>
        </w:rPr>
        <w:t xml:space="preserve"> обеспечения гарантийных обязательств, удовлетворяющего требованиям настоящего Договора.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ind w:firstLine="709"/>
        <w:jc w:val="both"/>
        <w:spacing w:after="0" w:line="17" w:lineRule="atLeast"/>
        <w:tabs>
          <w:tab w:val="left" w:pos="840" w:leader="none"/>
        </w:tabs>
        <w:rPr>
          <w:rFonts w:ascii="Times New Roman" w:hAnsi="Times New Roman" w:cs="Times New Roman"/>
          <w:bCs/>
          <w:sz w:val="26"/>
          <w:szCs w:val="26"/>
          <w:highlight w:val="white"/>
        </w:rPr>
      </w:pPr>
      <w:r>
        <w:rPr>
          <w:rFonts w:ascii="Times New Roman" w:hAnsi="Times New Roman" w:cs="Times New Roman"/>
          <w:sz w:val="26"/>
          <w:szCs w:val="26"/>
          <w:highlight w:val="white"/>
        </w:rPr>
        <w:t xml:space="preserve">В случае замены Поставщиком обеспечительного платежа иным способо</w:t>
      </w:r>
      <w:r>
        <w:rPr>
          <w:rFonts w:ascii="Times New Roman" w:hAnsi="Times New Roman" w:cs="Times New Roman"/>
          <w:sz w:val="26"/>
          <w:szCs w:val="26"/>
          <w:highlight w:val="white"/>
        </w:rPr>
        <w:t xml:space="preserve">м обеспечения в порядке и на условиях, предусмотренных Договором, возврат обеспечительного платежа Поставщику осуществляется в течение 30 (тридцати) календарных дней со дня получения Покупателем альтернативного способа обеспечения гарантийных обязательств.</w:t>
      </w:r>
      <w:r>
        <w:rPr>
          <w:rFonts w:ascii="Times New Roman" w:hAnsi="Times New Roman" w:cs="Times New Roman"/>
          <w:bCs/>
          <w:sz w:val="26"/>
          <w:szCs w:val="26"/>
          <w:highlight w:val="white"/>
        </w:rPr>
      </w:r>
      <w:r>
        <w:rPr>
          <w:rFonts w:ascii="Times New Roman" w:hAnsi="Times New Roman" w:cs="Times New Roman"/>
          <w:bCs/>
          <w:sz w:val="26"/>
          <w:szCs w:val="26"/>
          <w:highlight w:val="white"/>
        </w:rPr>
      </w:r>
    </w:p>
    <w:p>
      <w:pPr>
        <w:pStyle w:val="1367"/>
        <w:ind w:left="0" w:firstLine="709"/>
        <w:jc w:val="both"/>
        <w:spacing w:line="17" w:lineRule="atLeast"/>
        <w:rPr>
          <w:rFonts w:ascii="Times New Roman" w:hAnsi="Times New Roman"/>
          <w:bCs/>
          <w:sz w:val="26"/>
          <w:szCs w:val="26"/>
          <w:highlight w:val="white"/>
        </w:rPr>
      </w:pPr>
      <w:r>
        <w:rPr>
          <w:rFonts w:ascii="Times New Roman" w:hAnsi="Times New Roman"/>
          <w:bCs/>
          <w:sz w:val="26"/>
          <w:szCs w:val="26"/>
          <w:highlight w:val="white"/>
        </w:rPr>
        <w:t xml:space="preserve">19.4.7. Возврат обеспечительного платежа, пре</w:t>
      </w:r>
      <w:r>
        <w:rPr>
          <w:rFonts w:ascii="Times New Roman" w:hAnsi="Times New Roman"/>
          <w:bCs/>
          <w:sz w:val="26"/>
          <w:szCs w:val="26"/>
          <w:highlight w:val="white"/>
        </w:rPr>
        <w:t xml:space="preserve">доставленного Поставщиком в качестве обеспечения исполнения обязательств в гарантийный период, за вычетом средств, использованных Покупателем для возмещения своих убытков, связанных с неисполнением/ненадлежащим исполнением обязательств в гарантийный период</w:t>
      </w:r>
      <w:r>
        <w:rPr>
          <w:rFonts w:ascii="Times New Roman" w:hAnsi="Times New Roman"/>
          <w:bCs/>
          <w:sz w:val="26"/>
          <w:szCs w:val="26"/>
          <w:highlight w:val="white"/>
        </w:rPr>
        <w:t xml:space="preserve">,</w:t>
      </w:r>
      <w:r>
        <w:rPr>
          <w:rFonts w:ascii="Times New Roman" w:hAnsi="Times New Roman"/>
          <w:bCs/>
          <w:sz w:val="26"/>
          <w:szCs w:val="26"/>
          <w:highlight w:val="white"/>
        </w:rPr>
        <w:t xml:space="preserve"> осуществляется Покупателем в течение 30 дней со дня окончания гарантийного срока и подписания протокола об отсутствии взаимных претензий.</w:t>
      </w:r>
      <w:r>
        <w:rPr>
          <w:rFonts w:ascii="Times New Roman" w:hAnsi="Times New Roman"/>
          <w:bCs/>
          <w:sz w:val="26"/>
          <w:szCs w:val="26"/>
          <w:highlight w:val="white"/>
        </w:rPr>
      </w:r>
      <w:r>
        <w:rPr>
          <w:rFonts w:ascii="Times New Roman" w:hAnsi="Times New Roman"/>
          <w:bCs/>
          <w:sz w:val="26"/>
          <w:szCs w:val="26"/>
          <w:highlight w:val="white"/>
        </w:rPr>
      </w:r>
    </w:p>
    <w:p>
      <w:pPr>
        <w:pStyle w:val="1367"/>
        <w:ind w:left="0" w:firstLine="709"/>
        <w:jc w:val="both"/>
        <w:spacing w:line="17" w:lineRule="atLeast"/>
        <w:rPr>
          <w:rFonts w:ascii="Times New Roman" w:hAnsi="Times New Roman"/>
          <w:sz w:val="26"/>
          <w:szCs w:val="26"/>
          <w:highlight w:val="white"/>
        </w:rPr>
      </w:pPr>
      <w:r>
        <w:rPr>
          <w:rFonts w:ascii="Times New Roman" w:hAnsi="Times New Roman"/>
          <w:sz w:val="26"/>
          <w:szCs w:val="26"/>
          <w:highlight w:val="white"/>
        </w:rPr>
        <w:t xml:space="preserve">20. </w:t>
      </w:r>
      <w:r>
        <w:rPr>
          <w:rFonts w:ascii="Times New Roman" w:hAnsi="Times New Roman"/>
          <w:sz w:val="26"/>
          <w:szCs w:val="26"/>
          <w:highlight w:val="white"/>
        </w:rPr>
        <w:t xml:space="preserve">Компенсация затрат</w:t>
      </w:r>
      <w:r>
        <w:rPr>
          <w:rFonts w:ascii="Times New Roman" w:hAnsi="Times New Roman"/>
          <w:sz w:val="26"/>
          <w:szCs w:val="26"/>
          <w:highlight w:val="white"/>
        </w:rPr>
        <w:t xml:space="preserve"> Поставщика по предоставлению независимых гарантий</w:t>
      </w:r>
      <w:r>
        <w:rPr>
          <w:rFonts w:ascii="Times New Roman" w:hAnsi="Times New Roman"/>
          <w:sz w:val="26"/>
          <w:szCs w:val="26"/>
          <w:highlight w:val="white"/>
        </w:rPr>
        <w:t xml:space="preserve"> </w:t>
      </w:r>
      <w:r>
        <w:rPr>
          <w:rFonts w:ascii="Times New Roman" w:hAnsi="Times New Roman"/>
          <w:sz w:val="26"/>
          <w:szCs w:val="26"/>
          <w:highlight w:val="white"/>
        </w:rPr>
        <w:t xml:space="preserve">по Договору производится с учетом </w:t>
      </w:r>
      <w:r>
        <w:rPr>
          <w:rFonts w:ascii="Times New Roman" w:hAnsi="Times New Roman"/>
          <w:sz w:val="26"/>
          <w:szCs w:val="26"/>
          <w:highlight w:val="white"/>
        </w:rPr>
        <w:t xml:space="preserve">непревышения</w:t>
      </w:r>
      <w:r>
        <w:rPr>
          <w:rFonts w:ascii="Times New Roman" w:hAnsi="Times New Roman"/>
          <w:sz w:val="26"/>
          <w:szCs w:val="26"/>
          <w:highlight w:val="white"/>
        </w:rPr>
        <w:t xml:space="preserve"> соответствующей строки сводного сметного расчета стоимости строительства, получившего положительное заключение организации</w:t>
      </w:r>
      <w:r>
        <w:rPr>
          <w:rFonts w:ascii="Times New Roman" w:hAnsi="Times New Roman"/>
          <w:sz w:val="26"/>
          <w:szCs w:val="26"/>
          <w:highlight w:val="white"/>
        </w:rPr>
        <w:t xml:space="preserve">,</w:t>
      </w:r>
      <w:r>
        <w:rPr>
          <w:rFonts w:ascii="Times New Roman" w:hAnsi="Times New Roman"/>
          <w:sz w:val="26"/>
          <w:szCs w:val="26"/>
          <w:highlight w:val="white"/>
        </w:rPr>
        <w:t xml:space="preserve"> уполномоченной на проведение экспертизы в соответствии с организационно-распорядительными документами Покупателя.</w:t>
      </w:r>
      <w:r>
        <w:rPr>
          <w:rFonts w:ascii="Times New Roman" w:hAnsi="Times New Roman"/>
          <w:sz w:val="26"/>
          <w:szCs w:val="26"/>
          <w:highlight w:val="white"/>
        </w:rPr>
      </w:r>
      <w:r>
        <w:rPr>
          <w:rFonts w:ascii="Times New Roman" w:hAnsi="Times New Roman"/>
          <w:sz w:val="26"/>
          <w:szCs w:val="26"/>
          <w:highlight w:val="white"/>
        </w:rPr>
      </w:r>
    </w:p>
    <w:p>
      <w:pPr>
        <w:ind w:firstLine="709"/>
        <w:jc w:val="both"/>
        <w:spacing w:after="0" w:line="17" w:lineRule="atLeast"/>
        <w:tabs>
          <w:tab w:val="left" w:pos="840" w:leader="none"/>
        </w:tabs>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2</w:t>
      </w:r>
      <w:r>
        <w:rPr>
          <w:rFonts w:ascii="Times New Roman" w:hAnsi="Times New Roman" w:cs="Times New Roman"/>
          <w:sz w:val="26"/>
          <w:szCs w:val="26"/>
          <w:highlight w:val="white"/>
        </w:rPr>
        <w:t xml:space="preserve">1</w:t>
      </w:r>
      <w:r>
        <w:rPr>
          <w:rFonts w:ascii="Times New Roman" w:hAnsi="Times New Roman" w:cs="Times New Roman"/>
          <w:sz w:val="26"/>
          <w:szCs w:val="26"/>
          <w:highlight w:val="white"/>
        </w:rPr>
        <w:t xml:space="preserve">. По согласованию с Покупателем вид финансового обеспечения по Договору может быть изменен в любой момент в период исполнения Договора либо в период гарантийной </w:t>
      </w:r>
      <w:r>
        <w:rPr>
          <w:rFonts w:ascii="Times New Roman" w:hAnsi="Times New Roman" w:cs="Times New Roman"/>
          <w:sz w:val="26"/>
          <w:szCs w:val="26"/>
          <w:highlight w:val="white"/>
        </w:rPr>
        <w:t xml:space="preserve">эксплуатации Товара на альтернативный, предусмотренный условиями и отвечающий требованиям Договора, по письменному обращению Поставщика.</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ind w:firstLine="709"/>
        <w:jc w:val="both"/>
        <w:spacing w:after="0" w:line="17" w:lineRule="atLeast"/>
        <w:tabs>
          <w:tab w:val="left" w:pos="840" w:leader="none"/>
        </w:tabs>
        <w:rPr>
          <w:rFonts w:ascii="Times New Roman" w:hAnsi="Times New Roman" w:cs="Times New Roman"/>
          <w:sz w:val="26"/>
          <w:szCs w:val="26"/>
          <w:highlight w:val="white"/>
        </w:rPr>
      </w:pPr>
      <w:r>
        <w:rPr>
          <w:rFonts w:ascii="Times New Roman" w:hAnsi="Times New Roman" w:cs="Times New Roman"/>
          <w:sz w:val="26"/>
          <w:szCs w:val="26"/>
          <w:highlight w:val="white"/>
        </w:rPr>
        <w:t xml:space="preserve">2</w:t>
      </w:r>
      <w:r>
        <w:rPr>
          <w:rFonts w:ascii="Times New Roman" w:hAnsi="Times New Roman" w:cs="Times New Roman"/>
          <w:sz w:val="26"/>
          <w:szCs w:val="26"/>
          <w:highlight w:val="white"/>
        </w:rPr>
        <w:t xml:space="preserve">2</w:t>
      </w:r>
      <w:r>
        <w:rPr>
          <w:rFonts w:ascii="Times New Roman" w:hAnsi="Times New Roman" w:cs="Times New Roman"/>
          <w:sz w:val="26"/>
          <w:szCs w:val="26"/>
          <w:highlight w:val="white"/>
        </w:rPr>
        <w:t xml:space="preserve">. Договор не подлежит заключению в отсутствие предусмотренных настоящей статьей способа обеспечения обязательств. Такой отказ от заключения Договора не признается уклонением Покупателя от заключения Договора и не является нарушением.</w:t>
      </w:r>
      <w:r>
        <w:rPr>
          <w:rFonts w:ascii="Times New Roman" w:hAnsi="Times New Roman" w:cs="Times New Roman"/>
          <w:sz w:val="26"/>
          <w:szCs w:val="26"/>
          <w:highlight w:val="white"/>
        </w:rPr>
      </w:r>
      <w:r>
        <w:rPr>
          <w:rFonts w:ascii="Times New Roman" w:hAnsi="Times New Roman" w:cs="Times New Roman"/>
          <w:sz w:val="26"/>
          <w:szCs w:val="26"/>
          <w:highlight w:val="white"/>
        </w:rPr>
      </w:r>
    </w:p>
    <w:p>
      <w:pPr>
        <w:pStyle w:val="1346"/>
        <w:ind w:firstLine="0"/>
        <w:keepNext w:val="0"/>
        <w:spacing w:line="17" w:lineRule="atLeast"/>
        <w:shd w:val="clear" w:color="auto" w:fill="ffffff"/>
        <w:tabs>
          <w:tab w:val="left" w:pos="284" w:leader="none"/>
          <w:tab w:val="left" w:pos="426" w:leader="none"/>
          <w:tab w:val="left" w:pos="5328" w:leader="none"/>
        </w:tabs>
        <w:rPr>
          <w:highlight w:val="white"/>
        </w:rPr>
      </w:pPr>
      <w:r>
        <w:rPr>
          <w:highlight w:val="white"/>
        </w:rPr>
      </w:r>
      <w:r>
        <w:rPr>
          <w:highlight w:val="white"/>
        </w:rPr>
      </w:r>
      <w:r>
        <w:rPr>
          <w:highlight w:val="white"/>
        </w:rPr>
      </w:r>
    </w:p>
    <w:p>
      <w:pPr>
        <w:pStyle w:val="1346"/>
        <w:ind w:firstLine="0"/>
        <w:keepNext w:val="0"/>
        <w:spacing w:line="17" w:lineRule="atLeast"/>
        <w:shd w:val="clear" w:color="auto" w:fill="ffffff"/>
        <w:tabs>
          <w:tab w:val="left" w:pos="284" w:leader="none"/>
          <w:tab w:val="left" w:pos="426" w:leader="none"/>
          <w:tab w:val="left" w:pos="5328" w:leader="none"/>
        </w:tabs>
        <w:rPr>
          <w:highlight w:val="white"/>
        </w:rPr>
      </w:pPr>
      <w:r>
        <w:rPr>
          <w:highlight w:val="white"/>
        </w:rPr>
      </w:r>
      <w:r>
        <w:rPr>
          <w:highlight w:val="white"/>
        </w:rPr>
      </w:r>
      <w:r>
        <w:rPr>
          <w:highlight w:val="white"/>
        </w:rPr>
      </w:r>
    </w:p>
    <w:p>
      <w:pPr>
        <w:pStyle w:val="1567"/>
        <w:jc w:val="both"/>
        <w:spacing w:before="0" w:after="0" w:line="240" w:lineRule="auto"/>
        <w:tabs>
          <w:tab w:val="left" w:pos="851" w:leader="none"/>
          <w:tab w:val="left" w:pos="1134" w:leader="none"/>
        </w:tabs>
        <w:rPr>
          <w:b w:val="0"/>
          <w:sz w:val="26"/>
          <w:szCs w:val="26"/>
          <w:highlight w:val="white"/>
        </w:rPr>
        <w:outlineLvl w:val="1"/>
      </w:pPr>
      <w:r>
        <w:rPr>
          <w:b w:val="0"/>
          <w:sz w:val="26"/>
          <w:szCs w:val="26"/>
          <w:highlight w:val="white"/>
          <w:lang w:eastAsia="en-US"/>
        </w:rPr>
      </w:r>
      <w:r>
        <w:rPr>
          <w:b w:val="0"/>
          <w:sz w:val="26"/>
          <w:szCs w:val="26"/>
          <w:highlight w:val="white"/>
        </w:rPr>
      </w:r>
      <w:r>
        <w:rPr>
          <w:b w:val="0"/>
          <w:sz w:val="26"/>
          <w:szCs w:val="26"/>
          <w:highlight w:val="white"/>
        </w:rPr>
      </w:r>
    </w:p>
    <w:p>
      <w:pPr>
        <w:pStyle w:val="1346"/>
        <w:keepNext w:val="0"/>
        <w:spacing w:line="240" w:lineRule="auto"/>
        <w:tabs>
          <w:tab w:val="left" w:pos="8196" w:leader="none"/>
        </w:tabs>
        <w:rPr>
          <w:highlight w:val="white"/>
        </w:rPr>
      </w:pPr>
      <w:r>
        <w:rPr>
          <w:highlight w:val="white"/>
        </w:rPr>
      </w:r>
      <w:r>
        <w:rPr>
          <w:highlight w:val="white"/>
        </w:rPr>
      </w:r>
      <w:r>
        <w:rPr>
          <w:highlight w:val="white"/>
        </w:rPr>
      </w:r>
    </w:p>
    <w:p>
      <w:pPr>
        <w:pStyle w:val="1346"/>
        <w:ind w:firstLine="567"/>
        <w:keepNext w:val="0"/>
        <w:spacing w:line="240" w:lineRule="auto"/>
        <w:shd w:val="clear" w:color="auto" w:fill="ffffff"/>
        <w:tabs>
          <w:tab w:val="left" w:pos="284" w:leader="none"/>
          <w:tab w:val="left" w:pos="426" w:leader="none"/>
          <w:tab w:val="left" w:pos="5328" w:leader="none"/>
        </w:tabs>
        <w:rPr>
          <w:highlight w:val="white"/>
        </w:rPr>
      </w:pPr>
      <w:r>
        <w:rPr>
          <w:highlight w:val="white"/>
        </w:rPr>
      </w:r>
      <w:r>
        <w:rPr>
          <w:highlight w:val="white"/>
        </w:rPr>
      </w:r>
      <w:r>
        <w:rPr>
          <w:highlight w:val="white"/>
        </w:rPr>
      </w:r>
    </w:p>
    <w:tbl>
      <w:tblPr>
        <w:tblW w:w="10206" w:type="dxa"/>
        <w:tblInd w:w="108" w:type="dxa"/>
        <w:tblLayout w:type="fixed"/>
        <w:tblCellMar>
          <w:left w:w="108" w:type="dxa"/>
          <w:top w:w="0" w:type="dxa"/>
          <w:right w:w="108" w:type="dxa"/>
          <w:bottom w:w="0" w:type="dxa"/>
        </w:tblCellMar>
        <w:tblLook w:val="01E0" w:firstRow="1" w:lastRow="1" w:firstColumn="1" w:lastColumn="1" w:noHBand="0" w:noVBand="0"/>
      </w:tblPr>
      <w:tblGrid>
        <w:gridCol w:w="5421"/>
        <w:gridCol w:w="4785"/>
      </w:tblGrid>
      <w:tr>
        <w:tblPrEx/>
        <w:trPr/>
        <w:tc>
          <w:tcPr>
            <w:tcBorders>
              <w:top w:val="none" w:color="000000" w:sz="0" w:space="0"/>
              <w:left w:val="none" w:color="000000" w:sz="0" w:space="0"/>
              <w:bottom w:val="none" w:color="000000" w:sz="0" w:space="0"/>
              <w:right w:val="none" w:color="000000" w:sz="0" w:space="0"/>
            </w:tcBorders>
            <w:tcW w:w="5421"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785"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rPr>
                <w:highlight w:val="white"/>
              </w:rPr>
            </w:pPr>
            <w:r>
              <w:rPr>
                <w:highlight w:val="white"/>
                <w:lang w:eastAsia="en-US"/>
              </w:rPr>
            </w:r>
            <w:r>
              <w:rPr>
                <w:highlight w:val="white"/>
              </w:rPr>
            </w:r>
            <w:r>
              <w:rPr>
                <w:highlight w:val="white"/>
              </w:rPr>
            </w:r>
          </w:p>
        </w:tc>
      </w:tr>
    </w:tbl>
    <w:p>
      <w:pPr>
        <w:pStyle w:val="1346"/>
        <w:ind w:left="7230" w:firstLine="0"/>
        <w:keepNext w:val="0"/>
        <w:spacing w:line="240" w:lineRule="auto"/>
        <w:rPr>
          <w:highlight w:val="white"/>
        </w:rPr>
      </w:pPr>
      <w:r>
        <w:rPr>
          <w:highlight w:val="white"/>
        </w:rPr>
      </w:r>
      <w:r>
        <w:rPr>
          <w:highlight w:val="white"/>
        </w:rPr>
      </w:r>
      <w:r>
        <w:rPr>
          <w:highlight w:val="white"/>
        </w:rPr>
      </w:r>
    </w:p>
    <w:p>
      <w:pPr>
        <w:pStyle w:val="1346"/>
        <w:ind w:left="7230" w:firstLine="0"/>
        <w:keepNext w:val="0"/>
        <w:spacing w:line="240" w:lineRule="auto"/>
        <w:rPr>
          <w:highlight w:val="white"/>
        </w:rPr>
      </w:pPr>
      <w:r>
        <w:rPr>
          <w:highlight w:val="white"/>
        </w:rPr>
      </w:r>
      <w:r>
        <w:rPr>
          <w:highlight w:val="white"/>
        </w:rPr>
      </w:r>
      <w:r>
        <w:rPr>
          <w:highlight w:val="white"/>
        </w:rPr>
      </w:r>
    </w:p>
    <w:p>
      <w:pPr>
        <w:pStyle w:val="1346"/>
        <w:ind w:left="6661" w:right="0" w:firstLine="0"/>
        <w:keepNext w:val="0"/>
        <w:spacing w:line="240" w:lineRule="auto"/>
        <w:rPr>
          <w:highlight w:val="white"/>
        </w:rPr>
      </w:pPr>
      <w:r>
        <w:rPr>
          <w:highlight w:val="white"/>
        </w:rPr>
        <w:br w:type="page" w:clear="all"/>
        <w:t xml:space="preserve">Приложение 8</w:t>
      </w:r>
      <w:r>
        <w:rPr>
          <w:highlight w:val="white"/>
        </w:rPr>
        <w:t xml:space="preserve">.1. </w:t>
      </w:r>
      <w:r>
        <w:rPr>
          <w:highlight w:val="white"/>
        </w:rPr>
      </w:r>
      <w:r>
        <w:rPr>
          <w:highlight w:val="white"/>
        </w:rPr>
      </w:r>
    </w:p>
    <w:p>
      <w:pPr>
        <w:pStyle w:val="1346"/>
        <w:ind w:left="6661" w:right="0" w:firstLine="0"/>
        <w:keepNext w:val="0"/>
        <w:spacing w:line="240" w:lineRule="auto"/>
        <w:rPr>
          <w:highlight w:val="white"/>
        </w:rPr>
      </w:pPr>
      <w:r>
        <w:rPr>
          <w:highlight w:val="white"/>
        </w:rPr>
        <w:t xml:space="preserve">к Договору поставки</w:t>
      </w:r>
      <w:r>
        <w:rPr>
          <w:highlight w:val="white"/>
        </w:rPr>
        <w:t xml:space="preserve"> </w:t>
      </w:r>
      <w:r>
        <w:rPr>
          <w:highlight w:val="white"/>
        </w:rPr>
        <w:t xml:space="preserve">продукции</w:t>
      </w:r>
      <w:r>
        <w:rPr>
          <w:highlight w:val="white"/>
        </w:rPr>
      </w:r>
      <w:r>
        <w:rPr>
          <w:highlight w:val="white"/>
        </w:rPr>
      </w:r>
    </w:p>
    <w:p>
      <w:pPr>
        <w:pStyle w:val="1346"/>
        <w:ind w:left="6661" w:right="0" w:firstLine="0"/>
        <w:keepNext w:val="0"/>
        <w:spacing w:line="240" w:lineRule="auto"/>
        <w:tabs>
          <w:tab w:val="right" w:pos="15138" w:leader="none"/>
        </w:tabs>
        <w:rPr>
          <w:highlight w:val="white"/>
        </w:rPr>
      </w:pPr>
      <w:r>
        <w:rPr>
          <w:highlight w:val="white"/>
        </w:rPr>
        <w:t xml:space="preserve">от «___» ________ _ г. № ____</w:t>
        <w:tab/>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jc w:val="center"/>
        <w:keepNext w:val="0"/>
        <w:spacing w:line="240" w:lineRule="auto"/>
        <w:rPr>
          <w:b/>
          <w:bCs/>
          <w:sz w:val="26"/>
          <w:szCs w:val="26"/>
          <w:highlight w:val="white"/>
        </w:rPr>
      </w:pPr>
      <w:r>
        <w:rPr>
          <w:b/>
          <w:bCs/>
          <w:sz w:val="26"/>
          <w:szCs w:val="26"/>
          <w:highlight w:val="white"/>
        </w:rPr>
        <w:t xml:space="preserve">Ф</w:t>
      </w:r>
      <w:r>
        <w:rPr>
          <w:b/>
          <w:bCs/>
          <w:sz w:val="26"/>
          <w:szCs w:val="26"/>
          <w:highlight w:val="white"/>
        </w:rPr>
        <w:t xml:space="preserve">орма</w:t>
      </w:r>
      <w:r>
        <w:rPr>
          <w:b/>
          <w:bCs/>
          <w:sz w:val="26"/>
          <w:szCs w:val="26"/>
          <w:highlight w:val="white"/>
        </w:rPr>
      </w:r>
      <w:r>
        <w:rPr>
          <w:b/>
          <w:bCs/>
          <w:sz w:val="26"/>
          <w:szCs w:val="26"/>
          <w:highlight w:val="white"/>
        </w:rPr>
      </w:r>
    </w:p>
    <w:p>
      <w:pPr>
        <w:pStyle w:val="1346"/>
        <w:jc w:val="center"/>
        <w:keepNext w:val="0"/>
        <w:spacing w:line="240" w:lineRule="auto"/>
        <w:rPr>
          <w:b/>
          <w:bCs/>
          <w:i/>
          <w:sz w:val="26"/>
          <w:szCs w:val="26"/>
          <w:highlight w:val="white"/>
        </w:rPr>
      </w:pPr>
      <w:r>
        <w:rPr>
          <w:b/>
          <w:bCs/>
          <w:i/>
          <w:sz w:val="26"/>
          <w:szCs w:val="26"/>
          <w:highlight w:val="white"/>
        </w:rPr>
        <w:t xml:space="preserve">независимой гарантии на исполнение обязательств</w:t>
      </w:r>
      <w:r>
        <w:rPr>
          <w:b/>
          <w:bCs/>
          <w:i/>
          <w:sz w:val="26"/>
          <w:szCs w:val="26"/>
          <w:highlight w:val="white"/>
        </w:rPr>
      </w:r>
      <w:r>
        <w:rPr>
          <w:b/>
          <w:bCs/>
          <w:i/>
          <w:sz w:val="26"/>
          <w:szCs w:val="26"/>
          <w:highlight w:val="white"/>
        </w:rPr>
      </w:r>
    </w:p>
    <w:p>
      <w:pPr>
        <w:pStyle w:val="1346"/>
        <w:ind w:right="-8"/>
        <w:keepNext w:val="0"/>
        <w:spacing w:line="240" w:lineRule="auto"/>
        <w:rPr>
          <w:bCs/>
          <w:highlight w:val="white"/>
        </w:rPr>
      </w:pPr>
      <w:r>
        <w:rPr>
          <w:bCs/>
          <w:highlight w:val="white"/>
        </w:rPr>
      </w:r>
      <w:r>
        <w:rPr>
          <w:bCs/>
          <w:highlight w:val="white"/>
        </w:rPr>
      </w:r>
      <w:r>
        <w:rPr>
          <w:bCs/>
          <w:highlight w:val="white"/>
        </w:rPr>
      </w:r>
    </w:p>
    <w:p>
      <w:pPr>
        <w:jc w:val="center"/>
        <w:spacing w:line="240" w:lineRule="auto"/>
        <w:widowControl w:val="off"/>
        <w:rPr>
          <w:b/>
          <w:bCs/>
          <w:sz w:val="26"/>
          <w:szCs w:val="26"/>
          <w:highlight w:val="white"/>
        </w:rPr>
      </w:pPr>
      <w:r>
        <w:rPr>
          <w:rStyle w:val="1904"/>
          <w:b/>
          <w:bCs/>
          <w:sz w:val="26"/>
          <w:szCs w:val="26"/>
          <w:highlight w:val="white"/>
        </w:rPr>
        <w:t xml:space="preserve">НЕЗАВИСИМАЯ ГАРАНТИЯ № ______</w:t>
      </w:r>
      <w:r>
        <w:rPr>
          <w:b/>
          <w:bCs/>
          <w:sz w:val="26"/>
          <w:szCs w:val="26"/>
          <w:highlight w:val="white"/>
        </w:rPr>
      </w:r>
      <w:r>
        <w:rPr>
          <w:b/>
          <w:bCs/>
          <w:sz w:val="26"/>
          <w:szCs w:val="26"/>
          <w:highlight w:val="white"/>
        </w:rPr>
      </w:r>
    </w:p>
    <w:p>
      <w:pPr>
        <w:spacing w:line="240" w:lineRule="auto"/>
        <w:widowControl w:val="off"/>
        <w:rPr>
          <w:b/>
          <w:bCs/>
          <w:sz w:val="26"/>
          <w:szCs w:val="26"/>
          <w:highlight w:val="white"/>
        </w:rPr>
      </w:pPr>
      <w:r>
        <w:rPr>
          <w:b/>
          <w:bCs/>
          <w:sz w:val="26"/>
          <w:szCs w:val="26"/>
          <w:highlight w:val="white"/>
        </w:rPr>
      </w:r>
      <w:r>
        <w:rPr>
          <w:b/>
          <w:bCs/>
          <w:sz w:val="26"/>
          <w:szCs w:val="26"/>
          <w:highlight w:val="white"/>
        </w:rPr>
      </w:r>
      <w:r>
        <w:rPr>
          <w:b/>
          <w:bCs/>
          <w:sz w:val="26"/>
          <w:szCs w:val="26"/>
          <w:highlight w:val="white"/>
        </w:rPr>
      </w:r>
    </w:p>
    <w:p>
      <w:pPr>
        <w:jc w:val="both"/>
        <w:spacing w:line="240" w:lineRule="auto"/>
        <w:widowControl w:val="off"/>
        <w:rPr>
          <w:sz w:val="26"/>
          <w:szCs w:val="26"/>
          <w:highlight w:val="white"/>
        </w:rPr>
      </w:pPr>
      <w:r>
        <w:rPr>
          <w:rStyle w:val="1904"/>
          <w:sz w:val="26"/>
          <w:szCs w:val="26"/>
          <w:highlight w:val="white"/>
        </w:rPr>
        <w:t xml:space="preserve">г. ________</w:t>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t xml:space="preserve"> </w:t>
      </w:r>
      <w:r>
        <w:rPr>
          <w:rStyle w:val="1904"/>
          <w:sz w:val="26"/>
          <w:szCs w:val="26"/>
          <w:highlight w:val="white"/>
        </w:rPr>
        <w:t xml:space="preserve">   «</w:t>
      </w:r>
      <w:r>
        <w:rPr>
          <w:rStyle w:val="1904"/>
          <w:sz w:val="26"/>
          <w:szCs w:val="26"/>
          <w:highlight w:val="white"/>
        </w:rPr>
        <w:t xml:space="preserve">___»___________20__ г.</w:t>
      </w:r>
      <w:r>
        <w:rPr>
          <w:sz w:val="26"/>
          <w:szCs w:val="26"/>
          <w:highlight w:val="white"/>
        </w:rPr>
      </w:r>
      <w:r>
        <w:rPr>
          <w:sz w:val="26"/>
          <w:szCs w:val="26"/>
          <w:highlight w:val="white"/>
        </w:rPr>
      </w:r>
    </w:p>
    <w:p>
      <w:pPr>
        <w:jc w:val="center"/>
        <w:spacing w:line="240" w:lineRule="auto"/>
        <w:widowControl w:val="off"/>
        <w:rPr>
          <w:b/>
          <w:bCs/>
          <w:sz w:val="26"/>
          <w:szCs w:val="26"/>
          <w:highlight w:val="white"/>
        </w:rPr>
      </w:pPr>
      <w:r>
        <w:rPr>
          <w:b/>
          <w:bCs/>
          <w:sz w:val="26"/>
          <w:szCs w:val="26"/>
          <w:highlight w:val="white"/>
        </w:rPr>
      </w:r>
      <w:r>
        <w:rPr>
          <w:b/>
          <w:bCs/>
          <w:sz w:val="26"/>
          <w:szCs w:val="26"/>
          <w:highlight w:val="white"/>
        </w:rPr>
      </w:r>
      <w:r>
        <w:rPr>
          <w:b/>
          <w:bCs/>
          <w:sz w:val="26"/>
          <w:szCs w:val="26"/>
          <w:highlight w:val="white"/>
        </w:rPr>
      </w:r>
    </w:p>
    <w:p>
      <w:pPr>
        <w:ind w:firstLine="708"/>
        <w:jc w:val="both"/>
        <w:spacing w:line="240" w:lineRule="auto"/>
        <w:widowControl w:val="off"/>
        <w:rPr>
          <w:i/>
          <w:iCs/>
          <w:sz w:val="26"/>
          <w:szCs w:val="26"/>
          <w:highlight w:val="white"/>
        </w:rPr>
      </w:pPr>
      <w:r>
        <w:rPr>
          <w:rStyle w:val="1904"/>
          <w:sz w:val="26"/>
          <w:szCs w:val="26"/>
          <w:highlight w:val="white"/>
        </w:rPr>
        <w:t xml:space="preserve"> _____________________ (</w:t>
      </w:r>
      <w:r>
        <w:rPr>
          <w:rStyle w:val="1904"/>
          <w:i/>
          <w:iCs/>
          <w:sz w:val="26"/>
          <w:szCs w:val="26"/>
          <w:highlight w:val="white"/>
        </w:rPr>
        <w:t xml:space="preserve">полное или сокращенное</w:t>
      </w:r>
      <w:r>
        <w:rPr>
          <w:rStyle w:val="1904"/>
          <w:sz w:val="26"/>
          <w:szCs w:val="26"/>
          <w:highlight w:val="white"/>
        </w:rPr>
        <w:t xml:space="preserve"> </w:t>
      </w:r>
      <w:r>
        <w:rPr>
          <w:rStyle w:val="1904"/>
          <w:i/>
          <w:iCs/>
          <w:sz w:val="26"/>
          <w:szCs w:val="26"/>
          <w:highlight w:val="white"/>
        </w:rPr>
        <w:t xml:space="preserve">наименование гаранта, ОГРН или ИНН), Генеральная/Универсальная</w:t>
      </w:r>
      <w:r>
        <w:rPr>
          <w:rStyle w:val="1904"/>
          <w:sz w:val="26"/>
          <w:szCs w:val="26"/>
          <w:highlight w:val="white"/>
        </w:rPr>
        <w:t xml:space="preserve"> </w:t>
      </w:r>
      <w:r>
        <w:rPr>
          <w:rStyle w:val="1904"/>
          <w:i/>
          <w:iCs/>
          <w:sz w:val="26"/>
          <w:szCs w:val="26"/>
          <w:highlight w:val="white"/>
        </w:rPr>
        <w:t xml:space="preserve">(выбрать нужное)</w:t>
      </w:r>
      <w:r>
        <w:rPr>
          <w:rStyle w:val="1904"/>
          <w:sz w:val="26"/>
          <w:szCs w:val="26"/>
          <w:highlight w:val="white"/>
        </w:rPr>
        <w:t xml:space="preserve"> лицензия на осуществление банковских операций от _</w:t>
      </w:r>
      <w:r>
        <w:rPr>
          <w:rStyle w:val="1904"/>
          <w:i/>
          <w:iCs/>
          <w:sz w:val="26"/>
          <w:szCs w:val="26"/>
          <w:highlight w:val="white"/>
        </w:rPr>
        <w:t xml:space="preserve">____ </w:t>
      </w:r>
      <w:r>
        <w:rPr>
          <w:rStyle w:val="1904"/>
          <w:sz w:val="26"/>
          <w:szCs w:val="26"/>
          <w:highlight w:val="white"/>
        </w:rPr>
        <w:t xml:space="preserve">года № </w:t>
      </w:r>
      <w:r>
        <w:rPr>
          <w:rStyle w:val="1904"/>
          <w:i/>
          <w:iCs/>
          <w:sz w:val="26"/>
          <w:szCs w:val="26"/>
          <w:highlight w:val="white"/>
        </w:rPr>
        <w:t xml:space="preserve">____ /реквизиты иных документов, подтверждающих наличие у гаранта права на выдачу независимых гарантий</w:t>
      </w:r>
      <w:r>
        <w:rPr>
          <w:rStyle w:val="1904"/>
          <w:i/>
          <w:iCs/>
          <w:sz w:val="26"/>
          <w:szCs w:val="26"/>
          <w:highlight w:val="white"/>
          <w:vertAlign w:val="superscript"/>
        </w:rPr>
        <w:footnoteReference w:id="37"/>
        <w:t xml:space="preserve">1</w:t>
      </w:r>
      <w:r>
        <w:rPr>
          <w:rStyle w:val="1904"/>
          <w:i/>
          <w:iCs/>
          <w:sz w:val="26"/>
          <w:szCs w:val="26"/>
          <w:highlight w:val="white"/>
        </w:rPr>
        <w:t xml:space="preserve"> ),</w:t>
      </w:r>
      <w:r>
        <w:rPr>
          <w:rStyle w:val="1904"/>
          <w:sz w:val="26"/>
          <w:szCs w:val="26"/>
          <w:highlight w:val="white"/>
        </w:rPr>
        <w:t xml:space="preserve"> именуемое в дальнейшем «Гарант», в лице _____________________________________ (</w:t>
      </w:r>
      <w:r>
        <w:rPr>
          <w:rStyle w:val="1904"/>
          <w:i/>
          <w:iCs/>
          <w:sz w:val="26"/>
          <w:szCs w:val="26"/>
          <w:highlight w:val="white"/>
        </w:rPr>
        <w:t xml:space="preserve">полностью Ф.</w:t>
      </w:r>
      <w:r>
        <w:rPr>
          <w:rStyle w:val="1904"/>
          <w:i/>
          <w:iCs/>
          <w:sz w:val="26"/>
          <w:szCs w:val="26"/>
          <w:highlight w:val="white"/>
          <w:lang w:val="en-US"/>
        </w:rPr>
        <w:t xml:space="preserve"> </w:t>
      </w:r>
      <w:r>
        <w:rPr>
          <w:rStyle w:val="1904"/>
          <w:i/>
          <w:iCs/>
          <w:sz w:val="26"/>
          <w:szCs w:val="26"/>
          <w:highlight w:val="white"/>
        </w:rPr>
        <w:t xml:space="preserve">И.</w:t>
      </w:r>
      <w:r>
        <w:rPr>
          <w:rStyle w:val="1904"/>
          <w:i/>
          <w:iCs/>
          <w:sz w:val="26"/>
          <w:szCs w:val="26"/>
          <w:highlight w:val="white"/>
          <w:lang w:val="en-US"/>
        </w:rPr>
        <w:t xml:space="preserve"> </w:t>
      </w:r>
      <w:r>
        <w:rPr>
          <w:rStyle w:val="1904"/>
          <w:i/>
          <w:iCs/>
          <w:sz w:val="26"/>
          <w:szCs w:val="26"/>
          <w:highlight w:val="white"/>
        </w:rPr>
        <w:t xml:space="preserve">О. уполномоченного действовать от имени гаранта лица),</w:t>
      </w:r>
      <w:r>
        <w:rPr>
          <w:rStyle w:val="1904"/>
          <w:sz w:val="26"/>
          <w:szCs w:val="26"/>
          <w:highlight w:val="white"/>
        </w:rPr>
        <w:t xml:space="preserve"> действующего на основании </w:t>
      </w:r>
      <w:r>
        <w:rPr>
          <w:rStyle w:val="1904"/>
          <w:i/>
          <w:iCs/>
          <w:sz w:val="26"/>
          <w:szCs w:val="26"/>
          <w:highlight w:val="white"/>
        </w:rPr>
        <w:t xml:space="preserve">_______________ (наименование и реквизиты документа о наделении полномочиями подписанта настоящей гарантии</w:t>
      </w:r>
      <w:r>
        <w:rPr>
          <w:rStyle w:val="1904"/>
          <w:sz w:val="26"/>
          <w:szCs w:val="26"/>
          <w:highlight w:val="white"/>
        </w:rPr>
        <w:t xml:space="preserve">)</w:t>
      </w:r>
      <w:r>
        <w:rPr>
          <w:rStyle w:val="1904"/>
          <w:i/>
          <w:iCs/>
          <w:sz w:val="26"/>
          <w:szCs w:val="26"/>
          <w:highlight w:val="white"/>
        </w:rPr>
        <w:t xml:space="preserve">, </w:t>
      </w:r>
      <w:r>
        <w:rPr>
          <w:rStyle w:val="1904"/>
          <w:sz w:val="26"/>
          <w:szCs w:val="26"/>
          <w:highlight w:val="white"/>
        </w:rPr>
        <w:t xml:space="preserve">настоящим принимает на себя безусловное и безотзывное обязательство уплатить _____________________ (</w:t>
      </w:r>
      <w:r>
        <w:rPr>
          <w:rStyle w:val="1904"/>
          <w:i/>
          <w:iCs/>
          <w:sz w:val="26"/>
          <w:szCs w:val="26"/>
          <w:highlight w:val="white"/>
        </w:rPr>
        <w:t xml:space="preserve">наименование бенефициара, ОГРН и/или ИНН)</w:t>
      </w:r>
      <w:r>
        <w:rPr>
          <w:rStyle w:val="1904"/>
          <w:sz w:val="26"/>
          <w:szCs w:val="26"/>
          <w:highlight w:val="white"/>
        </w:rPr>
        <w:t xml:space="preserve">, именуемому в дальнейшем - «Бенефициар», любую сумму или суммы, не превышающие в итоге __________________ </w:t>
      </w:r>
      <w:r>
        <w:rPr>
          <w:rStyle w:val="1904"/>
          <w:i/>
          <w:iCs/>
          <w:sz w:val="26"/>
          <w:szCs w:val="26"/>
          <w:highlight w:val="white"/>
        </w:rPr>
        <w:t xml:space="preserve">(сумма цифрами и прописью),</w:t>
      </w:r>
      <w:r>
        <w:rPr>
          <w:rStyle w:val="1904"/>
          <w:sz w:val="26"/>
          <w:szCs w:val="26"/>
          <w:highlight w:val="white"/>
        </w:rPr>
        <w:t xml:space="preserve"> по получении письменного требования Бенефициара, указывающего, что ___________________ </w:t>
      </w:r>
      <w:r>
        <w:rPr>
          <w:rStyle w:val="1904"/>
          <w:i/>
          <w:iCs/>
          <w:sz w:val="26"/>
          <w:szCs w:val="26"/>
          <w:highlight w:val="white"/>
        </w:rPr>
        <w:t xml:space="preserve">(полное или сокращенное</w:t>
      </w:r>
      <w:r>
        <w:rPr>
          <w:rStyle w:val="1904"/>
          <w:sz w:val="26"/>
          <w:szCs w:val="26"/>
          <w:highlight w:val="white"/>
        </w:rPr>
        <w:t xml:space="preserve"> </w:t>
      </w:r>
      <w:r>
        <w:rPr>
          <w:rStyle w:val="1904"/>
          <w:i/>
          <w:iCs/>
          <w:sz w:val="26"/>
          <w:szCs w:val="26"/>
          <w:highlight w:val="white"/>
        </w:rPr>
        <w:t xml:space="preserve">наименование, ОГРН или ИНН )</w:t>
      </w:r>
      <w:r>
        <w:rPr>
          <w:rStyle w:val="1904"/>
          <w:sz w:val="26"/>
          <w:szCs w:val="26"/>
          <w:highlight w:val="white"/>
        </w:rPr>
        <w:t xml:space="preserve">, именуемое в дальнейшем «Принципал» не исполнил и/или исполнил ненадлежащим образом любые свои обязательства перед Бенефициаром </w:t>
      </w:r>
      <w:r>
        <w:rPr>
          <w:rStyle w:val="1904"/>
          <w:i/>
          <w:iCs/>
          <w:sz w:val="26"/>
          <w:szCs w:val="26"/>
          <w:highlight w:val="white"/>
        </w:rPr>
        <w:t xml:space="preserve">по договору, который будет заключен по результатам определения п</w:t>
      </w:r>
      <w:r>
        <w:rPr>
          <w:rStyle w:val="1904"/>
          <w:i/>
          <w:iCs/>
          <w:sz w:val="26"/>
          <w:szCs w:val="26"/>
          <w:highlight w:val="white"/>
        </w:rPr>
        <w:t xml:space="preserve">оставщика (подрядчика, исполнителя) (номер извещения в единой информационной системе в сфере закупок _______, протокол подведения итогов закупочной процедуры от ___ года (указывается дата подписания либо более поздняя из дат указанная в протоколе) №___ )*,</w:t>
      </w:r>
      <w:r>
        <w:rPr>
          <w:rStyle w:val="1904"/>
          <w:sz w:val="26"/>
          <w:szCs w:val="26"/>
          <w:highlight w:val="white"/>
        </w:rPr>
        <w:t xml:space="preserve"> без споров и возражений со стороны Гаранта, не требуя от Бенефициара доказательств или обоснований требования на определенную в настоящей независимой гарантии сумму.</w:t>
      </w:r>
      <w:r>
        <w:rPr>
          <w:i/>
          <w:iCs/>
          <w:sz w:val="26"/>
          <w:szCs w:val="26"/>
          <w:highlight w:val="white"/>
        </w:rPr>
      </w:r>
      <w:r>
        <w:rPr>
          <w:i/>
          <w:iCs/>
          <w:sz w:val="26"/>
          <w:szCs w:val="26"/>
          <w:highlight w:val="white"/>
        </w:rPr>
      </w:r>
    </w:p>
    <w:p>
      <w:pPr>
        <w:ind w:firstLine="708"/>
        <w:jc w:val="both"/>
        <w:spacing w:line="240" w:lineRule="auto"/>
        <w:widowControl w:val="off"/>
        <w:rPr>
          <w:i/>
          <w:iCs/>
          <w:highlight w:val="white"/>
        </w:rPr>
      </w:pPr>
      <w:r>
        <w:rPr>
          <w:rStyle w:val="1904"/>
          <w:i/>
          <w:iCs/>
          <w:highlight w:val="white"/>
        </w:rPr>
        <w:t xml:space="preserve">*Примечание: </w:t>
      </w:r>
      <w:r>
        <w:rPr>
          <w:i/>
          <w:iCs/>
          <w:highlight w:val="white"/>
        </w:rPr>
      </w:r>
      <w:r>
        <w:rPr>
          <w:i/>
          <w:iCs/>
          <w:highlight w:val="white"/>
        </w:rPr>
      </w:r>
    </w:p>
    <w:p>
      <w:pPr>
        <w:ind w:firstLine="708"/>
        <w:jc w:val="both"/>
        <w:spacing w:line="240" w:lineRule="auto"/>
        <w:widowControl w:val="off"/>
        <w:rPr>
          <w:i/>
          <w:iCs/>
          <w:highlight w:val="white"/>
        </w:rPr>
      </w:pPr>
      <w:r>
        <w:rPr>
          <w:rStyle w:val="1904"/>
          <w:i/>
          <w:iCs/>
          <w:highlight w:val="white"/>
        </w:rPr>
        <w:t xml:space="preserve">- в случае заключения договора на основании решения ___ (указать наименование закупочного органа бенефициара) текст, выделенный курсивом, излагается в следующей редакции:</w:t>
      </w:r>
      <w:r>
        <w:rPr>
          <w:rStyle w:val="1905"/>
          <w:highlight w:val="white"/>
        </w:rPr>
        <w:t xml:space="preserve"> «</w:t>
      </w:r>
      <w:r>
        <w:rPr>
          <w:rStyle w:val="1904"/>
          <w:i/>
          <w:iCs/>
          <w:highlight w:val="white"/>
        </w:rPr>
        <w:t xml:space="preserve">по договору, который будет заключен по результатам определения поставщика (подрядчика, исполнителя) (выписка из протокола заседания ___ (указать наименование закупочного органа бенефициара) от __ года № ____)»;</w:t>
      </w:r>
      <w:r>
        <w:rPr>
          <w:i/>
          <w:iCs/>
          <w:highlight w:val="white"/>
        </w:rPr>
      </w:r>
      <w:r>
        <w:rPr>
          <w:i/>
          <w:iCs/>
          <w:highlight w:val="white"/>
        </w:rPr>
      </w:r>
    </w:p>
    <w:p>
      <w:pPr>
        <w:ind w:firstLine="708"/>
        <w:jc w:val="both"/>
        <w:spacing w:line="240" w:lineRule="auto"/>
        <w:widowControl w:val="off"/>
        <w:rPr>
          <w:i/>
          <w:iCs/>
          <w:highlight w:val="white"/>
        </w:rPr>
      </w:pPr>
      <w:r>
        <w:rPr>
          <w:rStyle w:val="1904"/>
          <w:i/>
          <w:iCs/>
          <w:highlight w:val="white"/>
        </w:rPr>
        <w:t xml:space="preserve">- в случае заключения договора на основании решения иного уполномоченного органа, текст, выделенный курсивом, излагается в следующей редакции: «по договору, который будет заключен по результатам определения поставщика (подрядчика, исполнителя) (______</w:t>
      </w:r>
      <w:r>
        <w:rPr>
          <w:rStyle w:val="1904"/>
          <w:i/>
          <w:iCs/>
          <w:highlight w:val="white"/>
        </w:rPr>
        <w:t xml:space="preserve">_(</w:t>
      </w:r>
      <w:r>
        <w:rPr>
          <w:rStyle w:val="1904"/>
          <w:i/>
          <w:iCs/>
          <w:highlight w:val="white"/>
        </w:rPr>
        <w:t xml:space="preserve">указать полное наименование документа) от __ года № ____)»;</w:t>
      </w:r>
      <w:r>
        <w:rPr>
          <w:i/>
          <w:iCs/>
          <w:highlight w:val="white"/>
        </w:rPr>
      </w:r>
      <w:r>
        <w:rPr>
          <w:i/>
          <w:iCs/>
          <w:highlight w:val="white"/>
        </w:rPr>
      </w:r>
    </w:p>
    <w:p>
      <w:pPr>
        <w:ind w:firstLine="708"/>
        <w:jc w:val="both"/>
        <w:spacing w:line="240" w:lineRule="auto"/>
        <w:widowControl w:val="off"/>
        <w:rPr>
          <w:i/>
          <w:iCs/>
          <w:highlight w:val="white"/>
        </w:rPr>
      </w:pPr>
      <w:r>
        <w:rPr>
          <w:rStyle w:val="1904"/>
          <w:i/>
          <w:iCs/>
          <w:highlight w:val="white"/>
        </w:rPr>
        <w:t xml:space="preserve">- в случае пролонгации независимой гарантии/предоставления независимой гарантии после заключения договора текст, выделенный курсивом, излагается в следующей редакции: «по Договору от __ года № ____.</w:t>
      </w:r>
      <w:r>
        <w:rPr>
          <w:i/>
          <w:iCs/>
          <w:highlight w:val="white"/>
        </w:rPr>
      </w:r>
      <w:r>
        <w:rPr>
          <w:i/>
          <w:iCs/>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Ответственность Гаранта за неисполнение требования по настоящей независимой гарантии не ограничивается суммой, на которую она выдана.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За неисполнение принятых обязательств по независимой гарантии Гарант несет ответственность, предусмотренную законодательством Российской Федерации.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по получении от Бенефициара письм</w:t>
      </w:r>
      <w:r>
        <w:rPr>
          <w:rStyle w:val="1904"/>
          <w:sz w:val="26"/>
          <w:szCs w:val="26"/>
          <w:highlight w:val="white"/>
        </w:rPr>
        <w:t xml:space="preserve">енного требования о выплате денежной суммы по настоящей независимой гарантии обязуется в течение 10 рабочих дней с момента получения требования от Бенефициара, соответствующего условиям настоящей независимой гарантии, при отсутствии предусмотренных Граждан</w:t>
      </w:r>
      <w:r>
        <w:rPr>
          <w:rStyle w:val="1904"/>
          <w:sz w:val="26"/>
          <w:szCs w:val="26"/>
          <w:highlight w:val="white"/>
        </w:rPr>
        <w:t xml:space="preserve">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 Расходы, возникающие в связи с перечислением денежных средств, несет Гарант.</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sz w:val="26"/>
          <w:szCs w:val="26"/>
          <w:highlight w:val="white"/>
        </w:rPr>
      </w:r>
      <w:r>
        <w:rPr>
          <w:rStyle w:val="1904"/>
          <w:rFonts w:ascii="Times New Roman" w:hAnsi="Times New Roman" w:eastAsia="Times New Roman" w:cs="Times New Roman"/>
          <w:sz w:val="26"/>
          <w:szCs w:val="26"/>
          <w:highlight w:val="white"/>
        </w:rPr>
        <w:t xml:space="preserve">Бенефициар </w:t>
      </w:r>
      <w:r>
        <w:rPr>
          <w:rStyle w:val="1904"/>
          <w:rFonts w:ascii="Times New Roman" w:hAnsi="Times New Roman" w:eastAsia="Times New Roman" w:cs="Times New Roman"/>
          <w:sz w:val="26"/>
          <w:szCs w:val="26"/>
          <w:highlight w:val="white"/>
        </w:rPr>
        <w:t xml:space="preserve">вправе предъявить несколько требований о выплате части денежной суммы по настоящей независимой гарантии. Частичные выплаты, производимые Гарантом Бенефициару, уменьшают сумму независимой гарантии на размер произведенной частичной выплаты, но не прекращают </w:t>
      </w:r>
      <w:r>
        <w:rPr>
          <w:rStyle w:val="1904"/>
          <w:rFonts w:ascii="Times New Roman" w:hAnsi="Times New Roman" w:eastAsia="Times New Roman" w:cs="Times New Roman"/>
          <w:sz w:val="26"/>
          <w:szCs w:val="26"/>
          <w:highlight w:val="white"/>
        </w:rPr>
        <w:t xml:space="preserve">и не делают недействительной</w:t>
      </w:r>
      <w:r>
        <w:rPr>
          <w:rStyle w:val="1904"/>
          <w:rFonts w:ascii="Times New Roman" w:hAnsi="Times New Roman" w:eastAsia="Times New Roman" w:cs="Times New Roman"/>
          <w:sz w:val="26"/>
          <w:szCs w:val="26"/>
          <w:highlight w:val="white"/>
        </w:rPr>
        <w:t xml:space="preserve"> независимую гарантию в оставшейся части.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Гарантия не может быть отозвана Гарантом. Передача права требования по настоящей гарантии не допускается.</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Настоящая гарантия вступает в силу с _________20___года ** и действует по _________20___года (включительно).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требование платежа должно быть направлено Гаранту</w:t>
      </w:r>
      <w:r>
        <w:rPr>
          <w:rStyle w:val="1904"/>
          <w:sz w:val="26"/>
          <w:szCs w:val="26"/>
          <w:highlight w:val="white"/>
        </w:rPr>
        <w:br/>
      </w:r>
      <w:r>
        <w:rPr>
          <w:rStyle w:val="1904"/>
          <w:sz w:val="26"/>
          <w:szCs w:val="26"/>
          <w:highlight w:val="white"/>
        </w:rPr>
        <w:t xml:space="preserve">до 24 часов 00 минут __________20___ года по адресу: _________________________________ посредством почтовой связи либо передано непосредственно по адресу:_______________________. </w:t>
      </w:r>
      <w:r>
        <w:rPr>
          <w:sz w:val="26"/>
          <w:szCs w:val="26"/>
          <w:highlight w:val="white"/>
        </w:rPr>
      </w:r>
      <w:r>
        <w:rPr>
          <w:sz w:val="26"/>
          <w:szCs w:val="26"/>
          <w:highlight w:val="white"/>
        </w:rPr>
      </w:r>
    </w:p>
    <w:p>
      <w:pPr>
        <w:ind w:firstLine="709"/>
        <w:jc w:val="both"/>
        <w:spacing w:line="240" w:lineRule="auto"/>
        <w:widowControl w:val="off"/>
        <w:rPr>
          <w:i/>
          <w:iCs/>
          <w:highlight w:val="white"/>
        </w:rPr>
      </w:pPr>
      <w:r>
        <w:rPr>
          <w:rStyle w:val="1904"/>
          <w:i/>
          <w:iCs/>
          <w:highlight w:val="white"/>
        </w:rPr>
        <w:t xml:space="preserve">**Примечание: в случае первоначального предоставлен</w:t>
      </w:r>
      <w:r>
        <w:rPr>
          <w:rStyle w:val="1904"/>
          <w:i/>
          <w:iCs/>
          <w:highlight w:val="white"/>
        </w:rPr>
        <w:t xml:space="preserve">ия независимой гарантии по результатам закупки - указывается дата выдачи независимой гарантии, в случае пролонгации независимой гарантии - указывается дата выдачи независимой гарантии либо дата, следующая за датой окончания предыдущей независимой гарантии.</w:t>
      </w:r>
      <w:r>
        <w:rPr>
          <w:i/>
          <w:iCs/>
          <w:highlight w:val="white"/>
        </w:rPr>
      </w:r>
      <w:r>
        <w:rPr>
          <w:i/>
          <w:iCs/>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Настоящая </w:t>
      </w:r>
      <w:r>
        <w:rPr>
          <w:rStyle w:val="1904"/>
          <w:sz w:val="26"/>
          <w:szCs w:val="26"/>
          <w:highlight w:val="white"/>
        </w:rPr>
        <w:t xml:space="preserve">г</w:t>
      </w:r>
      <w:r>
        <w:rPr>
          <w:rStyle w:val="1904"/>
          <w:sz w:val="26"/>
          <w:szCs w:val="26"/>
          <w:highlight w:val="white"/>
        </w:rPr>
        <w:t xml:space="preserve">арантия может быть изменена Гарантом с письменного согласия Бенефициара. Все изменения к настоящей </w:t>
      </w:r>
      <w:r>
        <w:rPr>
          <w:rStyle w:val="1904"/>
          <w:sz w:val="26"/>
          <w:szCs w:val="26"/>
          <w:highlight w:val="white"/>
        </w:rPr>
        <w:t xml:space="preserve">г</w:t>
      </w:r>
      <w:r>
        <w:rPr>
          <w:rStyle w:val="1904"/>
          <w:sz w:val="26"/>
          <w:szCs w:val="26"/>
          <w:highlight w:val="white"/>
        </w:rPr>
        <w:t xml:space="preserve">арантии должны быть оформлены в виде письменного документа - изменения к независимой гарантии.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согласие Бенефициар</w:t>
      </w:r>
      <w:r>
        <w:rPr>
          <w:rStyle w:val="1904"/>
          <w:sz w:val="26"/>
          <w:szCs w:val="26"/>
          <w:highlight w:val="white"/>
        </w:rPr>
        <w:t xml:space="preserve">а на изменение соответствующих условий настоящей гарантии направляется Гаранту до внесения изменений в гарантию. Изменения в условия гарантии вступают в силу с даты их выпуска Гарантом, если иной момент вступления их в силу не определен в таких изменениях.</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передает сведения о Принципале, определенные ст. 4 Федерального закона от 30.12.2004</w:t>
      </w:r>
      <w:r>
        <w:rPr>
          <w:rStyle w:val="1904"/>
          <w:sz w:val="26"/>
          <w:szCs w:val="26"/>
          <w:highlight w:val="white"/>
        </w:rPr>
        <w:t xml:space="preserve"> № 218-ФЗ «О кредитных историях», хотя бы в одно бюро кредитных историй, включенное в государственный реестр бюро кредитных историй, без получения согласия Принципала на их представление, в соответствии с требованиями ч. 3.1 и ч. 4 ст. 5 указанного Закона.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Действие настоящей независимой гарантии регулируется законодательством Российской Федерации.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Все споры, возникающие в связи с действительностью, толкованием или исполнением настоящей независимой гарантии, подлежат рассмотрению в Арбитражном суде _________ </w:t>
      </w:r>
      <w:r>
        <w:rPr>
          <w:rStyle w:val="1904"/>
          <w:i/>
          <w:iCs/>
          <w:sz w:val="26"/>
          <w:szCs w:val="26"/>
          <w:highlight w:val="white"/>
        </w:rPr>
        <w:t xml:space="preserve">(указывается арбитражный суд по месту нахождения бенефициара)</w:t>
      </w:r>
      <w:r>
        <w:rPr>
          <w:rStyle w:val="1904"/>
          <w:sz w:val="26"/>
          <w:szCs w:val="26"/>
          <w:highlight w:val="white"/>
        </w:rPr>
        <w:t xml:space="preserve">.</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tbl>
      <w:tblPr>
        <w:tblW w:w="9345"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left w:w="0" w:type="dxa"/>
          <w:right w:w="0" w:type="dxa"/>
        </w:tblCellMar>
        <w:tblLook w:val="04A0" w:firstRow="1" w:lastRow="0" w:firstColumn="1" w:lastColumn="0" w:noHBand="0" w:noVBand="1"/>
      </w:tblPr>
      <w:tblGrid>
        <w:gridCol w:w="3115"/>
        <w:gridCol w:w="3115"/>
        <w:gridCol w:w="3115"/>
      </w:tblGrid>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sz w:val="26"/>
                <w:szCs w:val="26"/>
                <w:highlight w:val="white"/>
              </w:rPr>
              <w:t xml:space="preserve">Представитель </w:t>
            </w:r>
            <w:r>
              <w:rPr>
                <w:rStyle w:val="1904"/>
                <w:i/>
                <w:iCs/>
                <w:sz w:val="26"/>
                <w:szCs w:val="26"/>
                <w:highlight w:val="white"/>
              </w:rPr>
              <w:t xml:space="preserve">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______________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_____________</w:t>
            </w:r>
            <w:r>
              <w:rPr>
                <w:highlight w:val="white"/>
              </w:rPr>
            </w:r>
            <w:r>
              <w:rPr>
                <w:highlight w:val="white"/>
              </w:rPr>
            </w:r>
          </w:p>
        </w:tc>
      </w:tr>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(наименование Гаранта)</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(подпись)</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(Ф</w:t>
            </w:r>
            <w:r>
              <w:rPr>
                <w:rStyle w:val="1904"/>
                <w:i/>
                <w:iCs/>
                <w:sz w:val="26"/>
                <w:szCs w:val="26"/>
                <w:highlight w:val="white"/>
              </w:rPr>
              <w:t xml:space="preserve">. </w:t>
            </w:r>
            <w:r>
              <w:rPr>
                <w:rStyle w:val="1904"/>
                <w:i/>
                <w:iCs/>
                <w:sz w:val="26"/>
                <w:szCs w:val="26"/>
                <w:highlight w:val="white"/>
              </w:rPr>
              <w:t xml:space="preserve">И</w:t>
            </w:r>
            <w:r>
              <w:rPr>
                <w:rStyle w:val="1904"/>
                <w:i/>
                <w:iCs/>
                <w:sz w:val="26"/>
                <w:szCs w:val="26"/>
                <w:highlight w:val="white"/>
              </w:rPr>
              <w:t xml:space="preserve">. </w:t>
            </w:r>
            <w:r>
              <w:rPr>
                <w:rStyle w:val="1904"/>
                <w:i/>
                <w:iCs/>
                <w:sz w:val="26"/>
                <w:szCs w:val="26"/>
                <w:highlight w:val="white"/>
              </w:rPr>
              <w:t xml:space="preserve">О</w:t>
            </w:r>
            <w:r>
              <w:rPr>
                <w:rStyle w:val="1904"/>
                <w:i/>
                <w:iCs/>
                <w:sz w:val="26"/>
                <w:szCs w:val="26"/>
                <w:highlight w:val="white"/>
              </w:rPr>
              <w:t xml:space="preserve">.</w:t>
            </w:r>
            <w:r>
              <w:rPr>
                <w:rStyle w:val="1904"/>
                <w:i/>
                <w:iCs/>
                <w:sz w:val="26"/>
                <w:szCs w:val="26"/>
                <w:highlight w:val="white"/>
              </w:rPr>
              <w:t xml:space="preserve">) </w:t>
            </w:r>
            <w:r>
              <w:rPr>
                <w:highlight w:val="white"/>
              </w:rPr>
            </w:r>
            <w:r>
              <w:rPr>
                <w:highlight w:val="white"/>
              </w:rPr>
            </w:r>
          </w:p>
        </w:tc>
      </w:tr>
    </w:tbl>
    <w:p>
      <w:pPr>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p>
      <w:pPr>
        <w:jc w:val="center"/>
        <w:spacing w:line="240" w:lineRule="auto"/>
        <w:widowControl w:val="off"/>
        <w:rPr>
          <w:sz w:val="26"/>
          <w:szCs w:val="26"/>
          <w:highlight w:val="white"/>
        </w:rPr>
      </w:pPr>
      <w:r>
        <w:rPr>
          <w:rStyle w:val="1904"/>
          <w:sz w:val="26"/>
          <w:szCs w:val="26"/>
          <w:highlight w:val="white"/>
        </w:rPr>
        <w:t xml:space="preserve">                                              </w:t>
      </w:r>
      <w:r>
        <w:rPr>
          <w:rStyle w:val="1904"/>
          <w:sz w:val="26"/>
          <w:szCs w:val="26"/>
          <w:highlight w:val="white"/>
        </w:rPr>
        <w:t xml:space="preserve">м.п</w:t>
      </w:r>
      <w:r>
        <w:rPr>
          <w:rStyle w:val="1904"/>
          <w:sz w:val="26"/>
          <w:szCs w:val="26"/>
          <w:highlight w:val="white"/>
        </w:rPr>
        <w:t xml:space="preserve">.</w:t>
      </w:r>
      <w:r>
        <w:rPr>
          <w:sz w:val="26"/>
          <w:szCs w:val="26"/>
          <w:highlight w:val="white"/>
        </w:rPr>
      </w:r>
      <w:r>
        <w:rPr>
          <w:sz w:val="26"/>
          <w:szCs w:val="26"/>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ind w:left="6521" w:firstLine="0"/>
        <w:keepNext w:val="0"/>
        <w:spacing w:line="240" w:lineRule="auto"/>
        <w:rPr>
          <w:highlight w:val="white"/>
        </w:rPr>
      </w:pPr>
      <w:r>
        <w:rPr>
          <w:highlight w:val="white"/>
        </w:rPr>
        <w:br w:type="page" w:clear="all"/>
      </w:r>
      <w:r>
        <w:rPr>
          <w:highlight w:val="white"/>
        </w:rPr>
        <w:t xml:space="preserve">Приложение 8</w:t>
      </w:r>
      <w:r>
        <w:rPr>
          <w:highlight w:val="white"/>
        </w:rPr>
        <w:t xml:space="preserve">.2.</w:t>
      </w:r>
      <w:r>
        <w:rPr>
          <w:highlight w:val="white"/>
        </w:rPr>
      </w:r>
      <w:r>
        <w:rPr>
          <w:highlight w:val="white"/>
        </w:rPr>
      </w:r>
    </w:p>
    <w:p>
      <w:pPr>
        <w:pStyle w:val="1346"/>
        <w:ind w:left="6521" w:firstLine="0"/>
        <w:keepNext w:val="0"/>
        <w:spacing w:line="240" w:lineRule="auto"/>
        <w:rPr>
          <w:highlight w:val="white"/>
        </w:rPr>
      </w:pPr>
      <w:r>
        <w:rPr>
          <w:highlight w:val="white"/>
        </w:rPr>
        <w:t xml:space="preserve">к Договору поставки</w:t>
      </w:r>
      <w:r>
        <w:rPr>
          <w:highlight w:val="white"/>
        </w:rPr>
        <w:t xml:space="preserve"> </w:t>
      </w:r>
      <w:r>
        <w:rPr>
          <w:highlight w:val="white"/>
        </w:rPr>
        <w:t xml:space="preserve">продукции</w:t>
      </w:r>
      <w:r>
        <w:rPr>
          <w:highlight w:val="white"/>
        </w:rPr>
      </w:r>
      <w:r>
        <w:rPr>
          <w:highlight w:val="white"/>
        </w:rPr>
      </w:r>
    </w:p>
    <w:p>
      <w:pPr>
        <w:pStyle w:val="1346"/>
        <w:ind w:left="6521" w:firstLine="0"/>
        <w:keepNext w:val="0"/>
        <w:spacing w:line="240" w:lineRule="auto"/>
        <w:tabs>
          <w:tab w:val="right" w:pos="15138" w:leader="none"/>
        </w:tabs>
        <w:rPr>
          <w:highlight w:val="white"/>
        </w:rPr>
      </w:pPr>
      <w:r>
        <w:rPr>
          <w:highlight w:val="white"/>
        </w:rPr>
        <w:t xml:space="preserve">от «___» ________ _ г. № ____</w:t>
        <w:tab/>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jc w:val="center"/>
        <w:keepNext w:val="0"/>
        <w:spacing w:line="240" w:lineRule="auto"/>
        <w:rPr>
          <w:b/>
          <w:sz w:val="26"/>
          <w:szCs w:val="26"/>
          <w:highlight w:val="white"/>
        </w:rPr>
      </w:pPr>
      <w:r>
        <w:rPr>
          <w:b/>
          <w:sz w:val="26"/>
          <w:szCs w:val="26"/>
          <w:highlight w:val="white"/>
        </w:rPr>
        <w:t xml:space="preserve">Ф</w:t>
      </w:r>
      <w:r>
        <w:rPr>
          <w:b/>
          <w:sz w:val="26"/>
          <w:szCs w:val="26"/>
          <w:highlight w:val="white"/>
        </w:rPr>
        <w:t xml:space="preserve">орма</w:t>
      </w:r>
      <w:r>
        <w:rPr>
          <w:b/>
          <w:sz w:val="26"/>
          <w:szCs w:val="26"/>
          <w:highlight w:val="white"/>
        </w:rPr>
      </w:r>
      <w:r>
        <w:rPr>
          <w:b/>
          <w:sz w:val="26"/>
          <w:szCs w:val="26"/>
          <w:highlight w:val="white"/>
        </w:rPr>
      </w:r>
    </w:p>
    <w:p>
      <w:pPr>
        <w:pStyle w:val="1346"/>
        <w:jc w:val="center"/>
        <w:keepNext w:val="0"/>
        <w:spacing w:line="240" w:lineRule="auto"/>
        <w:rPr>
          <w:i/>
          <w:sz w:val="26"/>
          <w:szCs w:val="26"/>
          <w:highlight w:val="white"/>
        </w:rPr>
      </w:pPr>
      <w:r>
        <w:rPr>
          <w:i/>
          <w:sz w:val="26"/>
          <w:szCs w:val="26"/>
          <w:highlight w:val="white"/>
        </w:rPr>
        <w:t xml:space="preserve">Изменения к независимой гарантии</w:t>
      </w:r>
      <w:r>
        <w:rPr>
          <w:i/>
          <w:sz w:val="26"/>
          <w:szCs w:val="26"/>
          <w:highlight w:val="white"/>
        </w:rPr>
      </w:r>
      <w:r>
        <w:rPr>
          <w:i/>
          <w:sz w:val="26"/>
          <w:szCs w:val="26"/>
          <w:highlight w:val="white"/>
        </w:rPr>
      </w:r>
    </w:p>
    <w:p>
      <w:pPr>
        <w:pStyle w:val="1346"/>
        <w:keepNext w:val="0"/>
        <w:spacing w:line="240" w:lineRule="auto"/>
        <w:rPr>
          <w:i/>
          <w:sz w:val="26"/>
          <w:szCs w:val="26"/>
          <w:highlight w:val="white"/>
        </w:rPr>
      </w:pPr>
      <w:r>
        <w:rPr>
          <w:i/>
          <w:sz w:val="26"/>
          <w:szCs w:val="26"/>
          <w:highlight w:val="white"/>
        </w:rPr>
      </w:r>
      <w:r>
        <w:rPr>
          <w:i/>
          <w:sz w:val="26"/>
          <w:szCs w:val="26"/>
          <w:highlight w:val="white"/>
        </w:rPr>
      </w:r>
      <w:r>
        <w:rPr>
          <w:i/>
          <w:sz w:val="26"/>
          <w:szCs w:val="26"/>
          <w:highlight w:val="white"/>
        </w:rPr>
      </w:r>
    </w:p>
    <w:p>
      <w:pPr>
        <w:jc w:val="center"/>
        <w:widowControl w:val="off"/>
        <w:rPr>
          <w:b/>
          <w:bCs/>
          <w:sz w:val="26"/>
          <w:szCs w:val="26"/>
          <w:highlight w:val="white"/>
        </w:rPr>
      </w:pPr>
      <w:r>
        <w:rPr>
          <w:rStyle w:val="1904"/>
          <w:b/>
          <w:bCs/>
          <w:sz w:val="26"/>
          <w:szCs w:val="26"/>
          <w:highlight w:val="white"/>
        </w:rPr>
        <w:t xml:space="preserve">ИЗМЕНЕНИЕ № ____</w:t>
      </w:r>
      <w:r>
        <w:rPr>
          <w:b/>
          <w:bCs/>
          <w:sz w:val="26"/>
          <w:szCs w:val="26"/>
          <w:highlight w:val="white"/>
        </w:rPr>
      </w:r>
      <w:r>
        <w:rPr>
          <w:b/>
          <w:bCs/>
          <w:sz w:val="26"/>
          <w:szCs w:val="26"/>
          <w:highlight w:val="white"/>
        </w:rPr>
      </w:r>
    </w:p>
    <w:p>
      <w:pPr>
        <w:jc w:val="center"/>
        <w:widowControl w:val="off"/>
        <w:rPr>
          <w:b/>
          <w:bCs/>
          <w:sz w:val="26"/>
          <w:szCs w:val="26"/>
          <w:highlight w:val="white"/>
        </w:rPr>
      </w:pPr>
      <w:r>
        <w:rPr>
          <w:rStyle w:val="1904"/>
          <w:b/>
          <w:bCs/>
          <w:sz w:val="26"/>
          <w:szCs w:val="26"/>
          <w:highlight w:val="white"/>
        </w:rPr>
        <w:t xml:space="preserve">к независимой гарантии от ______ №____</w:t>
      </w:r>
      <w:r>
        <w:rPr>
          <w:b/>
          <w:bCs/>
          <w:sz w:val="26"/>
          <w:szCs w:val="26"/>
          <w:highlight w:val="white"/>
        </w:rPr>
      </w:r>
      <w:r>
        <w:rPr>
          <w:b/>
          <w:bCs/>
          <w:sz w:val="26"/>
          <w:szCs w:val="26"/>
          <w:highlight w:val="white"/>
        </w:rPr>
      </w:r>
    </w:p>
    <w:p>
      <w:pPr>
        <w:jc w:val="both"/>
        <w:widowControl w:val="off"/>
        <w:rPr>
          <w:sz w:val="26"/>
          <w:szCs w:val="26"/>
          <w:highlight w:val="white"/>
        </w:rPr>
      </w:pPr>
      <w:r>
        <w:rPr>
          <w:sz w:val="26"/>
          <w:szCs w:val="26"/>
          <w:highlight w:val="white"/>
        </w:rPr>
      </w:r>
      <w:r>
        <w:rPr>
          <w:sz w:val="26"/>
          <w:szCs w:val="26"/>
          <w:highlight w:val="white"/>
        </w:rPr>
      </w:r>
      <w:r>
        <w:rPr>
          <w:sz w:val="26"/>
          <w:szCs w:val="26"/>
          <w:highlight w:val="white"/>
        </w:rPr>
      </w:r>
    </w:p>
    <w:p>
      <w:pPr>
        <w:jc w:val="both"/>
        <w:widowControl w:val="off"/>
        <w:rPr>
          <w:sz w:val="26"/>
          <w:szCs w:val="26"/>
          <w:highlight w:val="white"/>
        </w:rPr>
      </w:pPr>
      <w:r>
        <w:rPr>
          <w:rStyle w:val="1904"/>
          <w:sz w:val="26"/>
          <w:szCs w:val="26"/>
          <w:highlight w:val="white"/>
        </w:rPr>
        <w:t xml:space="preserve">г. ________</w:t>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t xml:space="preserve">«__</w:t>
      </w:r>
      <w:r>
        <w:rPr>
          <w:rStyle w:val="1904"/>
          <w:sz w:val="26"/>
          <w:szCs w:val="26"/>
          <w:highlight w:val="white"/>
        </w:rPr>
        <w:t xml:space="preserve">_»_</w:t>
      </w:r>
      <w:r>
        <w:rPr>
          <w:rStyle w:val="1904"/>
          <w:sz w:val="26"/>
          <w:szCs w:val="26"/>
          <w:highlight w:val="white"/>
        </w:rPr>
        <w:t xml:space="preserve">__________20__ г.</w:t>
      </w:r>
      <w:r>
        <w:rPr>
          <w:sz w:val="26"/>
          <w:szCs w:val="26"/>
          <w:highlight w:val="white"/>
        </w:rPr>
      </w:r>
      <w:r>
        <w:rPr>
          <w:sz w:val="26"/>
          <w:szCs w:val="26"/>
          <w:highlight w:val="white"/>
        </w:rPr>
      </w:r>
    </w:p>
    <w:p>
      <w:pPr>
        <w:ind w:firstLine="709"/>
        <w:jc w:val="both"/>
        <w:widowControl w:val="off"/>
        <w:rPr>
          <w:sz w:val="26"/>
          <w:szCs w:val="26"/>
          <w:highlight w:val="white"/>
        </w:rPr>
      </w:pPr>
      <w:r>
        <w:rPr>
          <w:sz w:val="26"/>
          <w:szCs w:val="26"/>
          <w:highlight w:val="white"/>
        </w:rPr>
      </w:r>
      <w:r>
        <w:rPr>
          <w:sz w:val="26"/>
          <w:szCs w:val="26"/>
          <w:highlight w:val="white"/>
        </w:rPr>
      </w:r>
      <w:r>
        <w:rPr>
          <w:sz w:val="26"/>
          <w:szCs w:val="26"/>
          <w:highlight w:val="white"/>
        </w:rPr>
      </w:r>
    </w:p>
    <w:p>
      <w:pPr>
        <w:jc w:val="both"/>
        <w:spacing w:line="240" w:lineRule="auto"/>
        <w:widowControl w:val="off"/>
        <w:rPr>
          <w:i/>
          <w:iCs/>
          <w:sz w:val="26"/>
          <w:szCs w:val="26"/>
          <w:highlight w:val="white"/>
        </w:rPr>
      </w:pPr>
      <w:r>
        <w:rPr>
          <w:rStyle w:val="1904"/>
          <w:sz w:val="26"/>
          <w:szCs w:val="26"/>
          <w:highlight w:val="white"/>
        </w:rPr>
        <w:t xml:space="preserve">_____________________________ (</w:t>
      </w:r>
      <w:r>
        <w:rPr>
          <w:rStyle w:val="1904"/>
          <w:i/>
          <w:iCs/>
          <w:sz w:val="26"/>
          <w:szCs w:val="26"/>
          <w:highlight w:val="white"/>
        </w:rPr>
        <w:t xml:space="preserve">полное или сокращенное</w:t>
      </w:r>
      <w:r>
        <w:rPr>
          <w:rStyle w:val="1904"/>
          <w:sz w:val="26"/>
          <w:szCs w:val="26"/>
          <w:highlight w:val="white"/>
        </w:rPr>
        <w:t xml:space="preserve"> </w:t>
      </w:r>
      <w:r>
        <w:rPr>
          <w:rStyle w:val="1904"/>
          <w:i/>
          <w:iCs/>
          <w:sz w:val="26"/>
          <w:szCs w:val="26"/>
          <w:highlight w:val="white"/>
        </w:rPr>
        <w:t xml:space="preserve">наименование, ОГРН или ИНН), Генеральная/Универсальная</w:t>
      </w:r>
      <w:r>
        <w:rPr>
          <w:rStyle w:val="1904"/>
          <w:sz w:val="26"/>
          <w:szCs w:val="26"/>
          <w:highlight w:val="white"/>
        </w:rPr>
        <w:t xml:space="preserve"> </w:t>
      </w:r>
      <w:r>
        <w:rPr>
          <w:rStyle w:val="1904"/>
          <w:i/>
          <w:iCs/>
          <w:sz w:val="26"/>
          <w:szCs w:val="26"/>
          <w:highlight w:val="white"/>
        </w:rPr>
        <w:t xml:space="preserve">(выбрать нужное)</w:t>
      </w:r>
      <w:r>
        <w:rPr>
          <w:rStyle w:val="1904"/>
          <w:sz w:val="26"/>
          <w:szCs w:val="26"/>
          <w:highlight w:val="white"/>
        </w:rPr>
        <w:t xml:space="preserve"> лицензия на осуществление банковских операций от _</w:t>
      </w:r>
      <w:r>
        <w:rPr>
          <w:rStyle w:val="1904"/>
          <w:i/>
          <w:iCs/>
          <w:sz w:val="26"/>
          <w:szCs w:val="26"/>
          <w:highlight w:val="white"/>
        </w:rPr>
        <w:t xml:space="preserve">________ </w:t>
      </w:r>
      <w:r>
        <w:rPr>
          <w:rStyle w:val="1904"/>
          <w:sz w:val="26"/>
          <w:szCs w:val="26"/>
          <w:highlight w:val="white"/>
        </w:rPr>
        <w:t xml:space="preserve">года № </w:t>
      </w:r>
      <w:r>
        <w:rPr>
          <w:rStyle w:val="1904"/>
          <w:i/>
          <w:iCs/>
          <w:sz w:val="26"/>
          <w:szCs w:val="26"/>
          <w:highlight w:val="white"/>
        </w:rPr>
        <w:t xml:space="preserve">____ / реквизиты иных документов, подтверждающих наличие у организации права на выдачу независимых гарантий</w:t>
      </w:r>
      <w:r>
        <w:rPr>
          <w:rStyle w:val="1904"/>
          <w:i/>
          <w:iCs/>
          <w:sz w:val="26"/>
          <w:szCs w:val="26"/>
          <w:highlight w:val="white"/>
          <w:vertAlign w:val="superscript"/>
        </w:rPr>
        <w:footnoteReference w:id="38"/>
        <w:t xml:space="preserve">1</w:t>
      </w:r>
      <w:r>
        <w:rPr>
          <w:rStyle w:val="1904"/>
          <w:i/>
          <w:iCs/>
          <w:sz w:val="26"/>
          <w:szCs w:val="26"/>
          <w:highlight w:val="white"/>
        </w:rPr>
        <w:t xml:space="preserve">),</w:t>
      </w:r>
      <w:r>
        <w:rPr>
          <w:rStyle w:val="1904"/>
          <w:sz w:val="26"/>
          <w:szCs w:val="26"/>
          <w:highlight w:val="white"/>
        </w:rPr>
        <w:t xml:space="preserve"> именуемое в дальнейшем «Гарант», в лице _____________ </w:t>
      </w:r>
      <w:r>
        <w:rPr>
          <w:rStyle w:val="1904"/>
          <w:i/>
          <w:iCs/>
          <w:sz w:val="26"/>
          <w:szCs w:val="26"/>
          <w:highlight w:val="white"/>
        </w:rPr>
        <w:t xml:space="preserve">(Ф.</w:t>
      </w:r>
      <w:r>
        <w:rPr>
          <w:rStyle w:val="1904"/>
          <w:i/>
          <w:iCs/>
          <w:sz w:val="26"/>
          <w:szCs w:val="26"/>
          <w:highlight w:val="white"/>
        </w:rPr>
        <w:t xml:space="preserve"> </w:t>
      </w:r>
      <w:r>
        <w:rPr>
          <w:rStyle w:val="1904"/>
          <w:i/>
          <w:iCs/>
          <w:sz w:val="26"/>
          <w:szCs w:val="26"/>
          <w:highlight w:val="white"/>
        </w:rPr>
        <w:t xml:space="preserve">И.</w:t>
      </w:r>
      <w:r>
        <w:rPr>
          <w:rStyle w:val="1904"/>
          <w:i/>
          <w:iCs/>
          <w:sz w:val="26"/>
          <w:szCs w:val="26"/>
          <w:highlight w:val="white"/>
        </w:rPr>
        <w:t xml:space="preserve"> </w:t>
      </w:r>
      <w:r>
        <w:rPr>
          <w:rStyle w:val="1904"/>
          <w:i/>
          <w:iCs/>
          <w:sz w:val="26"/>
          <w:szCs w:val="26"/>
          <w:highlight w:val="white"/>
        </w:rPr>
        <w:t xml:space="preserve">О. уполномоченного действовать от имени гаранта лица)</w:t>
      </w:r>
      <w:r>
        <w:rPr>
          <w:rStyle w:val="1904"/>
          <w:sz w:val="26"/>
          <w:szCs w:val="26"/>
          <w:highlight w:val="white"/>
        </w:rPr>
        <w:t xml:space="preserve">, действующего на основании </w:t>
      </w:r>
      <w:r>
        <w:rPr>
          <w:rStyle w:val="1904"/>
          <w:i/>
          <w:iCs/>
          <w:sz w:val="26"/>
          <w:szCs w:val="26"/>
          <w:highlight w:val="white"/>
        </w:rPr>
        <w:t xml:space="preserve">_______________ (наименование и реквизиты документа о наделении полномочиями подписанта настоящей гарантии</w:t>
      </w:r>
      <w:r>
        <w:rPr>
          <w:rStyle w:val="1905"/>
          <w:highlight w:val="white"/>
        </w:rPr>
        <w:t xml:space="preserve">)</w:t>
      </w:r>
      <w:r>
        <w:rPr>
          <w:rStyle w:val="1904"/>
          <w:sz w:val="26"/>
          <w:szCs w:val="26"/>
          <w:highlight w:val="white"/>
        </w:rPr>
        <w:t xml:space="preserve">, настоящим вносит изменение в независимую гарантию от ______ года № ______, выданную на сумму ____________ рублей </w:t>
      </w:r>
      <w:r>
        <w:rPr>
          <w:rStyle w:val="1904"/>
          <w:i/>
          <w:iCs/>
          <w:sz w:val="26"/>
          <w:szCs w:val="26"/>
          <w:highlight w:val="white"/>
        </w:rPr>
        <w:t xml:space="preserve">(цифрами и прописью),</w:t>
      </w:r>
      <w:r>
        <w:rPr>
          <w:rStyle w:val="1904"/>
          <w:sz w:val="26"/>
          <w:szCs w:val="26"/>
          <w:highlight w:val="white"/>
        </w:rPr>
        <w:t xml:space="preserve"> сроком действия с _________ года по _________20___года (включительно) (далее - независимая гарантия) в пользу _____________________ (</w:t>
      </w:r>
      <w:r>
        <w:rPr>
          <w:rStyle w:val="1904"/>
          <w:i/>
          <w:iCs/>
          <w:sz w:val="26"/>
          <w:szCs w:val="26"/>
          <w:highlight w:val="white"/>
        </w:rPr>
        <w:t xml:space="preserve">наименование бенефициара, ОГРН и/или ИНН),</w:t>
      </w:r>
      <w:r>
        <w:rPr>
          <w:rStyle w:val="1904"/>
          <w:sz w:val="26"/>
          <w:szCs w:val="26"/>
          <w:highlight w:val="white"/>
        </w:rPr>
        <w:t xml:space="preserve"> именуемого в дальнейшем «Бенефициар», по просьбе </w:t>
      </w:r>
      <w:r>
        <w:rPr>
          <w:rStyle w:val="1904"/>
          <w:i/>
          <w:iCs/>
          <w:sz w:val="26"/>
          <w:szCs w:val="26"/>
          <w:highlight w:val="white"/>
        </w:rPr>
        <w:t xml:space="preserve">__________(полное или сокращенное</w:t>
      </w:r>
      <w:r>
        <w:rPr>
          <w:rStyle w:val="1904"/>
          <w:sz w:val="26"/>
          <w:szCs w:val="26"/>
          <w:highlight w:val="white"/>
        </w:rPr>
        <w:t xml:space="preserve"> </w:t>
      </w:r>
      <w:r>
        <w:rPr>
          <w:rStyle w:val="1904"/>
          <w:i/>
          <w:iCs/>
          <w:sz w:val="26"/>
          <w:szCs w:val="26"/>
          <w:highlight w:val="white"/>
        </w:rPr>
        <w:t xml:space="preserve">наименование, ОГРН и/или ИНН),</w:t>
      </w:r>
      <w:r>
        <w:rPr>
          <w:rStyle w:val="1904"/>
          <w:sz w:val="26"/>
          <w:szCs w:val="26"/>
          <w:highlight w:val="white"/>
        </w:rPr>
        <w:t xml:space="preserve"> именуемого в дальнейшем «Принципал», в обеспечение </w:t>
      </w:r>
      <w:r>
        <w:rPr>
          <w:rStyle w:val="1904"/>
          <w:i/>
          <w:iCs/>
          <w:sz w:val="26"/>
          <w:szCs w:val="26"/>
          <w:highlight w:val="white"/>
        </w:rPr>
        <w:t xml:space="preserve">надлежащего исполнения обязательств/на возврат авансовых платежей/гарантийных обязательств</w:t>
      </w:r>
      <w:r>
        <w:rPr>
          <w:rStyle w:val="1904"/>
          <w:b/>
          <w:bCs/>
          <w:i/>
          <w:iCs/>
          <w:sz w:val="26"/>
          <w:szCs w:val="26"/>
          <w:highlight w:val="white"/>
        </w:rPr>
        <w:t xml:space="preserve">*</w:t>
      </w:r>
      <w:r>
        <w:rPr>
          <w:rStyle w:val="1904"/>
          <w:b/>
          <w:bCs/>
          <w:sz w:val="26"/>
          <w:szCs w:val="26"/>
          <w:highlight w:val="white"/>
        </w:rPr>
        <w:t xml:space="preserve"> </w:t>
      </w:r>
      <w:r>
        <w:rPr>
          <w:rStyle w:val="1904"/>
          <w:sz w:val="26"/>
          <w:szCs w:val="26"/>
          <w:highlight w:val="white"/>
        </w:rPr>
        <w:t xml:space="preserve">Принципала по договору от _____ №_____</w:t>
      </w:r>
      <w:r>
        <w:rPr>
          <w:rStyle w:val="1904"/>
          <w:i/>
          <w:iCs/>
          <w:sz w:val="26"/>
          <w:szCs w:val="26"/>
          <w:highlight w:val="white"/>
        </w:rPr>
        <w:t xml:space="preserve">.</w:t>
      </w:r>
      <w:r>
        <w:rPr>
          <w:i/>
          <w:iCs/>
          <w:sz w:val="26"/>
          <w:szCs w:val="26"/>
          <w:highlight w:val="white"/>
        </w:rPr>
      </w:r>
      <w:r>
        <w:rPr>
          <w:i/>
          <w:iCs/>
          <w:sz w:val="26"/>
          <w:szCs w:val="26"/>
          <w:highlight w:val="white"/>
        </w:rPr>
      </w:r>
    </w:p>
    <w:p>
      <w:pPr>
        <w:ind w:firstLine="709"/>
        <w:jc w:val="both"/>
        <w:spacing w:line="240" w:lineRule="auto"/>
        <w:widowControl w:val="off"/>
        <w:rPr>
          <w:i/>
          <w:iCs/>
          <w:highlight w:val="white"/>
        </w:rPr>
      </w:pPr>
      <w:r>
        <w:rPr>
          <w:rStyle w:val="1904"/>
          <w:i/>
          <w:iCs/>
          <w:highlight w:val="white"/>
        </w:rPr>
        <w:t xml:space="preserve">*Примечание: указывается вид обеспечиваемых независимой гарантией обязательств, в которую вносится изменение.</w:t>
      </w:r>
      <w:r>
        <w:rPr>
          <w:i/>
          <w:iCs/>
          <w:highlight w:val="white"/>
        </w:rPr>
      </w:r>
      <w:r>
        <w:rPr>
          <w:i/>
          <w:iCs/>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Изменение состоит в следующем: ____________________________.</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Все остальные условия независимой гарантии остаются без изменения.</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Настоящее Изменение вступает в силу с _________20___года* и является неотъемлемой частью независимой гарантии.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i/>
          <w:iCs/>
          <w:highlight w:val="white"/>
        </w:rPr>
        <w:t xml:space="preserve">*Примечание: указывается дата выдачи изменения к независимой гарантии</w:t>
      </w:r>
      <w:r>
        <w:rPr>
          <w:sz w:val="26"/>
          <w:szCs w:val="26"/>
          <w:highlight w:val="white"/>
        </w:rPr>
      </w:r>
      <w:r>
        <w:rPr>
          <w:sz w:val="26"/>
          <w:szCs w:val="26"/>
          <w:highlight w:val="white"/>
        </w:rPr>
      </w:r>
    </w:p>
    <w:p>
      <w:pPr>
        <w:ind w:firstLine="709"/>
        <w:jc w:val="both"/>
        <w:widowControl w:val="off"/>
        <w:rPr>
          <w:sz w:val="26"/>
          <w:szCs w:val="26"/>
          <w:highlight w:val="white"/>
        </w:rPr>
      </w:pPr>
      <w:r>
        <w:rPr>
          <w:sz w:val="26"/>
          <w:szCs w:val="26"/>
          <w:highlight w:val="white"/>
        </w:rPr>
      </w:r>
      <w:r>
        <w:rPr>
          <w:sz w:val="26"/>
          <w:szCs w:val="26"/>
          <w:highlight w:val="white"/>
        </w:rPr>
      </w:r>
      <w:r>
        <w:rPr>
          <w:sz w:val="26"/>
          <w:szCs w:val="26"/>
          <w:highlight w:val="white"/>
        </w:rPr>
      </w:r>
    </w:p>
    <w:tbl>
      <w:tblPr>
        <w:tblW w:w="9345"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left w:w="0" w:type="dxa"/>
          <w:right w:w="0" w:type="dxa"/>
        </w:tblCellMar>
        <w:tblLook w:val="04A0" w:firstRow="1" w:lastRow="0" w:firstColumn="1" w:lastColumn="0" w:noHBand="0" w:noVBand="1"/>
      </w:tblPr>
      <w:tblGrid>
        <w:gridCol w:w="3115"/>
        <w:gridCol w:w="3115"/>
        <w:gridCol w:w="3115"/>
      </w:tblGrid>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sz w:val="26"/>
                <w:szCs w:val="26"/>
                <w:highlight w:val="white"/>
              </w:rPr>
              <w:t xml:space="preserve">Представитель </w:t>
            </w:r>
            <w:r>
              <w:rPr>
                <w:rStyle w:val="1904"/>
                <w:i/>
                <w:iCs/>
                <w:sz w:val="26"/>
                <w:szCs w:val="26"/>
                <w:highlight w:val="white"/>
              </w:rPr>
              <w:t xml:space="preserve">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i/>
                <w:iCs/>
                <w:sz w:val="26"/>
                <w:szCs w:val="26"/>
                <w:highlight w:val="white"/>
              </w:rPr>
              <w:t xml:space="preserve">______________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i/>
                <w:iCs/>
                <w:sz w:val="26"/>
                <w:szCs w:val="26"/>
                <w:highlight w:val="white"/>
              </w:rPr>
              <w:t xml:space="preserve">_____________</w:t>
            </w:r>
            <w:r>
              <w:rPr>
                <w:highlight w:val="white"/>
              </w:rPr>
            </w:r>
            <w:r>
              <w:rPr>
                <w:highlight w:val="white"/>
              </w:rPr>
            </w:r>
          </w:p>
        </w:tc>
      </w:tr>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i/>
                <w:iCs/>
                <w:sz w:val="26"/>
                <w:szCs w:val="26"/>
                <w:highlight w:val="white"/>
              </w:rPr>
              <w:t xml:space="preserve">(наименование Гаранта)</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i/>
                <w:iCs/>
                <w:sz w:val="26"/>
                <w:szCs w:val="26"/>
                <w:highlight w:val="white"/>
              </w:rPr>
              <w:t xml:space="preserve">(подпись)</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widowControl w:val="off"/>
              <w:rPr>
                <w:highlight w:val="white"/>
              </w:rPr>
            </w:pPr>
            <w:r>
              <w:rPr>
                <w:rStyle w:val="1904"/>
                <w:i/>
                <w:iCs/>
                <w:sz w:val="26"/>
                <w:szCs w:val="26"/>
                <w:highlight w:val="white"/>
              </w:rPr>
              <w:t xml:space="preserve">(Ф. И. О) </w:t>
            </w:r>
            <w:r>
              <w:rPr>
                <w:highlight w:val="white"/>
              </w:rPr>
            </w:r>
            <w:r>
              <w:rPr>
                <w:highlight w:val="white"/>
              </w:rPr>
            </w:r>
          </w:p>
        </w:tc>
      </w:tr>
    </w:tbl>
    <w:p>
      <w:pPr>
        <w:jc w:val="center"/>
        <w:widowControl w:val="off"/>
        <w:rPr>
          <w:sz w:val="26"/>
          <w:szCs w:val="26"/>
          <w:highlight w:val="white"/>
        </w:rPr>
      </w:pPr>
      <w:r>
        <w:rPr>
          <w:rStyle w:val="1904"/>
          <w:sz w:val="26"/>
          <w:szCs w:val="26"/>
          <w:highlight w:val="white"/>
        </w:rPr>
        <w:t xml:space="preserve">               </w:t>
      </w:r>
      <w:r>
        <w:rPr>
          <w:rStyle w:val="1904"/>
          <w:sz w:val="26"/>
          <w:szCs w:val="26"/>
          <w:highlight w:val="white"/>
        </w:rPr>
        <w:t xml:space="preserve">м.п</w:t>
      </w:r>
      <w:r>
        <w:rPr>
          <w:rStyle w:val="1904"/>
          <w:sz w:val="26"/>
          <w:szCs w:val="26"/>
          <w:highlight w:val="white"/>
        </w:rPr>
        <w:t xml:space="preserve">.</w:t>
      </w:r>
      <w:r>
        <w:rPr>
          <w:sz w:val="26"/>
          <w:szCs w:val="26"/>
          <w:highlight w:val="white"/>
        </w:rPr>
      </w:r>
      <w:r>
        <w:rPr>
          <w:sz w:val="26"/>
          <w:szCs w:val="26"/>
          <w:highlight w:val="white"/>
        </w:rPr>
      </w:r>
    </w:p>
    <w:p>
      <w:pPr>
        <w:pStyle w:val="1346"/>
        <w:ind w:firstLine="708"/>
        <w:keepNext w:val="0"/>
        <w:spacing w:line="240" w:lineRule="auto"/>
        <w:rPr>
          <w:i/>
          <w:highlight w:val="white"/>
        </w:rPr>
      </w:pPr>
      <w:r>
        <w:rPr>
          <w:i/>
          <w:highlight w:val="white"/>
        </w:rPr>
      </w:r>
      <w:r>
        <w:rPr>
          <w:i/>
          <w:highlight w:val="white"/>
        </w:rPr>
      </w:r>
      <w:r>
        <w:rPr>
          <w:i/>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ind w:left="6946" w:firstLine="0"/>
        <w:keepNext w:val="0"/>
        <w:spacing w:line="240" w:lineRule="auto"/>
        <w:rPr>
          <w:highlight w:val="white"/>
        </w:rPr>
      </w:pPr>
      <w:r>
        <w:rPr>
          <w:highlight w:val="white"/>
        </w:rPr>
        <w:br w:type="page" w:clear="all"/>
        <w:t xml:space="preserve">Приложение </w:t>
      </w:r>
      <w:r>
        <w:rPr>
          <w:highlight w:val="white"/>
        </w:rPr>
        <w:t xml:space="preserve">8</w:t>
      </w:r>
      <w:r>
        <w:rPr>
          <w:highlight w:val="white"/>
        </w:rPr>
        <w:t xml:space="preserve">.3. </w:t>
      </w:r>
      <w:r>
        <w:rPr>
          <w:highlight w:val="white"/>
        </w:rPr>
      </w:r>
      <w:r>
        <w:rPr>
          <w:highlight w:val="white"/>
        </w:rPr>
      </w:r>
    </w:p>
    <w:p>
      <w:pPr>
        <w:pStyle w:val="1346"/>
        <w:ind w:left="6946" w:firstLine="0"/>
        <w:keepNext w:val="0"/>
        <w:spacing w:line="240" w:lineRule="auto"/>
        <w:rPr>
          <w:highlight w:val="white"/>
        </w:rPr>
      </w:pPr>
      <w:r>
        <w:rPr>
          <w:highlight w:val="white"/>
        </w:rPr>
        <w:t xml:space="preserve">к Договору поставки</w:t>
      </w:r>
      <w:r>
        <w:rPr>
          <w:highlight w:val="white"/>
        </w:rPr>
        <w:t xml:space="preserve"> продукции</w:t>
      </w:r>
      <w:r>
        <w:rPr>
          <w:highlight w:val="white"/>
        </w:rPr>
      </w:r>
      <w:r>
        <w:rPr>
          <w:highlight w:val="white"/>
        </w:rPr>
      </w:r>
    </w:p>
    <w:p>
      <w:pPr>
        <w:pStyle w:val="1346"/>
        <w:ind w:left="6946" w:firstLine="0"/>
        <w:keepNext w:val="0"/>
        <w:spacing w:line="240" w:lineRule="auto"/>
        <w:tabs>
          <w:tab w:val="right" w:pos="15138" w:leader="none"/>
        </w:tabs>
        <w:rPr>
          <w:highlight w:val="white"/>
        </w:rPr>
      </w:pPr>
      <w:r>
        <w:rPr>
          <w:highlight w:val="white"/>
        </w:rPr>
        <w:t xml:space="preserve">от «___» ________ _ г. № ____</w:t>
      </w:r>
      <w:r>
        <w:rPr>
          <w:highlight w:val="white"/>
        </w:rPr>
      </w:r>
      <w:r>
        <w:rPr>
          <w:highlight w:val="white"/>
        </w:rPr>
      </w:r>
    </w:p>
    <w:p>
      <w:pPr>
        <w:pStyle w:val="1346"/>
        <w:jc w:val="center"/>
        <w:keepNext w:val="0"/>
        <w:spacing w:line="240" w:lineRule="auto"/>
        <w:rPr>
          <w:highlight w:val="white"/>
        </w:rPr>
      </w:pPr>
      <w:r>
        <w:rPr>
          <w:highlight w:val="white"/>
        </w:rPr>
      </w:r>
      <w:r>
        <w:rPr>
          <w:highlight w:val="white"/>
        </w:rPr>
      </w:r>
      <w:r>
        <w:rPr>
          <w:highlight w:val="white"/>
        </w:rPr>
      </w:r>
    </w:p>
    <w:p>
      <w:pPr>
        <w:pStyle w:val="1346"/>
        <w:jc w:val="center"/>
        <w:keepNext w:val="0"/>
        <w:spacing w:line="240" w:lineRule="auto"/>
        <w:rPr>
          <w:b/>
          <w:bCs/>
          <w:sz w:val="26"/>
          <w:szCs w:val="26"/>
          <w:highlight w:val="white"/>
        </w:rPr>
      </w:pPr>
      <w:r>
        <w:rPr>
          <w:b/>
          <w:bCs/>
          <w:sz w:val="26"/>
          <w:szCs w:val="26"/>
          <w:highlight w:val="white"/>
        </w:rPr>
        <w:t xml:space="preserve">Ф</w:t>
      </w:r>
      <w:r>
        <w:rPr>
          <w:b/>
          <w:bCs/>
          <w:sz w:val="26"/>
          <w:szCs w:val="26"/>
          <w:highlight w:val="white"/>
        </w:rPr>
        <w:t xml:space="preserve">орма</w:t>
      </w:r>
      <w:r>
        <w:rPr>
          <w:b/>
          <w:bCs/>
          <w:sz w:val="26"/>
          <w:szCs w:val="26"/>
          <w:highlight w:val="white"/>
        </w:rPr>
      </w:r>
      <w:r>
        <w:rPr>
          <w:b/>
          <w:bCs/>
          <w:sz w:val="26"/>
          <w:szCs w:val="26"/>
          <w:highlight w:val="white"/>
        </w:rPr>
      </w:r>
    </w:p>
    <w:p>
      <w:pPr>
        <w:pStyle w:val="1346"/>
        <w:jc w:val="center"/>
        <w:keepNext w:val="0"/>
        <w:spacing w:line="240" w:lineRule="auto"/>
        <w:rPr>
          <w:b/>
          <w:bCs/>
          <w:i/>
          <w:sz w:val="26"/>
          <w:szCs w:val="26"/>
          <w:highlight w:val="white"/>
        </w:rPr>
      </w:pPr>
      <w:r>
        <w:rPr>
          <w:b/>
          <w:bCs/>
          <w:i/>
          <w:sz w:val="26"/>
          <w:szCs w:val="26"/>
          <w:highlight w:val="white"/>
        </w:rPr>
        <w:t xml:space="preserve">единой независимой гарантии</w:t>
      </w:r>
      <w:r>
        <w:rPr>
          <w:b/>
          <w:bCs/>
          <w:i/>
          <w:sz w:val="26"/>
          <w:szCs w:val="26"/>
          <w:highlight w:val="white"/>
        </w:rPr>
      </w:r>
      <w:r>
        <w:rPr>
          <w:b/>
          <w:bCs/>
          <w:i/>
          <w:sz w:val="26"/>
          <w:szCs w:val="26"/>
          <w:highlight w:val="white"/>
        </w:rPr>
      </w:r>
    </w:p>
    <w:p>
      <w:pPr>
        <w:pStyle w:val="1346"/>
        <w:keepNext w:val="0"/>
        <w:spacing w:line="240" w:lineRule="auto"/>
        <w:rPr>
          <w:b/>
          <w:bCs/>
          <w:i/>
          <w:sz w:val="26"/>
          <w:szCs w:val="26"/>
          <w:highlight w:val="white"/>
        </w:rPr>
      </w:pPr>
      <w:r>
        <w:rPr>
          <w:b/>
          <w:bCs/>
          <w:i/>
          <w:sz w:val="26"/>
          <w:szCs w:val="26"/>
          <w:highlight w:val="white"/>
        </w:rPr>
      </w:r>
      <w:r>
        <w:rPr>
          <w:b/>
          <w:bCs/>
          <w:i/>
          <w:sz w:val="26"/>
          <w:szCs w:val="26"/>
          <w:highlight w:val="white"/>
        </w:rPr>
      </w:r>
      <w:r>
        <w:rPr>
          <w:b/>
          <w:bCs/>
          <w:i/>
          <w:sz w:val="26"/>
          <w:szCs w:val="26"/>
          <w:highlight w:val="white"/>
        </w:rPr>
      </w:r>
    </w:p>
    <w:p>
      <w:pPr>
        <w:ind w:left="2124"/>
        <w:spacing w:line="240" w:lineRule="auto"/>
        <w:widowControl w:val="off"/>
        <w:rPr>
          <w:b/>
          <w:bCs/>
          <w:highlight w:val="white"/>
        </w:rPr>
      </w:pPr>
      <w:r>
        <w:rPr>
          <w:rStyle w:val="1904"/>
          <w:b/>
          <w:bCs/>
          <w:sz w:val="26"/>
          <w:szCs w:val="26"/>
          <w:highlight w:val="white"/>
        </w:rPr>
        <w:t xml:space="preserve">НЕЗАВИСИМАЯ ГАРАНТИЯ № ______</w:t>
      </w:r>
      <w:r>
        <w:rPr>
          <w:b/>
          <w:bCs/>
          <w:highlight w:val="white"/>
        </w:rPr>
      </w:r>
      <w:r>
        <w:rPr>
          <w:b/>
          <w:bCs/>
          <w:highlight w:val="white"/>
        </w:rPr>
      </w:r>
    </w:p>
    <w:p>
      <w:pPr>
        <w:spacing w:line="240" w:lineRule="auto"/>
        <w:widowControl w:val="off"/>
        <w:rPr>
          <w:b/>
          <w:bCs/>
          <w:sz w:val="26"/>
          <w:szCs w:val="26"/>
          <w:highlight w:val="white"/>
        </w:rPr>
      </w:pPr>
      <w:r>
        <w:rPr>
          <w:b/>
          <w:bCs/>
          <w:sz w:val="26"/>
          <w:szCs w:val="26"/>
          <w:highlight w:val="white"/>
        </w:rPr>
      </w:r>
      <w:r>
        <w:rPr>
          <w:b/>
          <w:bCs/>
          <w:sz w:val="26"/>
          <w:szCs w:val="26"/>
          <w:highlight w:val="white"/>
        </w:rPr>
      </w:r>
      <w:r>
        <w:rPr>
          <w:b/>
          <w:bCs/>
          <w:sz w:val="26"/>
          <w:szCs w:val="26"/>
          <w:highlight w:val="white"/>
        </w:rPr>
      </w:r>
    </w:p>
    <w:p>
      <w:pPr>
        <w:jc w:val="both"/>
        <w:spacing w:line="240" w:lineRule="auto"/>
        <w:widowControl w:val="off"/>
        <w:rPr>
          <w:sz w:val="26"/>
          <w:szCs w:val="26"/>
          <w:highlight w:val="white"/>
        </w:rPr>
      </w:pPr>
      <w:r>
        <w:rPr>
          <w:rStyle w:val="1904"/>
          <w:sz w:val="26"/>
          <w:szCs w:val="26"/>
          <w:highlight w:val="white"/>
        </w:rPr>
        <w:t xml:space="preserve">г. ________</w:t>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t xml:space="preserve">  «</w:t>
      </w:r>
      <w:r>
        <w:rPr>
          <w:rStyle w:val="1904"/>
          <w:sz w:val="26"/>
          <w:szCs w:val="26"/>
          <w:highlight w:val="white"/>
        </w:rPr>
        <w:t xml:space="preserve">___»___________20__ г.</w:t>
      </w:r>
      <w:r>
        <w:rPr>
          <w:sz w:val="26"/>
          <w:szCs w:val="26"/>
          <w:highlight w:val="white"/>
        </w:rPr>
      </w:r>
      <w:r>
        <w:rPr>
          <w:sz w:val="26"/>
          <w:szCs w:val="26"/>
          <w:highlight w:val="white"/>
        </w:rPr>
      </w:r>
    </w:p>
    <w:p>
      <w:pPr>
        <w:jc w:val="center"/>
        <w:spacing w:line="240" w:lineRule="auto"/>
        <w:widowControl w:val="off"/>
        <w:rPr>
          <w:b/>
          <w:bCs/>
          <w:sz w:val="26"/>
          <w:szCs w:val="26"/>
          <w:highlight w:val="white"/>
        </w:rPr>
      </w:pPr>
      <w:r>
        <w:rPr>
          <w:b/>
          <w:bCs/>
          <w:sz w:val="26"/>
          <w:szCs w:val="26"/>
          <w:highlight w:val="white"/>
        </w:rPr>
      </w:r>
      <w:r>
        <w:rPr>
          <w:b/>
          <w:bCs/>
          <w:sz w:val="26"/>
          <w:szCs w:val="26"/>
          <w:highlight w:val="white"/>
        </w:rPr>
      </w:r>
      <w:r>
        <w:rPr>
          <w:b/>
          <w:bCs/>
          <w:sz w:val="26"/>
          <w:szCs w:val="26"/>
          <w:highlight w:val="white"/>
        </w:rPr>
      </w:r>
    </w:p>
    <w:p>
      <w:pPr>
        <w:jc w:val="both"/>
        <w:spacing w:line="240" w:lineRule="auto"/>
        <w:widowControl w:val="off"/>
        <w:rPr>
          <w:sz w:val="26"/>
          <w:szCs w:val="26"/>
          <w:highlight w:val="white"/>
        </w:rPr>
        <w:outlineLvl w:val="0"/>
      </w:pPr>
      <w:r>
        <w:rPr>
          <w:rStyle w:val="1904"/>
          <w:sz w:val="26"/>
          <w:szCs w:val="26"/>
          <w:highlight w:val="white"/>
        </w:rPr>
        <w:t xml:space="preserve"> _____________________ (</w:t>
      </w:r>
      <w:r>
        <w:rPr>
          <w:rStyle w:val="1904"/>
          <w:i/>
          <w:iCs/>
          <w:sz w:val="26"/>
          <w:szCs w:val="26"/>
          <w:highlight w:val="white"/>
        </w:rPr>
        <w:t xml:space="preserve">полное или сокращенное</w:t>
      </w:r>
      <w:r>
        <w:rPr>
          <w:rStyle w:val="1904"/>
          <w:sz w:val="26"/>
          <w:szCs w:val="26"/>
          <w:highlight w:val="white"/>
        </w:rPr>
        <w:t xml:space="preserve"> </w:t>
      </w:r>
      <w:r>
        <w:rPr>
          <w:rStyle w:val="1904"/>
          <w:i/>
          <w:iCs/>
          <w:sz w:val="26"/>
          <w:szCs w:val="26"/>
          <w:highlight w:val="white"/>
        </w:rPr>
        <w:t xml:space="preserve">наименование гаранта, ОГРН или ИНН), Генеральная/Универсальная</w:t>
      </w:r>
      <w:r>
        <w:rPr>
          <w:rStyle w:val="1904"/>
          <w:sz w:val="26"/>
          <w:szCs w:val="26"/>
          <w:highlight w:val="white"/>
        </w:rPr>
        <w:t xml:space="preserve"> </w:t>
      </w:r>
      <w:r>
        <w:rPr>
          <w:rStyle w:val="1904"/>
          <w:i/>
          <w:iCs/>
          <w:sz w:val="26"/>
          <w:szCs w:val="26"/>
          <w:highlight w:val="white"/>
        </w:rPr>
        <w:t xml:space="preserve">(выбрать нужное)</w:t>
      </w:r>
      <w:r>
        <w:rPr>
          <w:rStyle w:val="1904"/>
          <w:sz w:val="26"/>
          <w:szCs w:val="26"/>
          <w:highlight w:val="white"/>
        </w:rPr>
        <w:t xml:space="preserve"> лицензия на осуществление банковских операций от _</w:t>
      </w:r>
      <w:r>
        <w:rPr>
          <w:rStyle w:val="1904"/>
          <w:i/>
          <w:iCs/>
          <w:sz w:val="26"/>
          <w:szCs w:val="26"/>
          <w:highlight w:val="white"/>
        </w:rPr>
        <w:t xml:space="preserve">________ </w:t>
      </w:r>
      <w:r>
        <w:rPr>
          <w:rStyle w:val="1904"/>
          <w:sz w:val="26"/>
          <w:szCs w:val="26"/>
          <w:highlight w:val="white"/>
        </w:rPr>
        <w:t xml:space="preserve">года № </w:t>
      </w:r>
      <w:r>
        <w:rPr>
          <w:rStyle w:val="1904"/>
          <w:i/>
          <w:iCs/>
          <w:sz w:val="26"/>
          <w:szCs w:val="26"/>
          <w:highlight w:val="white"/>
        </w:rPr>
        <w:t xml:space="preserve">____ /реквизиты иных документов, подтверждающих наличие у гаранта права на выдачу независимых гарантий</w:t>
      </w:r>
      <w:r>
        <w:rPr>
          <w:rStyle w:val="1904"/>
          <w:i/>
          <w:iCs/>
          <w:sz w:val="26"/>
          <w:szCs w:val="26"/>
          <w:highlight w:val="white"/>
          <w:vertAlign w:val="superscript"/>
        </w:rPr>
        <w:footnoteReference w:id="39"/>
        <w:t xml:space="preserve">1</w:t>
      </w:r>
      <w:r>
        <w:rPr>
          <w:rStyle w:val="1904"/>
          <w:i/>
          <w:iCs/>
          <w:sz w:val="26"/>
          <w:szCs w:val="26"/>
          <w:highlight w:val="white"/>
        </w:rPr>
        <w:t xml:space="preserve"> ),</w:t>
      </w:r>
      <w:r>
        <w:rPr>
          <w:rStyle w:val="1904"/>
          <w:sz w:val="26"/>
          <w:szCs w:val="26"/>
          <w:highlight w:val="white"/>
        </w:rPr>
        <w:t xml:space="preserve"> именуемое в дальнейшем «Гарант», в лице _____________________________________ (</w:t>
      </w:r>
      <w:r>
        <w:rPr>
          <w:rStyle w:val="1904"/>
          <w:i/>
          <w:iCs/>
          <w:sz w:val="26"/>
          <w:szCs w:val="26"/>
          <w:highlight w:val="white"/>
        </w:rPr>
        <w:t xml:space="preserve">полностью Ф. И. О. уполномоченного действовать от имени гаранта лица),</w:t>
      </w:r>
      <w:r>
        <w:rPr>
          <w:rStyle w:val="1904"/>
          <w:sz w:val="26"/>
          <w:szCs w:val="26"/>
          <w:highlight w:val="white"/>
        </w:rPr>
        <w:t xml:space="preserve"> действующего на основании </w:t>
      </w:r>
      <w:r>
        <w:rPr>
          <w:rStyle w:val="1904"/>
          <w:i/>
          <w:iCs/>
          <w:sz w:val="26"/>
          <w:szCs w:val="26"/>
          <w:highlight w:val="white"/>
        </w:rPr>
        <w:t xml:space="preserve">_______________ (наименование и реквизиты документа о наделении полномочиями подписанта настоящей гарантии</w:t>
      </w:r>
      <w:r>
        <w:rPr>
          <w:rStyle w:val="1905"/>
          <w:highlight w:val="white"/>
        </w:rPr>
        <w:t xml:space="preserve">)</w:t>
      </w:r>
      <w:r>
        <w:rPr>
          <w:rStyle w:val="1904"/>
          <w:i/>
          <w:iCs/>
          <w:sz w:val="26"/>
          <w:szCs w:val="26"/>
          <w:highlight w:val="white"/>
        </w:rPr>
        <w:t xml:space="preserve">, </w:t>
      </w:r>
      <w:r>
        <w:rPr>
          <w:rStyle w:val="1904"/>
          <w:sz w:val="26"/>
          <w:szCs w:val="26"/>
          <w:highlight w:val="white"/>
        </w:rPr>
        <w:t xml:space="preserve">настоящим принимает на себя безотзывное обязательство уплатить _____________________ (</w:t>
      </w:r>
      <w:r>
        <w:rPr>
          <w:rStyle w:val="1904"/>
          <w:i/>
          <w:iCs/>
          <w:sz w:val="26"/>
          <w:szCs w:val="26"/>
          <w:highlight w:val="white"/>
        </w:rPr>
        <w:t xml:space="preserve">наименование бенефициара, ОГРН и/или ИНН)</w:t>
      </w:r>
      <w:r>
        <w:rPr>
          <w:rStyle w:val="1904"/>
          <w:sz w:val="26"/>
          <w:szCs w:val="26"/>
          <w:highlight w:val="white"/>
        </w:rPr>
        <w:t xml:space="preserve">, именуемому в дальнейшем «Бенефициар», любую сумму или суммы, не превышающие в итоге __________________ </w:t>
      </w:r>
      <w:r>
        <w:rPr>
          <w:rStyle w:val="1904"/>
          <w:i/>
          <w:iCs/>
          <w:sz w:val="26"/>
          <w:szCs w:val="26"/>
          <w:highlight w:val="white"/>
        </w:rPr>
        <w:t xml:space="preserve">(сумма цифрами и прописью),</w:t>
      </w:r>
      <w:r>
        <w:rPr>
          <w:rStyle w:val="1904"/>
          <w:sz w:val="26"/>
          <w:szCs w:val="26"/>
          <w:highlight w:val="white"/>
        </w:rPr>
        <w:t xml:space="preserve"> по получении письменного требования Бенефициара, указывающего, что ___________________ </w:t>
      </w:r>
      <w:r>
        <w:rPr>
          <w:rStyle w:val="1904"/>
          <w:i/>
          <w:iCs/>
          <w:sz w:val="26"/>
          <w:szCs w:val="26"/>
          <w:highlight w:val="white"/>
        </w:rPr>
        <w:t xml:space="preserve">(полное или сокращенное</w:t>
      </w:r>
      <w:r>
        <w:rPr>
          <w:rStyle w:val="1904"/>
          <w:sz w:val="26"/>
          <w:szCs w:val="26"/>
          <w:highlight w:val="white"/>
        </w:rPr>
        <w:t xml:space="preserve"> </w:t>
      </w:r>
      <w:r>
        <w:rPr>
          <w:rStyle w:val="1904"/>
          <w:i/>
          <w:iCs/>
          <w:sz w:val="26"/>
          <w:szCs w:val="26"/>
          <w:highlight w:val="white"/>
        </w:rPr>
        <w:t xml:space="preserve">наименование, ОГРН или ИНН)</w:t>
      </w:r>
      <w:r>
        <w:rPr>
          <w:rStyle w:val="1904"/>
          <w:sz w:val="26"/>
          <w:szCs w:val="26"/>
          <w:highlight w:val="white"/>
        </w:rPr>
        <w:t xml:space="preserve">, именуемое в дальнейшем «Принципал», не исполнил любые свои обязательства перед Бенефициаром </w:t>
      </w:r>
      <w:r>
        <w:rPr>
          <w:rStyle w:val="1904"/>
          <w:i/>
          <w:iCs/>
          <w:sz w:val="26"/>
          <w:szCs w:val="26"/>
          <w:highlight w:val="white"/>
        </w:rPr>
        <w:t xml:space="preserve">по договору, который будет заключен по результатам определения поставщика (подрядчика, исполнителя)</w:t>
      </w:r>
      <w:r>
        <w:rPr>
          <w:rStyle w:val="1904"/>
          <w:sz w:val="26"/>
          <w:szCs w:val="26"/>
          <w:highlight w:val="white"/>
        </w:rPr>
        <w:t xml:space="preserve"> </w:t>
      </w:r>
      <w:r>
        <w:rPr>
          <w:rStyle w:val="1904"/>
          <w:i/>
          <w:iCs/>
          <w:sz w:val="26"/>
          <w:szCs w:val="26"/>
          <w:highlight w:val="white"/>
        </w:rPr>
        <w:t xml:space="preserve">(номер извещения в единой информационной системе в сфере закупок __________, протокол подведения итогов закупочной процедуры от ___ года (указывается дата подписания либо более поздняя из дат в протоколе) №___ ).</w:t>
      </w:r>
      <w:r>
        <w:rPr>
          <w:rStyle w:val="1904"/>
          <w:sz w:val="26"/>
          <w:szCs w:val="26"/>
          <w:highlight w:val="white"/>
        </w:rPr>
        <w:t xml:space="preserve">*</w:t>
      </w:r>
      <w:r>
        <w:rPr>
          <w:sz w:val="26"/>
          <w:szCs w:val="26"/>
          <w:highlight w:val="white"/>
        </w:rPr>
      </w:r>
      <w:r>
        <w:rPr>
          <w:sz w:val="26"/>
          <w:szCs w:val="26"/>
          <w:highlight w:val="white"/>
        </w:rPr>
      </w:r>
    </w:p>
    <w:p>
      <w:pPr>
        <w:ind w:firstLine="709"/>
        <w:jc w:val="both"/>
        <w:spacing w:line="240" w:lineRule="auto"/>
        <w:widowControl w:val="off"/>
        <w:rPr>
          <w:i/>
          <w:iCs/>
          <w:sz w:val="26"/>
          <w:szCs w:val="26"/>
          <w:highlight w:val="white"/>
        </w:rPr>
        <w:outlineLvl w:val="0"/>
      </w:pPr>
      <w:r>
        <w:rPr>
          <w:rStyle w:val="1904"/>
          <w:i/>
          <w:iCs/>
          <w:sz w:val="26"/>
          <w:szCs w:val="26"/>
          <w:highlight w:val="white"/>
        </w:rPr>
        <w:t xml:space="preserve">*Примечание: </w:t>
      </w:r>
      <w:r>
        <w:rPr>
          <w:i/>
          <w:iCs/>
          <w:sz w:val="26"/>
          <w:szCs w:val="26"/>
          <w:highlight w:val="white"/>
        </w:rPr>
      </w:r>
      <w:r>
        <w:rPr>
          <w:i/>
          <w:iCs/>
          <w:sz w:val="26"/>
          <w:szCs w:val="26"/>
          <w:highlight w:val="white"/>
        </w:rPr>
      </w:r>
    </w:p>
    <w:p>
      <w:pPr>
        <w:ind w:firstLine="709"/>
        <w:jc w:val="both"/>
        <w:spacing w:line="240" w:lineRule="auto"/>
        <w:widowControl w:val="off"/>
        <w:rPr>
          <w:i/>
          <w:iCs/>
          <w:sz w:val="26"/>
          <w:szCs w:val="26"/>
          <w:highlight w:val="white"/>
        </w:rPr>
        <w:outlineLvl w:val="0"/>
      </w:pPr>
      <w:r>
        <w:rPr>
          <w:rStyle w:val="1904"/>
          <w:i/>
          <w:iCs/>
          <w:sz w:val="26"/>
          <w:szCs w:val="26"/>
          <w:highlight w:val="white"/>
        </w:rPr>
        <w:t xml:space="preserve">- в случае заключения договора на основании решения __ (указать наименование закупочного органа бенефициара), выделенны</w:t>
      </w:r>
      <w:r>
        <w:rPr>
          <w:rStyle w:val="1904"/>
          <w:i/>
          <w:iCs/>
          <w:sz w:val="26"/>
          <w:szCs w:val="26"/>
          <w:highlight w:val="white"/>
        </w:rPr>
        <w:t xml:space="preserve">й курсивом, излагается в следующей редакции: «по договору, который будет заключен по результатам определения поставщика (подрядчика, исполнителя) (выписка из протокола заседания ___ (указать наименование закупочного органа бенефициара) от __ года № ____)»;</w:t>
      </w:r>
      <w:r>
        <w:rPr>
          <w:i/>
          <w:iCs/>
          <w:sz w:val="26"/>
          <w:szCs w:val="26"/>
          <w:highlight w:val="white"/>
        </w:rPr>
      </w:r>
      <w:r>
        <w:rPr>
          <w:i/>
          <w:iCs/>
          <w:sz w:val="26"/>
          <w:szCs w:val="26"/>
          <w:highlight w:val="white"/>
        </w:rPr>
      </w:r>
    </w:p>
    <w:p>
      <w:pPr>
        <w:ind w:firstLine="709"/>
        <w:jc w:val="both"/>
        <w:spacing w:line="240" w:lineRule="auto"/>
        <w:widowControl w:val="off"/>
        <w:rPr>
          <w:i/>
          <w:iCs/>
          <w:sz w:val="26"/>
          <w:szCs w:val="26"/>
          <w:highlight w:val="white"/>
        </w:rPr>
        <w:outlineLvl w:val="0"/>
      </w:pPr>
      <w:r>
        <w:rPr>
          <w:rStyle w:val="1904"/>
          <w:i/>
          <w:iCs/>
          <w:sz w:val="26"/>
          <w:szCs w:val="26"/>
          <w:highlight w:val="white"/>
        </w:rPr>
        <w:t xml:space="preserve">- в случае заключения договора на основании решения иного</w:t>
      </w:r>
      <w:r>
        <w:rPr>
          <w:rStyle w:val="1904"/>
          <w:i/>
          <w:iCs/>
          <w:sz w:val="26"/>
          <w:szCs w:val="26"/>
          <w:highlight w:val="white"/>
        </w:rPr>
        <w:t xml:space="preserve"> уполномоченного органа, текст, выделенный курсивом, излагается в следующей редакции: «по договору, который будет заключен по результатам определения поставщика (подрядчика, исполнителя) (_______ (указать полное наименование документа) от __ года № ____)»;</w:t>
      </w:r>
      <w:r>
        <w:rPr>
          <w:i/>
          <w:iCs/>
          <w:sz w:val="26"/>
          <w:szCs w:val="26"/>
          <w:highlight w:val="white"/>
        </w:rPr>
      </w:r>
      <w:r>
        <w:rPr>
          <w:i/>
          <w:iCs/>
          <w:sz w:val="26"/>
          <w:szCs w:val="26"/>
          <w:highlight w:val="white"/>
        </w:rPr>
      </w:r>
    </w:p>
    <w:p>
      <w:pPr>
        <w:ind w:firstLine="709"/>
        <w:jc w:val="both"/>
        <w:spacing w:line="240" w:lineRule="auto"/>
        <w:widowControl w:val="off"/>
        <w:rPr>
          <w:i/>
          <w:iCs/>
          <w:sz w:val="26"/>
          <w:szCs w:val="26"/>
          <w:highlight w:val="white"/>
        </w:rPr>
        <w:outlineLvl w:val="0"/>
      </w:pPr>
      <w:r>
        <w:rPr>
          <w:rStyle w:val="1904"/>
          <w:i/>
          <w:iCs/>
          <w:sz w:val="26"/>
          <w:szCs w:val="26"/>
          <w:highlight w:val="white"/>
        </w:rPr>
        <w:t xml:space="preserve">- в случае пролонгации независимой гарантии/предоставления независимой гарантии после заключения договора текст, выделенный курсивом, излагается в следующей редакции: «по договору от __ года № ____, именуемый в дальнейшем «Договор». </w:t>
      </w:r>
      <w:r>
        <w:rPr>
          <w:i/>
          <w:iCs/>
          <w:sz w:val="26"/>
          <w:szCs w:val="26"/>
          <w:highlight w:val="white"/>
        </w:rPr>
      </w:r>
      <w:r>
        <w:rPr>
          <w:i/>
          <w:iCs/>
          <w:sz w:val="26"/>
          <w:szCs w:val="26"/>
          <w:highlight w:val="white"/>
        </w:rPr>
      </w:r>
    </w:p>
    <w:p>
      <w:pPr>
        <w:ind w:firstLine="709"/>
        <w:jc w:val="both"/>
        <w:spacing w:line="240" w:lineRule="auto"/>
        <w:widowControl w:val="off"/>
        <w:rPr>
          <w:sz w:val="26"/>
          <w:szCs w:val="26"/>
          <w:highlight w:val="white"/>
        </w:rPr>
        <w:outlineLvl w:val="0"/>
      </w:pPr>
      <w:r>
        <w:rPr>
          <w:rStyle w:val="1904"/>
          <w:sz w:val="26"/>
          <w:szCs w:val="26"/>
          <w:highlight w:val="white"/>
        </w:rPr>
        <w:t xml:space="preserve">Гарант берет на себя безотзывное обязательство выплатить Бенефициару по его первому письменному требованию, денежную сумму в размере __________________ руб.</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Ответственность Гаранта з</w:t>
      </w:r>
      <w:r>
        <w:rPr>
          <w:rStyle w:val="1904"/>
          <w:sz w:val="26"/>
          <w:szCs w:val="26"/>
          <w:highlight w:val="white"/>
        </w:rPr>
        <w:t xml:space="preserve">а неисполнение требования по настоящей независимой гарантии не ограничивается суммой, на которую она выдана. За неисполнение принятых обязательств по независимой гарантии Гарант несет ответственность, предусмотренную законодательством Российской Федерации.</w:t>
      </w:r>
      <w:r>
        <w:rPr>
          <w:sz w:val="26"/>
          <w:szCs w:val="26"/>
          <w:highlight w:val="white"/>
        </w:rPr>
      </w:r>
      <w:r>
        <w:rPr>
          <w:sz w:val="26"/>
          <w:szCs w:val="26"/>
          <w:highlight w:val="white"/>
        </w:rPr>
      </w:r>
    </w:p>
    <w:p>
      <w:pPr>
        <w:ind w:firstLine="709"/>
        <w:jc w:val="both"/>
        <w:spacing w:line="240" w:lineRule="auto"/>
        <w:widowControl w:val="off"/>
        <w:rPr>
          <w:i/>
          <w:iCs/>
          <w:sz w:val="26"/>
          <w:szCs w:val="26"/>
          <w:highlight w:val="white"/>
        </w:rPr>
      </w:pPr>
      <w:r>
        <w:rPr>
          <w:rStyle w:val="1904"/>
          <w:sz w:val="26"/>
          <w:szCs w:val="26"/>
          <w:highlight w:val="white"/>
        </w:rPr>
        <w:t xml:space="preserve">Письменное требование Бенефициара должно сопровождаться копией письменного уведомления Принципала о возврате аванса и справкой Бенефициара о выплаченном авансе.</w:t>
      </w:r>
      <w:r>
        <w:rPr>
          <w:rStyle w:val="1904"/>
          <w:i/>
          <w:iCs/>
          <w:sz w:val="26"/>
          <w:szCs w:val="26"/>
          <w:highlight w:val="white"/>
        </w:rPr>
        <w:t xml:space="preserve"> (</w:t>
      </w:r>
      <w:r>
        <w:rPr>
          <w:rStyle w:val="1904"/>
          <w:sz w:val="26"/>
          <w:szCs w:val="26"/>
          <w:highlight w:val="white"/>
        </w:rPr>
        <w:t xml:space="preserve">Данное условие применимо исключительно в случае, если в качестве нарушения обязательств Принципалом будет указано не исполнение/ненадлежащее исполнение обязанности по возврату неотработанного аванса</w:t>
      </w:r>
      <w:r>
        <w:rPr>
          <w:rStyle w:val="1904"/>
          <w:i/>
          <w:iCs/>
          <w:sz w:val="26"/>
          <w:szCs w:val="26"/>
          <w:highlight w:val="white"/>
        </w:rPr>
        <w:t xml:space="preserve">).*</w:t>
      </w:r>
      <w:r>
        <w:rPr>
          <w:rStyle w:val="1904"/>
          <w:i/>
          <w:iCs/>
          <w:sz w:val="26"/>
          <w:szCs w:val="26"/>
          <w:highlight w:val="white"/>
        </w:rPr>
        <w:t xml:space="preserve"> (* абзац включается в текст гарантии, если гарантия выдана во исполнение обязательств контрагента по возврату авансовых платежей).</w:t>
      </w:r>
      <w:r>
        <w:rPr>
          <w:i/>
          <w:iCs/>
          <w:sz w:val="26"/>
          <w:szCs w:val="26"/>
          <w:highlight w:val="white"/>
        </w:rPr>
      </w:r>
      <w:r>
        <w:rPr>
          <w:i/>
          <w:iCs/>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В письменном требовании Бенефициара должно быть указано, что:</w:t>
      </w:r>
      <w:r>
        <w:rPr>
          <w:sz w:val="26"/>
          <w:szCs w:val="26"/>
          <w:highlight w:val="white"/>
        </w:rPr>
      </w:r>
      <w:r>
        <w:rPr>
          <w:sz w:val="26"/>
          <w:szCs w:val="26"/>
          <w:highlight w:val="white"/>
        </w:rPr>
      </w:r>
    </w:p>
    <w:p>
      <w:pPr>
        <w:ind w:firstLine="709"/>
        <w:jc w:val="both"/>
        <w:spacing w:line="240" w:lineRule="auto"/>
        <w:widowControl w:val="off"/>
        <w:rPr>
          <w:i/>
          <w:iCs/>
          <w:sz w:val="26"/>
          <w:szCs w:val="26"/>
          <w:highlight w:val="white"/>
        </w:rPr>
      </w:pPr>
      <w:r>
        <w:rPr>
          <w:rStyle w:val="1904"/>
          <w:sz w:val="26"/>
          <w:szCs w:val="26"/>
          <w:highlight w:val="white"/>
        </w:rPr>
        <w:t xml:space="preserve">- Принципал не исполнил обязательства по Договору и не исполнил обязанность по возврату авансовой задолженности в установленный Договором срок* </w:t>
      </w:r>
      <w:r>
        <w:rPr>
          <w:rStyle w:val="1904"/>
          <w:i/>
          <w:iCs/>
          <w:sz w:val="26"/>
          <w:szCs w:val="26"/>
          <w:highlight w:val="white"/>
        </w:rPr>
        <w:t xml:space="preserve">(*включается в текст гарантии, если Гарантия выдана во исполнение обязательств контрагента по возврату авансовых платежей) </w:t>
      </w:r>
      <w:r>
        <w:rPr>
          <w:rStyle w:val="1904"/>
          <w:iCs/>
          <w:sz w:val="26"/>
          <w:szCs w:val="26"/>
          <w:highlight w:val="white"/>
        </w:rPr>
        <w:t xml:space="preserve">и/или;</w:t>
      </w:r>
      <w:r>
        <w:rPr>
          <w:i/>
          <w:iCs/>
          <w:sz w:val="26"/>
          <w:szCs w:val="26"/>
          <w:highlight w:val="white"/>
        </w:rPr>
      </w:r>
      <w:r>
        <w:rPr>
          <w:i/>
          <w:iCs/>
          <w:sz w:val="26"/>
          <w:szCs w:val="26"/>
          <w:highlight w:val="white"/>
        </w:rPr>
      </w:r>
    </w:p>
    <w:p>
      <w:pPr>
        <w:ind w:firstLine="709"/>
        <w:jc w:val="both"/>
        <w:spacing w:line="240" w:lineRule="auto"/>
        <w:widowControl w:val="off"/>
        <w:rPr>
          <w:iCs/>
          <w:sz w:val="26"/>
          <w:szCs w:val="26"/>
          <w:highlight w:val="white"/>
        </w:rPr>
      </w:pPr>
      <w:r>
        <w:rPr>
          <w:rStyle w:val="1904"/>
          <w:sz w:val="26"/>
          <w:szCs w:val="26"/>
          <w:highlight w:val="white"/>
        </w:rPr>
        <w:t xml:space="preserve">- Принципал не исполнил (не надлежаще исполнил) свои обязательства по Договору *</w:t>
      </w:r>
      <w:r>
        <w:rPr>
          <w:rStyle w:val="1904"/>
          <w:i/>
          <w:iCs/>
          <w:sz w:val="26"/>
          <w:szCs w:val="26"/>
          <w:highlight w:val="white"/>
        </w:rPr>
        <w:t xml:space="preserve">(*включается в текст гарантии, если Гарантия выдана во исполнение обязательств контрагента) </w:t>
      </w:r>
      <w:r>
        <w:rPr>
          <w:rStyle w:val="1904"/>
          <w:iCs/>
          <w:sz w:val="26"/>
          <w:szCs w:val="26"/>
          <w:highlight w:val="white"/>
        </w:rPr>
        <w:t xml:space="preserve">и/или;</w:t>
      </w:r>
      <w:r>
        <w:rPr>
          <w:iCs/>
          <w:sz w:val="26"/>
          <w:szCs w:val="26"/>
          <w:highlight w:val="white"/>
        </w:rPr>
      </w:r>
      <w:r>
        <w:rPr>
          <w:iCs/>
          <w:sz w:val="26"/>
          <w:szCs w:val="26"/>
          <w:highlight w:val="white"/>
        </w:rPr>
      </w:r>
    </w:p>
    <w:p>
      <w:pPr>
        <w:ind w:firstLine="709"/>
        <w:jc w:val="both"/>
        <w:spacing w:line="240" w:lineRule="auto"/>
        <w:widowControl w:val="off"/>
        <w:rPr>
          <w:i/>
          <w:iCs/>
          <w:sz w:val="26"/>
          <w:szCs w:val="26"/>
          <w:highlight w:val="white"/>
        </w:rPr>
      </w:pPr>
      <w:r>
        <w:rPr>
          <w:rStyle w:val="1904"/>
          <w:sz w:val="26"/>
          <w:szCs w:val="26"/>
          <w:highlight w:val="white"/>
        </w:rPr>
        <w:t xml:space="preserve">- Принципал не исполнил (не надлежаще исполнил) свои обязательства в гарантийный срок, предусмотренный Договором, в том числе в случае неисполнения Принци</w:t>
      </w:r>
      <w:r>
        <w:rPr>
          <w:rStyle w:val="1904"/>
          <w:sz w:val="26"/>
          <w:szCs w:val="26"/>
          <w:highlight w:val="white"/>
        </w:rPr>
        <w:t xml:space="preserve">палом обязательств по продлению независимой гарантии на новый срок (в случае предоставления гарантии на часть срока), по возмещению любых расходов, возникших у Бенефициара в гарантийный период в связи с заменой дефектных материалов и оборудования, а также </w:t>
      </w:r>
      <w:r>
        <w:rPr>
          <w:rStyle w:val="1904"/>
          <w:sz w:val="26"/>
          <w:szCs w:val="26"/>
          <w:highlight w:val="white"/>
        </w:rPr>
        <w:t xml:space="preserve">в связи с устранением дефектов и недоделок собственными силами или силами других организаций, без споров и возражений с нашей стороны, не требуя от Бенефициара доказательств или обоснований требования на определенную в настоящей независимой гарантии сумму </w:t>
      </w:r>
      <w:r>
        <w:rPr>
          <w:rStyle w:val="1904"/>
          <w:i/>
          <w:iCs/>
          <w:sz w:val="26"/>
          <w:szCs w:val="26"/>
          <w:highlight w:val="white"/>
        </w:rPr>
        <w:t xml:space="preserve">(*включается в текст гарантии, если Гарантия выдана во исполнение гарантийных обязательств контрагента).</w:t>
      </w:r>
      <w:r>
        <w:rPr>
          <w:i/>
          <w:iCs/>
          <w:sz w:val="26"/>
          <w:szCs w:val="26"/>
          <w:highlight w:val="white"/>
        </w:rPr>
      </w:r>
      <w:r>
        <w:rPr>
          <w:i/>
          <w:iCs/>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по получении от Бенефициара письм</w:t>
      </w:r>
      <w:r>
        <w:rPr>
          <w:rStyle w:val="1904"/>
          <w:sz w:val="26"/>
          <w:szCs w:val="26"/>
          <w:highlight w:val="white"/>
        </w:rPr>
        <w:t xml:space="preserve">енного требования о выплате денежной суммы по настоящей независимой гарантии обязуется в течение 10 рабочих дней с момента получения требования от Бенефициара, соответствующего условиям настоящей независимой гарантии, при отсутствии предусмотренных Граждан</w:t>
      </w:r>
      <w:r>
        <w:rPr>
          <w:rStyle w:val="1904"/>
          <w:sz w:val="26"/>
          <w:szCs w:val="26"/>
          <w:highlight w:val="white"/>
        </w:rPr>
        <w:t xml:space="preserve">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 Расходы, возникающие в связи с перечислением денежных средств, несет Гарант.</w:t>
      </w:r>
      <w:r>
        <w:rPr>
          <w:sz w:val="26"/>
          <w:szCs w:val="26"/>
          <w:highlight w:val="white"/>
        </w:rPr>
      </w:r>
      <w:r>
        <w:rPr>
          <w:sz w:val="26"/>
          <w:szCs w:val="26"/>
          <w:highlight w:val="white"/>
        </w:rPr>
      </w:r>
    </w:p>
    <w:p>
      <w:pPr>
        <w:ind w:firstLine="709"/>
        <w:jc w:val="both"/>
        <w:spacing w:line="240" w:lineRule="auto"/>
        <w:widowControl w:val="off"/>
        <w:rPr>
          <w:rFonts w:ascii="Times New Roman" w:hAnsi="Times New Roman" w:cs="Times New Roman"/>
          <w:sz w:val="24"/>
          <w:szCs w:val="24"/>
          <w:highlight w:val="white"/>
        </w:rPr>
      </w:pPr>
      <w:r>
        <w:rPr>
          <w:rFonts w:ascii="Times New Roman" w:hAnsi="Times New Roman" w:eastAsia="Times New Roman" w:cs="Times New Roman"/>
          <w:sz w:val="24"/>
          <w:szCs w:val="24"/>
          <w:highlight w:val="white"/>
        </w:rPr>
      </w:r>
      <w:r>
        <w:rPr>
          <w:rFonts w:ascii="Times New Roman" w:hAnsi="Times New Roman" w:eastAsia="Times New Roman" w:cs="Times New Roman"/>
          <w:sz w:val="24"/>
          <w:szCs w:val="24"/>
          <w:highlight w:val="white"/>
        </w:rPr>
        <w:t xml:space="preserve">Бенефициар   вправе   предъявить   несколько   требований   о   выплате   частиденежной   суммы   по   настоящей   независимой   гарантии.   Частичные   выплаты,производимые Гарантом Бенефициару, уменьшают сумму независимой гарантии наразмер   произведенно</w:t>
      </w:r>
      <w:r>
        <w:rPr>
          <w:rFonts w:ascii="Times New Roman" w:hAnsi="Times New Roman" w:eastAsia="Times New Roman" w:cs="Times New Roman"/>
          <w:sz w:val="24"/>
          <w:szCs w:val="24"/>
          <w:highlight w:val="white"/>
        </w:rPr>
        <w:t xml:space="preserve">й   частичной   выплаты,   но   не   прекращают   и   не   делаютнедействительной независимую гарантию в оставшейся части</w:t>
      </w:r>
      <w:r>
        <w:rPr>
          <w:rFonts w:ascii="Times New Roman" w:hAnsi="Times New Roman" w:eastAsia="Times New Roman" w:cs="Times New Roman"/>
          <w:sz w:val="24"/>
          <w:szCs w:val="24"/>
          <w:highlight w:val="white"/>
        </w:rPr>
        <w:t xml:space="preserve">.</w:t>
      </w:r>
      <w:r>
        <w:rPr>
          <w:rFonts w:ascii="Times New Roman" w:hAnsi="Times New Roman" w:cs="Times New Roman"/>
          <w:sz w:val="24"/>
          <w:szCs w:val="24"/>
          <w:highlight w:val="white"/>
        </w:rPr>
      </w:r>
      <w:r>
        <w:rPr>
          <w:rFonts w:ascii="Times New Roman" w:hAnsi="Times New Roman" w:cs="Times New Roman"/>
          <w:sz w:val="24"/>
          <w:szCs w:val="24"/>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Гарантия не может быть отозвана Гарантом. Передача права требования по настоящей гарантии не допускается.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Настоящая гарантия вступает в силу с _________20___года и действует по _________20___года (включительно).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требование платежа должно быть направлено Гаранту до 24 часов 00 минут __________20___ года по </w:t>
      </w:r>
      <w:r>
        <w:rPr>
          <w:rStyle w:val="1904"/>
          <w:sz w:val="26"/>
          <w:szCs w:val="26"/>
          <w:highlight w:val="white"/>
        </w:rPr>
        <w:t xml:space="preserve">адресу:_</w:t>
      </w:r>
      <w:r>
        <w:rPr>
          <w:rStyle w:val="1904"/>
          <w:sz w:val="26"/>
          <w:szCs w:val="26"/>
          <w:highlight w:val="white"/>
        </w:rPr>
        <w:t xml:space="preserve">____________ посредством почтовой связи либо передано непосредственно по адресу:____________________.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Настоящая Гарантия может быть изменена Гарантом с письменного согласия Бенефициара. Все изменения к настоящей Гарантии должны быть оформлены в виде письменного документа - изменения к независимой гарантии.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согласие Бенефициар</w:t>
      </w:r>
      <w:r>
        <w:rPr>
          <w:rStyle w:val="1904"/>
          <w:sz w:val="26"/>
          <w:szCs w:val="26"/>
          <w:highlight w:val="white"/>
        </w:rPr>
        <w:t xml:space="preserve">а на изменение соответствующих условий настоящей гарантии направляется Гаранту до внесения изменений в гарантию. Изменения в условия гарантии вступают в силу с даты их выпуска Гарантом, если иной момент вступления их в силу не определен в таких изменениях.</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передает сведения о Принципале, определенные ст. 4 Федерального закона от 30.12.200</w:t>
      </w:r>
      <w:r>
        <w:rPr>
          <w:rStyle w:val="1904"/>
          <w:sz w:val="26"/>
          <w:szCs w:val="26"/>
          <w:highlight w:val="white"/>
        </w:rPr>
        <w:t xml:space="preserve">4 № 218-ФЗ «О кредитных историях», хотя бы в одно бюро кредитных историй, включенное в государственный реестр бюро кредитных историй, без получения согласия Принципала на их представление в соответствии с требованиями ч. 3.1 и ч. 4 ст. 5 указанного Закона.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Действие настоящей независимой гарантии регулируется законодательством Российской Федерации. Все споры, возникающие в связи с действительностью, толкованием или исполнением настоящей независимой гарантии, подлежат рассмотрению в Арбитражном суде _________ </w:t>
      </w:r>
      <w:r>
        <w:rPr>
          <w:rStyle w:val="1904"/>
          <w:i/>
          <w:iCs/>
          <w:sz w:val="26"/>
          <w:szCs w:val="26"/>
          <w:highlight w:val="white"/>
        </w:rPr>
        <w:t xml:space="preserve">(указывается арбитражный суд по месту нахождения бенефициара)</w:t>
      </w:r>
      <w:r>
        <w:rPr>
          <w:rStyle w:val="1904"/>
          <w:sz w:val="26"/>
          <w:szCs w:val="26"/>
          <w:highlight w:val="white"/>
        </w:rPr>
        <w:t xml:space="preserve">.</w:t>
      </w:r>
      <w:r>
        <w:rPr>
          <w:sz w:val="26"/>
          <w:szCs w:val="26"/>
          <w:highlight w:val="white"/>
        </w:rPr>
      </w:r>
      <w:r>
        <w:rPr>
          <w:sz w:val="26"/>
          <w:szCs w:val="26"/>
          <w:highlight w:val="white"/>
        </w:rPr>
      </w:r>
    </w:p>
    <w:p>
      <w:pPr>
        <w:jc w:val="both"/>
        <w:spacing w:line="240" w:lineRule="auto"/>
        <w:widowControl w:val="off"/>
        <w:rPr>
          <w:rStyle w:val="1905"/>
          <w:highlight w:val="white"/>
        </w:rPr>
      </w:pPr>
      <w:r>
        <w:rPr>
          <w:rStyle w:val="1905"/>
          <w:highlight w:val="white"/>
        </w:rPr>
      </w:r>
      <w:r>
        <w:rPr>
          <w:rStyle w:val="1905"/>
          <w:highlight w:val="white"/>
        </w:rPr>
      </w:r>
      <w:r>
        <w:rPr>
          <w:rStyle w:val="1905"/>
          <w:highlight w:val="white"/>
        </w:rPr>
      </w:r>
    </w:p>
    <w:p>
      <w:pPr>
        <w:jc w:val="both"/>
        <w:spacing w:line="240" w:lineRule="auto"/>
        <w:widowControl w:val="off"/>
        <w:rPr>
          <w:rStyle w:val="1905"/>
          <w:highlight w:val="white"/>
        </w:rPr>
      </w:pPr>
      <w:r>
        <w:rPr>
          <w:rStyle w:val="1905"/>
          <w:highlight w:val="white"/>
        </w:rPr>
      </w:r>
      <w:r>
        <w:rPr>
          <w:rStyle w:val="1905"/>
          <w:highlight w:val="white"/>
        </w:rPr>
      </w:r>
      <w:r>
        <w:rPr>
          <w:rStyle w:val="1905"/>
          <w:highlight w:val="white"/>
        </w:rPr>
      </w:r>
    </w:p>
    <w:tbl>
      <w:tblPr>
        <w:tblW w:w="0"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left w:w="0" w:type="dxa"/>
          <w:right w:w="0" w:type="dxa"/>
        </w:tblCellMar>
        <w:tblLook w:val="04A0" w:firstRow="1" w:lastRow="0" w:firstColumn="1" w:lastColumn="0" w:noHBand="0" w:noVBand="1"/>
      </w:tblPr>
      <w:tblGrid>
        <w:gridCol w:w="3115"/>
        <w:gridCol w:w="3115"/>
        <w:gridCol w:w="3115"/>
      </w:tblGrid>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sz w:val="26"/>
                <w:szCs w:val="26"/>
                <w:highlight w:val="white"/>
              </w:rPr>
              <w:t xml:space="preserve">Представитель </w:t>
            </w:r>
            <w:r>
              <w:rPr>
                <w:rStyle w:val="1904"/>
                <w:i/>
                <w:iCs/>
                <w:sz w:val="26"/>
                <w:szCs w:val="26"/>
                <w:highlight w:val="white"/>
              </w:rPr>
              <w:t xml:space="preserve">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sz w:val="26"/>
                <w:szCs w:val="26"/>
                <w:highlight w:val="white"/>
              </w:rPr>
              <w:t xml:space="preserve">______________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sz w:val="26"/>
                <w:szCs w:val="26"/>
                <w:highlight w:val="white"/>
              </w:rPr>
              <w:t xml:space="preserve">_____________</w:t>
            </w:r>
            <w:r>
              <w:rPr>
                <w:highlight w:val="white"/>
              </w:rPr>
            </w:r>
            <w:r>
              <w:rPr>
                <w:highlight w:val="white"/>
              </w:rPr>
            </w:r>
          </w:p>
        </w:tc>
      </w:tr>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(наименование Гаранта)</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(подпись)</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(Ф. И. О) </w:t>
            </w:r>
            <w:r>
              <w:rPr>
                <w:highlight w:val="white"/>
              </w:rPr>
            </w:r>
            <w:r>
              <w:rPr>
                <w:highlight w:val="white"/>
              </w:rPr>
            </w:r>
          </w:p>
        </w:tc>
      </w:tr>
    </w:tbl>
    <w:p>
      <w:pPr>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p>
      <w:pPr>
        <w:jc w:val="center"/>
        <w:spacing w:line="240" w:lineRule="auto"/>
        <w:widowControl w:val="off"/>
        <w:rPr>
          <w:rStyle w:val="1904"/>
          <w:highlight w:val="white"/>
        </w:rPr>
      </w:pPr>
      <w:r>
        <w:rPr>
          <w:rStyle w:val="1904"/>
          <w:sz w:val="26"/>
          <w:szCs w:val="26"/>
          <w:highlight w:val="white"/>
        </w:rPr>
        <w:t xml:space="preserve">                                        </w:t>
      </w:r>
      <w:r>
        <w:rPr>
          <w:rStyle w:val="1904"/>
          <w:sz w:val="26"/>
          <w:szCs w:val="26"/>
          <w:highlight w:val="white"/>
        </w:rPr>
        <w:t xml:space="preserve">м.п</w:t>
      </w:r>
      <w:r>
        <w:rPr>
          <w:rStyle w:val="1904"/>
          <w:sz w:val="26"/>
          <w:szCs w:val="26"/>
          <w:highlight w:val="white"/>
        </w:rPr>
        <w:t xml:space="preserve">.</w:t>
      </w:r>
      <w:r>
        <w:rPr>
          <w:rStyle w:val="1904"/>
          <w:highlight w:val="white"/>
        </w:rPr>
      </w:r>
      <w:r>
        <w:rPr>
          <w:rStyle w:val="1904"/>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ind w:left="6946" w:firstLine="0"/>
        <w:keepNext w:val="0"/>
        <w:spacing w:line="240" w:lineRule="auto"/>
        <w:rPr>
          <w:highlight w:val="white"/>
        </w:rPr>
      </w:pPr>
      <w:r>
        <w:rPr>
          <w:highlight w:val="white"/>
        </w:rPr>
        <w:br w:type="page" w:clear="all"/>
      </w:r>
      <w:r>
        <w:rPr>
          <w:highlight w:val="white"/>
        </w:rPr>
        <w:t xml:space="preserve">Приложение 8</w:t>
      </w:r>
      <w:r>
        <w:rPr>
          <w:highlight w:val="white"/>
        </w:rPr>
        <w:t xml:space="preserve">.4.</w:t>
      </w:r>
      <w:r>
        <w:rPr>
          <w:highlight w:val="white"/>
        </w:rPr>
      </w:r>
      <w:r>
        <w:rPr>
          <w:highlight w:val="white"/>
        </w:rPr>
      </w:r>
    </w:p>
    <w:p>
      <w:pPr>
        <w:pStyle w:val="1346"/>
        <w:ind w:left="6946" w:firstLine="0"/>
        <w:keepNext w:val="0"/>
        <w:spacing w:line="240" w:lineRule="auto"/>
        <w:rPr>
          <w:highlight w:val="white"/>
        </w:rPr>
      </w:pPr>
      <w:r>
        <w:rPr>
          <w:highlight w:val="white"/>
        </w:rPr>
        <w:t xml:space="preserve">к Договору поставки</w:t>
      </w:r>
      <w:r>
        <w:rPr>
          <w:highlight w:val="white"/>
        </w:rPr>
        <w:t xml:space="preserve"> продукции</w:t>
      </w:r>
      <w:r>
        <w:rPr>
          <w:highlight w:val="white"/>
        </w:rPr>
      </w:r>
      <w:r>
        <w:rPr>
          <w:highlight w:val="white"/>
        </w:rPr>
      </w:r>
    </w:p>
    <w:p>
      <w:pPr>
        <w:pStyle w:val="1346"/>
        <w:ind w:left="6946" w:firstLine="0"/>
        <w:keepNext w:val="0"/>
        <w:spacing w:line="240" w:lineRule="auto"/>
        <w:rPr>
          <w:highlight w:val="white"/>
        </w:rPr>
      </w:pPr>
      <w:r>
        <w:rPr>
          <w:highlight w:val="white"/>
        </w:rPr>
        <w:t xml:space="preserve">от «___» ________ _ г. № ____</w:t>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jc w:val="center"/>
        <w:keepNext w:val="0"/>
        <w:spacing w:line="240" w:lineRule="auto"/>
        <w:rPr>
          <w:b/>
          <w:sz w:val="26"/>
          <w:szCs w:val="26"/>
          <w:highlight w:val="white"/>
        </w:rPr>
      </w:pPr>
      <w:r>
        <w:rPr>
          <w:b/>
          <w:sz w:val="26"/>
          <w:szCs w:val="26"/>
          <w:highlight w:val="white"/>
        </w:rPr>
        <w:t xml:space="preserve">Форма</w:t>
      </w:r>
      <w:r>
        <w:rPr>
          <w:b/>
          <w:sz w:val="26"/>
          <w:szCs w:val="26"/>
          <w:highlight w:val="white"/>
        </w:rPr>
      </w:r>
      <w:r>
        <w:rPr>
          <w:b/>
          <w:sz w:val="26"/>
          <w:szCs w:val="26"/>
          <w:highlight w:val="white"/>
        </w:rPr>
      </w:r>
    </w:p>
    <w:p>
      <w:pPr>
        <w:pStyle w:val="1346"/>
        <w:jc w:val="center"/>
        <w:keepNext w:val="0"/>
        <w:spacing w:line="240" w:lineRule="auto"/>
        <w:rPr>
          <w:b/>
          <w:i/>
          <w:sz w:val="26"/>
          <w:szCs w:val="26"/>
          <w:highlight w:val="white"/>
        </w:rPr>
      </w:pPr>
      <w:r>
        <w:rPr>
          <w:b/>
          <w:i/>
          <w:sz w:val="26"/>
          <w:szCs w:val="26"/>
          <w:highlight w:val="white"/>
        </w:rPr>
        <w:t xml:space="preserve">независимой гарантии обеспечения гарантийных о</w:t>
      </w:r>
      <w:r>
        <w:rPr>
          <w:b/>
          <w:i/>
          <w:sz w:val="26"/>
          <w:szCs w:val="26"/>
          <w:highlight w:val="white"/>
        </w:rPr>
        <w:t xml:space="preserve">бязательств</w:t>
      </w:r>
      <w:r>
        <w:rPr>
          <w:b/>
          <w:i/>
          <w:sz w:val="26"/>
          <w:szCs w:val="26"/>
          <w:highlight w:val="white"/>
        </w:rPr>
      </w:r>
      <w:r>
        <w:rPr>
          <w:b/>
          <w:i/>
          <w:sz w:val="26"/>
          <w:szCs w:val="26"/>
          <w:highlight w:val="white"/>
        </w:rPr>
      </w:r>
    </w:p>
    <w:p>
      <w:pPr>
        <w:pStyle w:val="1346"/>
        <w:keepNext w:val="0"/>
        <w:spacing w:line="240" w:lineRule="auto"/>
        <w:rPr>
          <w:highlight w:val="white"/>
        </w:rPr>
      </w:pPr>
      <w:r>
        <w:rPr>
          <w:highlight w:val="white"/>
        </w:rPr>
      </w:r>
      <w:r>
        <w:rPr>
          <w:highlight w:val="white"/>
        </w:rPr>
      </w:r>
      <w:r>
        <w:rPr>
          <w:highlight w:val="white"/>
        </w:rPr>
      </w:r>
    </w:p>
    <w:p>
      <w:pPr>
        <w:jc w:val="center"/>
        <w:spacing w:line="240" w:lineRule="auto"/>
        <w:widowControl w:val="off"/>
        <w:rPr>
          <w:b/>
          <w:bCs/>
          <w:sz w:val="26"/>
          <w:szCs w:val="26"/>
          <w:highlight w:val="white"/>
        </w:rPr>
      </w:pPr>
      <w:r>
        <w:rPr>
          <w:rStyle w:val="1904"/>
          <w:b/>
          <w:bCs/>
          <w:sz w:val="26"/>
          <w:szCs w:val="26"/>
          <w:highlight w:val="white"/>
        </w:rPr>
        <w:t xml:space="preserve">НЕЗАВИСИМАЯ ГАРАНТИЯ №</w:t>
      </w:r>
      <w:r>
        <w:rPr>
          <w:b/>
          <w:bCs/>
          <w:sz w:val="26"/>
          <w:szCs w:val="26"/>
          <w:highlight w:val="white"/>
        </w:rPr>
      </w:r>
      <w:r>
        <w:rPr>
          <w:b/>
          <w:bCs/>
          <w:sz w:val="26"/>
          <w:szCs w:val="26"/>
          <w:highlight w:val="white"/>
        </w:rPr>
      </w:r>
    </w:p>
    <w:p>
      <w:pPr>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p>
      <w:pPr>
        <w:jc w:val="both"/>
        <w:spacing w:line="240" w:lineRule="auto"/>
        <w:widowControl w:val="off"/>
        <w:rPr>
          <w:sz w:val="26"/>
          <w:szCs w:val="26"/>
          <w:highlight w:val="white"/>
        </w:rPr>
      </w:pPr>
      <w:r>
        <w:rPr>
          <w:rStyle w:val="1904"/>
          <w:sz w:val="26"/>
          <w:szCs w:val="26"/>
          <w:highlight w:val="white"/>
        </w:rPr>
        <w:t xml:space="preserve">г. ________</w:t>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t xml:space="preserve">        </w:t>
      </w:r>
      <w:r>
        <w:rPr>
          <w:rStyle w:val="1904"/>
          <w:sz w:val="26"/>
          <w:szCs w:val="26"/>
          <w:highlight w:val="white"/>
        </w:rPr>
        <w:t xml:space="preserve">   «</w:t>
      </w:r>
      <w:r>
        <w:rPr>
          <w:rStyle w:val="1904"/>
          <w:sz w:val="26"/>
          <w:szCs w:val="26"/>
          <w:highlight w:val="white"/>
        </w:rPr>
        <w:t xml:space="preserve">___»___________20__ г.</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Мы информированы о том, что «___» ______20__года _____________________ </w:t>
      </w:r>
      <w:r>
        <w:rPr>
          <w:rStyle w:val="1904"/>
          <w:i/>
          <w:iCs/>
          <w:sz w:val="26"/>
          <w:szCs w:val="26"/>
          <w:highlight w:val="white"/>
        </w:rPr>
        <w:t xml:space="preserve">(наименование, ОГРН или ИНН), </w:t>
      </w:r>
      <w:r>
        <w:rPr>
          <w:rStyle w:val="1904"/>
          <w:sz w:val="26"/>
          <w:szCs w:val="26"/>
          <w:highlight w:val="white"/>
        </w:rPr>
        <w:t xml:space="preserve">именуемое в дальнейшем «Принципал», заключило Договор № ____, именуемый в дальнейшем «Договор», с _____________________ (</w:t>
      </w:r>
      <w:r>
        <w:rPr>
          <w:rStyle w:val="1904"/>
          <w:i/>
          <w:iCs/>
          <w:sz w:val="26"/>
          <w:szCs w:val="26"/>
          <w:highlight w:val="white"/>
        </w:rPr>
        <w:t xml:space="preserve">наименование бенефициара, ОГРН и/или ИНН),</w:t>
      </w:r>
      <w:r>
        <w:rPr>
          <w:rStyle w:val="1904"/>
          <w:sz w:val="26"/>
          <w:szCs w:val="26"/>
          <w:highlight w:val="white"/>
        </w:rPr>
        <w:t xml:space="preserve"> именуемым в дальнейшем «Бенефициар»</w:t>
      </w:r>
      <w:r>
        <w:rPr>
          <w:rStyle w:val="1904"/>
          <w:i/>
          <w:iCs/>
          <w:sz w:val="26"/>
          <w:szCs w:val="26"/>
          <w:highlight w:val="white"/>
        </w:rPr>
        <w:t xml:space="preserve">.</w:t>
      </w:r>
      <w:r>
        <w:rPr>
          <w:rStyle w:val="1904"/>
          <w:sz w:val="26"/>
          <w:szCs w:val="26"/>
          <w:highlight w:val="white"/>
        </w:rPr>
        <w:t xml:space="preserve"> В соответствии с условиями Договора Принципал обязан предоставить Бенефициару финансовое обеспечение исполнения гарантийных обязательств по Договору в виде независимой гарантии.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Учитывая вышеизложенное, по просьбе Принципала, мы, _____________________________ </w:t>
      </w:r>
      <w:r>
        <w:rPr>
          <w:rStyle w:val="1904"/>
          <w:i/>
          <w:iCs/>
          <w:sz w:val="26"/>
          <w:szCs w:val="26"/>
          <w:highlight w:val="white"/>
        </w:rPr>
        <w:t xml:space="preserve">(наименование гаранта, ОГРН или ИНН), Генеральная/Универсальная</w:t>
      </w:r>
      <w:r>
        <w:rPr>
          <w:rStyle w:val="1904"/>
          <w:sz w:val="26"/>
          <w:szCs w:val="26"/>
          <w:highlight w:val="white"/>
        </w:rPr>
        <w:t xml:space="preserve"> </w:t>
      </w:r>
      <w:r>
        <w:rPr>
          <w:rStyle w:val="1904"/>
          <w:i/>
          <w:iCs/>
          <w:sz w:val="26"/>
          <w:szCs w:val="26"/>
          <w:highlight w:val="white"/>
        </w:rPr>
        <w:t xml:space="preserve">(выбрать нужное)</w:t>
      </w:r>
      <w:r>
        <w:rPr>
          <w:rStyle w:val="1904"/>
          <w:sz w:val="26"/>
          <w:szCs w:val="26"/>
          <w:highlight w:val="white"/>
        </w:rPr>
        <w:t xml:space="preserve"> лицензия на осуществление банковских операций от _</w:t>
      </w:r>
      <w:r>
        <w:rPr>
          <w:rStyle w:val="1904"/>
          <w:i/>
          <w:iCs/>
          <w:sz w:val="26"/>
          <w:szCs w:val="26"/>
          <w:highlight w:val="white"/>
        </w:rPr>
        <w:t xml:space="preserve">________</w:t>
      </w:r>
      <w:r>
        <w:rPr>
          <w:rStyle w:val="1904"/>
          <w:sz w:val="26"/>
          <w:szCs w:val="26"/>
          <w:highlight w:val="white"/>
        </w:rPr>
        <w:t xml:space="preserve"> года № </w:t>
      </w:r>
      <w:r>
        <w:rPr>
          <w:rStyle w:val="1904"/>
          <w:i/>
          <w:iCs/>
          <w:sz w:val="26"/>
          <w:szCs w:val="26"/>
          <w:highlight w:val="white"/>
        </w:rPr>
        <w:t xml:space="preserve">____ / реквизиты иных документов, подтверждающих наличие у организации права на выдачу независимых гарантий</w:t>
      </w:r>
      <w:r>
        <w:rPr>
          <w:rStyle w:val="1904"/>
          <w:i/>
          <w:iCs/>
          <w:sz w:val="26"/>
          <w:szCs w:val="26"/>
          <w:highlight w:val="white"/>
          <w:vertAlign w:val="superscript"/>
        </w:rPr>
        <w:footnoteReference w:id="40"/>
        <w:t xml:space="preserve">1</w:t>
      </w:r>
      <w:r>
        <w:rPr>
          <w:rStyle w:val="1904"/>
          <w:i/>
          <w:iCs/>
          <w:sz w:val="26"/>
          <w:szCs w:val="26"/>
          <w:highlight w:val="white"/>
        </w:rPr>
        <w:t xml:space="preserve">), </w:t>
      </w:r>
      <w:r>
        <w:rPr>
          <w:rStyle w:val="1904"/>
          <w:sz w:val="26"/>
          <w:szCs w:val="26"/>
          <w:highlight w:val="white"/>
        </w:rPr>
        <w:t xml:space="preserve">далее именуемый «Гарант», в лице </w:t>
      </w:r>
      <w:r>
        <w:rPr>
          <w:rStyle w:val="1904"/>
          <w:i/>
          <w:iCs/>
          <w:sz w:val="26"/>
          <w:szCs w:val="26"/>
          <w:highlight w:val="white"/>
        </w:rPr>
        <w:t xml:space="preserve">_____________(Ф.</w:t>
      </w:r>
      <w:r>
        <w:rPr>
          <w:rStyle w:val="1904"/>
          <w:i/>
          <w:iCs/>
          <w:sz w:val="26"/>
          <w:szCs w:val="26"/>
          <w:highlight w:val="white"/>
        </w:rPr>
        <w:t xml:space="preserve"> </w:t>
      </w:r>
      <w:r>
        <w:rPr>
          <w:rStyle w:val="1904"/>
          <w:i/>
          <w:iCs/>
          <w:sz w:val="26"/>
          <w:szCs w:val="26"/>
          <w:highlight w:val="white"/>
        </w:rPr>
        <w:t xml:space="preserve">И.</w:t>
      </w:r>
      <w:r>
        <w:rPr>
          <w:rStyle w:val="1904"/>
          <w:i/>
          <w:iCs/>
          <w:sz w:val="26"/>
          <w:szCs w:val="26"/>
          <w:highlight w:val="white"/>
        </w:rPr>
        <w:t xml:space="preserve"> </w:t>
      </w:r>
      <w:r>
        <w:rPr>
          <w:rStyle w:val="1904"/>
          <w:i/>
          <w:iCs/>
          <w:sz w:val="26"/>
          <w:szCs w:val="26"/>
          <w:highlight w:val="white"/>
        </w:rPr>
        <w:t xml:space="preserve">О. уполномоченного действовать от имени гаранта лица)</w:t>
      </w:r>
      <w:r>
        <w:rPr>
          <w:rStyle w:val="1904"/>
          <w:sz w:val="26"/>
          <w:szCs w:val="26"/>
          <w:highlight w:val="white"/>
        </w:rPr>
        <w:t xml:space="preserve">, действующего на основании </w:t>
      </w:r>
      <w:r>
        <w:rPr>
          <w:rStyle w:val="1904"/>
          <w:i/>
          <w:iCs/>
          <w:sz w:val="26"/>
          <w:szCs w:val="26"/>
          <w:highlight w:val="white"/>
        </w:rPr>
        <w:t xml:space="preserve">_______________ (наименование и реквизиты документа о наделении полномочиями подписанта настоящей гарантии</w:t>
      </w:r>
      <w:r>
        <w:rPr>
          <w:rStyle w:val="1905"/>
          <w:highlight w:val="white"/>
        </w:rPr>
        <w:t xml:space="preserve">)</w:t>
      </w:r>
      <w:r>
        <w:rPr>
          <w:rStyle w:val="1904"/>
          <w:sz w:val="26"/>
          <w:szCs w:val="26"/>
          <w:highlight w:val="white"/>
        </w:rPr>
        <w:t xml:space="preserve">, настоящим принимаем на себя безусловное и безотзывное обязательство уплатить Бенефициару любую сумму или суммы, не превышающие в итоге __________ </w:t>
      </w:r>
      <w:r>
        <w:rPr>
          <w:rStyle w:val="1904"/>
          <w:i/>
          <w:iCs/>
          <w:sz w:val="26"/>
          <w:szCs w:val="26"/>
          <w:highlight w:val="white"/>
        </w:rPr>
        <w:t xml:space="preserve">(сумма цифрами и прописью),</w:t>
      </w:r>
      <w:r>
        <w:rPr>
          <w:rStyle w:val="1904"/>
          <w:sz w:val="26"/>
          <w:szCs w:val="26"/>
          <w:highlight w:val="white"/>
        </w:rPr>
        <w:t xml:space="preserve"> по получении нами письменного требования Бенефициара, указывающего, что Принципал не исполнил (ненадлежащим образом исполнил) свои обязательства в гарантийный срок, предусмотренный Договором, в том числе в случае неисполнения Принципало</w:t>
      </w:r>
      <w:r>
        <w:rPr>
          <w:rStyle w:val="1904"/>
          <w:sz w:val="26"/>
          <w:szCs w:val="26"/>
          <w:highlight w:val="white"/>
        </w:rPr>
        <w:t xml:space="preserve">м обязательств по продлению независимой гарантии на новый срок и/или в случае предоставления гарантии на часть срока, по возмещению любых расходов, возникших у Бенефициара в гарантийный период в связи с заменой дефектных материалов и оборудования, а также </w:t>
      </w:r>
      <w:r>
        <w:rPr>
          <w:rStyle w:val="1904"/>
          <w:sz w:val="26"/>
          <w:szCs w:val="26"/>
          <w:highlight w:val="white"/>
        </w:rPr>
        <w:t xml:space="preserve">в связи с устранением дефектов и недоделок собственными силами или силами других организаций, без споров и возражений с нашей стороны, не требуя от Бенефициара доказательств или обоснований требования на определенную в настоящей независимой гарантии сумму.</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Ответственность Гаранта за неисполнение требования по настоящей независимой гарантии не ограничивается суммой, на которую она выдана.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За неисполнение принятых обязательств по независимой гарантии Гарант несет ответственность, предусмотренную законодательством Российской Федерации.</w:t>
      </w:r>
      <w:r>
        <w:rPr>
          <w:sz w:val="26"/>
          <w:szCs w:val="26"/>
          <w:highlight w:val="white"/>
        </w:rPr>
      </w:r>
      <w:r>
        <w:rPr>
          <w:sz w:val="26"/>
          <w:szCs w:val="26"/>
          <w:highlight w:val="white"/>
        </w:rPr>
      </w:r>
    </w:p>
    <w:p>
      <w:pPr>
        <w:ind w:firstLine="709"/>
        <w:jc w:val="both"/>
        <w:spacing w:line="240" w:lineRule="auto"/>
        <w:widowControl w:val="off"/>
        <w:tabs>
          <w:tab w:val="left" w:pos="1080" w:leader="none"/>
        </w:tabs>
        <w:rPr>
          <w:sz w:val="26"/>
          <w:szCs w:val="26"/>
          <w:highlight w:val="white"/>
        </w:rPr>
      </w:pPr>
      <w:r>
        <w:rPr>
          <w:rStyle w:val="1904"/>
          <w:sz w:val="26"/>
          <w:szCs w:val="26"/>
          <w:highlight w:val="white"/>
        </w:rPr>
        <w:t xml:space="preserve">Настоящая независимая гарантия вступает в силу с _________20___года и действует по __________20___года (включительно).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требование платежа должно быть направлено Гаранту до 24 часов 00 минут __________20___ года по адресу: __________________________ </w:t>
      </w:r>
      <w:r>
        <w:rPr>
          <w:rStyle w:val="1904"/>
          <w:sz w:val="26"/>
          <w:szCs w:val="26"/>
          <w:highlight w:val="white"/>
        </w:rPr>
        <w:t xml:space="preserve">посредством почтовой связи либо передано непосредственно по </w:t>
      </w:r>
      <w:r>
        <w:rPr>
          <w:rStyle w:val="1904"/>
          <w:sz w:val="26"/>
          <w:szCs w:val="26"/>
          <w:highlight w:val="white"/>
        </w:rPr>
        <w:t xml:space="preserve">адресу:_</w:t>
      </w:r>
      <w:r>
        <w:rPr>
          <w:rStyle w:val="1904"/>
          <w:sz w:val="26"/>
          <w:szCs w:val="26"/>
          <w:highlight w:val="white"/>
        </w:rPr>
        <w:t xml:space="preserve">______________________.</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по получении от Бенефициара письм</w:t>
      </w:r>
      <w:r>
        <w:rPr>
          <w:rStyle w:val="1904"/>
          <w:sz w:val="26"/>
          <w:szCs w:val="26"/>
          <w:highlight w:val="white"/>
        </w:rPr>
        <w:t xml:space="preserve">енного требования о выплате денежной суммы по настоящей независимой гарантии обязуется в течение 10 рабочих дней с момента получения требования от Бенефициара, соответствующего условиям настоящей независимой гарантии, при отсутствии предусмотренных Граждан</w:t>
      </w:r>
      <w:r>
        <w:rPr>
          <w:rStyle w:val="1904"/>
          <w:sz w:val="26"/>
          <w:szCs w:val="26"/>
          <w:highlight w:val="white"/>
        </w:rPr>
        <w:t xml:space="preserve">ским кодексом Российской Федерации оснований для отказа в удовлетворении этого требования выплатить Бенефициару денежные средства согласно условиям настоящей независимой гарантии. Расходы, возникающие в связи с перечислением денежных средств, несет Гарант.</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sz w:val="26"/>
          <w:szCs w:val="26"/>
          <w:highlight w:val="white"/>
        </w:rPr>
      </w:r>
      <w:r>
        <w:rPr>
          <w:rStyle w:val="1904"/>
          <w:rFonts w:ascii="Times New Roman" w:hAnsi="Times New Roman" w:eastAsia="Times New Roman" w:cs="Times New Roman"/>
          <w:sz w:val="26"/>
          <w:szCs w:val="26"/>
          <w:highlight w:val="white"/>
        </w:rPr>
        <w:t xml:space="preserve">Бенефициар </w:t>
      </w:r>
      <w:r>
        <w:rPr>
          <w:rStyle w:val="1904"/>
          <w:rFonts w:ascii="Times New Roman" w:hAnsi="Times New Roman" w:eastAsia="Times New Roman" w:cs="Times New Roman"/>
          <w:sz w:val="26"/>
          <w:szCs w:val="26"/>
          <w:highlight w:val="white"/>
        </w:rPr>
        <w:t xml:space="preserve">вправе предъявить несколько требований о выплате части денежной суммы по настоящей независимой гарантии. Частичные выплаты, производимые Гарантом Бенефициару, уменьшают сумму независимой гарантии на размер произведенной частичной выплаты, но не прекращают </w:t>
      </w:r>
      <w:r>
        <w:rPr>
          <w:rStyle w:val="1904"/>
          <w:rFonts w:ascii="Times New Roman" w:hAnsi="Times New Roman" w:eastAsia="Times New Roman" w:cs="Times New Roman"/>
          <w:sz w:val="26"/>
          <w:szCs w:val="26"/>
          <w:highlight w:val="white"/>
        </w:rPr>
        <w:t xml:space="preserve">и не делают недействительной</w:t>
      </w:r>
      <w:r>
        <w:rPr>
          <w:rStyle w:val="1904"/>
          <w:rFonts w:ascii="Times New Roman" w:hAnsi="Times New Roman" w:eastAsia="Times New Roman" w:cs="Times New Roman"/>
          <w:sz w:val="26"/>
          <w:szCs w:val="26"/>
          <w:highlight w:val="white"/>
        </w:rPr>
        <w:t xml:space="preserve"> независимую гарантию в оставшейся части.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Гарантия не может быть отозвана Гарантом. Передача права требования по настоящей гарантии не допускается.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Настоящая Гарантия может быть изменена Гарантом с письменного согласия Бенефициара. Все изменения к настоящей Гарантии должны быть оформлены в виде письменного документа - изменения к независимой гарантии.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Письменное согласие Бенефициар</w:t>
      </w:r>
      <w:r>
        <w:rPr>
          <w:rStyle w:val="1904"/>
          <w:sz w:val="26"/>
          <w:szCs w:val="26"/>
          <w:highlight w:val="white"/>
        </w:rPr>
        <w:t xml:space="preserve">а на изменение соответствующих условий настоящей гарантии направляется Гаранту до внесения изменений в гарантию. Изменения в условия гарантии вступают в силу с даты их выпуска Гарантом, если иной момент вступления их в силу не определен в таких изменениях.</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Гарант передает сведения о Принципале, определенные ст. 4 Федерального закона от 30.12.200</w:t>
      </w:r>
      <w:r>
        <w:rPr>
          <w:rStyle w:val="1904"/>
          <w:sz w:val="26"/>
          <w:szCs w:val="26"/>
          <w:highlight w:val="white"/>
        </w:rPr>
        <w:t xml:space="preserve">4 № 218-ФЗ «О кредитных историях», хотя бы в одно бюро кредитных историй, включенное в государственный реестр бюро кредитных историй, без получения согласия Принципала на их представление в соответствии с требованиями ч. 3.1 и ч. 4 ст. 5 указанного Закона.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Действие настоящей независимой гарантии регулируется законодательством Российской Федерации.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Все споры, возникающие в связи с действительностью, толкованием или исполнением настоящей независимой гарантии, подлежат рассмотрению в Арбитражном суде _________ </w:t>
      </w:r>
      <w:r>
        <w:rPr>
          <w:rStyle w:val="1904"/>
          <w:i/>
          <w:iCs/>
          <w:sz w:val="26"/>
          <w:szCs w:val="26"/>
          <w:highlight w:val="white"/>
        </w:rPr>
        <w:t xml:space="preserve">(указывается арбитражный суд по месту нахождения бенефициара)</w:t>
      </w:r>
      <w:r>
        <w:rPr>
          <w:rStyle w:val="1904"/>
          <w:sz w:val="26"/>
          <w:szCs w:val="26"/>
          <w:highlight w:val="white"/>
        </w:rPr>
        <w:t xml:space="preserve">.</w:t>
      </w:r>
      <w:r>
        <w:rPr>
          <w:sz w:val="26"/>
          <w:szCs w:val="26"/>
          <w:highlight w:val="white"/>
        </w:rPr>
      </w:r>
      <w:r>
        <w:rPr>
          <w:sz w:val="26"/>
          <w:szCs w:val="26"/>
          <w:highlight w:val="white"/>
        </w:rPr>
      </w:r>
    </w:p>
    <w:p>
      <w:pPr>
        <w:jc w:val="both"/>
        <w:spacing w:line="240" w:lineRule="auto"/>
        <w:widowControl w:val="off"/>
        <w:rPr>
          <w:sz w:val="26"/>
          <w:szCs w:val="26"/>
          <w:highlight w:val="white"/>
        </w:rPr>
      </w:pPr>
      <w:r>
        <w:rPr>
          <w:sz w:val="26"/>
          <w:szCs w:val="26"/>
          <w:highlight w:val="white"/>
        </w:rPr>
      </w:r>
      <w:r>
        <w:rPr>
          <w:sz w:val="26"/>
          <w:szCs w:val="26"/>
          <w:highlight w:val="white"/>
        </w:rPr>
      </w:r>
      <w:r>
        <w:rPr>
          <w:sz w:val="26"/>
          <w:szCs w:val="26"/>
          <w:highlight w:val="white"/>
        </w:rPr>
      </w:r>
    </w:p>
    <w:tbl>
      <w:tblPr>
        <w:tblW w:w="9345"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left w:w="0" w:type="dxa"/>
          <w:right w:w="0" w:type="dxa"/>
        </w:tblCellMar>
        <w:tblLook w:val="04A0" w:firstRow="1" w:lastRow="0" w:firstColumn="1" w:lastColumn="0" w:noHBand="0" w:noVBand="1"/>
      </w:tblPr>
      <w:tblGrid>
        <w:gridCol w:w="3115"/>
        <w:gridCol w:w="3115"/>
        <w:gridCol w:w="3115"/>
      </w:tblGrid>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sz w:val="26"/>
                <w:szCs w:val="26"/>
                <w:highlight w:val="white"/>
              </w:rPr>
              <w:t xml:space="preserve">Представитель </w:t>
            </w:r>
            <w:r>
              <w:rPr>
                <w:rStyle w:val="1904"/>
                <w:i/>
                <w:iCs/>
                <w:sz w:val="26"/>
                <w:szCs w:val="26"/>
                <w:highlight w:val="white"/>
              </w:rPr>
              <w:t xml:space="preserve">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______________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_____________</w:t>
            </w:r>
            <w:r>
              <w:rPr>
                <w:highlight w:val="white"/>
              </w:rPr>
            </w:r>
            <w:r>
              <w:rPr>
                <w:highlight w:val="white"/>
              </w:rPr>
            </w:r>
          </w:p>
        </w:tc>
      </w:tr>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(наименование Гаранта)</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(подпись)</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115" w:type="dxa"/>
            <w:textDirection w:val="lrTb"/>
            <w:noWrap w:val="false"/>
          </w:tcPr>
          <w:p>
            <w:pPr>
              <w:jc w:val="center"/>
              <w:spacing w:line="240" w:lineRule="auto"/>
              <w:widowControl w:val="off"/>
              <w:rPr>
                <w:highlight w:val="white"/>
              </w:rPr>
            </w:pPr>
            <w:r>
              <w:rPr>
                <w:rStyle w:val="1904"/>
                <w:i/>
                <w:iCs/>
                <w:sz w:val="26"/>
                <w:szCs w:val="26"/>
                <w:highlight w:val="white"/>
              </w:rPr>
              <w:t xml:space="preserve">(Ф. И. О) </w:t>
            </w:r>
            <w:r>
              <w:rPr>
                <w:highlight w:val="white"/>
              </w:rPr>
            </w:r>
            <w:r>
              <w:rPr>
                <w:highlight w:val="white"/>
              </w:rPr>
            </w:r>
          </w:p>
        </w:tc>
      </w:tr>
    </w:tbl>
    <w:p>
      <w:pPr>
        <w:jc w:val="both"/>
        <w:spacing w:line="240" w:lineRule="auto"/>
        <w:widowControl w:val="off"/>
        <w:rPr>
          <w:sz w:val="26"/>
          <w:szCs w:val="26"/>
          <w:highlight w:val="white"/>
        </w:rPr>
      </w:pPr>
      <w:r>
        <w:rPr>
          <w:sz w:val="26"/>
          <w:szCs w:val="26"/>
          <w:highlight w:val="white"/>
        </w:rPr>
      </w:r>
      <w:r>
        <w:rPr>
          <w:rStyle w:val="1904"/>
          <w:sz w:val="26"/>
          <w:szCs w:val="26"/>
          <w:highlight w:val="white"/>
        </w:rPr>
        <w:t xml:space="preserve">                                                                            </w:t>
      </w:r>
      <w:r>
        <w:rPr>
          <w:rStyle w:val="1904"/>
          <w:sz w:val="26"/>
          <w:szCs w:val="26"/>
          <w:highlight w:val="white"/>
        </w:rPr>
        <w:t xml:space="preserve">м.п</w:t>
      </w:r>
      <w:r>
        <w:rPr>
          <w:rStyle w:val="1904"/>
          <w:sz w:val="26"/>
          <w:szCs w:val="26"/>
          <w:highlight w:val="white"/>
        </w:rPr>
        <w:t xml:space="preserve">.</w:t>
      </w:r>
      <w:r>
        <w:rPr>
          <w:rStyle w:val="1905"/>
          <w:highlight w:val="white"/>
        </w:rPr>
        <w:t xml:space="preserve"> </w:t>
      </w:r>
      <w:r>
        <w:rPr>
          <w:sz w:val="26"/>
          <w:szCs w:val="26"/>
          <w:highlight w:val="white"/>
        </w:rPr>
      </w:r>
      <w:r>
        <w:rPr>
          <w:sz w:val="26"/>
          <w:szCs w:val="26"/>
          <w:highlight w:val="white"/>
        </w:rPr>
      </w:r>
    </w:p>
    <w:p>
      <w:pPr>
        <w:jc w:val="both"/>
        <w:spacing w:line="240" w:lineRule="auto"/>
        <w:widowControl w:val="off"/>
        <w:rPr>
          <w:sz w:val="26"/>
          <w:szCs w:val="26"/>
          <w:highlight w:val="white"/>
        </w:rPr>
      </w:pPr>
      <w:r>
        <w:rPr>
          <w:rStyle w:val="1905"/>
          <w:sz w:val="26"/>
          <w:szCs w:val="26"/>
          <w:highlight w:val="white"/>
        </w:rPr>
      </w:r>
      <w:r>
        <w:rPr>
          <w:sz w:val="26"/>
          <w:szCs w:val="26"/>
          <w:highlight w:val="white"/>
        </w:rPr>
      </w:r>
      <w:r>
        <w:rPr>
          <w:sz w:val="26"/>
          <w:szCs w:val="26"/>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ind w:left="6946" w:firstLine="0"/>
        <w:keepNext w:val="0"/>
        <w:spacing w:line="240" w:lineRule="auto"/>
        <w:rPr>
          <w:highlight w:val="white"/>
        </w:rPr>
      </w:pPr>
      <w:r>
        <w:rPr>
          <w:highlight w:val="white"/>
        </w:rPr>
      </w:r>
      <w:r>
        <w:rPr>
          <w:highlight w:val="white"/>
        </w:rPr>
      </w:r>
      <w:r>
        <w:rPr>
          <w:highlight w:val="white"/>
        </w:rPr>
      </w:r>
    </w:p>
    <w:p>
      <w:pPr>
        <w:pStyle w:val="1346"/>
        <w:ind w:left="6946" w:firstLine="0"/>
        <w:keepNext w:val="0"/>
        <w:spacing w:line="240" w:lineRule="auto"/>
        <w:rPr>
          <w:highlight w:val="white"/>
        </w:rPr>
      </w:pPr>
      <w:r>
        <w:rPr>
          <w:highlight w:val="white"/>
        </w:rPr>
        <w:br w:type="page" w:clear="all"/>
      </w:r>
      <w:r>
        <w:rPr>
          <w:highlight w:val="white"/>
        </w:rPr>
        <w:t xml:space="preserve">Приложение </w:t>
      </w:r>
      <w:r>
        <w:rPr>
          <w:highlight w:val="white"/>
        </w:rPr>
        <w:t xml:space="preserve">8</w:t>
      </w:r>
      <w:r>
        <w:rPr>
          <w:highlight w:val="white"/>
        </w:rPr>
        <w:t xml:space="preserve">.5.</w:t>
      </w:r>
      <w:r>
        <w:rPr>
          <w:highlight w:val="white"/>
        </w:rPr>
      </w:r>
      <w:r>
        <w:rPr>
          <w:highlight w:val="white"/>
        </w:rPr>
      </w:r>
    </w:p>
    <w:p>
      <w:pPr>
        <w:pStyle w:val="1346"/>
        <w:ind w:left="6946" w:firstLine="0"/>
        <w:keepNext w:val="0"/>
        <w:spacing w:line="240" w:lineRule="auto"/>
        <w:rPr>
          <w:highlight w:val="white"/>
        </w:rPr>
      </w:pPr>
      <w:r>
        <w:rPr>
          <w:highlight w:val="white"/>
        </w:rPr>
        <w:t xml:space="preserve">к Договору поставки</w:t>
      </w:r>
      <w:r>
        <w:rPr>
          <w:highlight w:val="white"/>
        </w:rPr>
        <w:t xml:space="preserve"> продукции</w:t>
      </w:r>
      <w:r>
        <w:rPr>
          <w:highlight w:val="white"/>
        </w:rPr>
      </w:r>
      <w:r>
        <w:rPr>
          <w:highlight w:val="white"/>
        </w:rPr>
      </w:r>
    </w:p>
    <w:p>
      <w:pPr>
        <w:pStyle w:val="1346"/>
        <w:ind w:left="6946" w:firstLine="0"/>
        <w:keepNext w:val="0"/>
        <w:spacing w:line="240" w:lineRule="auto"/>
        <w:rPr>
          <w:highlight w:val="white"/>
        </w:rPr>
      </w:pPr>
      <w:r>
        <w:rPr>
          <w:highlight w:val="white"/>
        </w:rPr>
        <w:t xml:space="preserve">от «___» ________ _ г. № ____</w:t>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ind w:right="-8"/>
        <w:jc w:val="center"/>
        <w:keepNext w:val="0"/>
        <w:spacing w:line="240" w:lineRule="auto"/>
        <w:rPr>
          <w:b/>
          <w:sz w:val="26"/>
          <w:szCs w:val="26"/>
          <w:highlight w:val="white"/>
        </w:rPr>
      </w:pPr>
      <w:r>
        <w:rPr>
          <w:b/>
          <w:sz w:val="26"/>
          <w:szCs w:val="26"/>
          <w:highlight w:val="white"/>
        </w:rPr>
        <w:t xml:space="preserve">Ф</w:t>
      </w:r>
      <w:r>
        <w:rPr>
          <w:b/>
          <w:sz w:val="26"/>
          <w:szCs w:val="26"/>
          <w:highlight w:val="white"/>
        </w:rPr>
        <w:t xml:space="preserve">орма</w:t>
      </w:r>
      <w:r>
        <w:rPr>
          <w:b/>
          <w:sz w:val="26"/>
          <w:szCs w:val="26"/>
          <w:highlight w:val="white"/>
        </w:rPr>
      </w:r>
      <w:r>
        <w:rPr>
          <w:b/>
          <w:sz w:val="26"/>
          <w:szCs w:val="26"/>
          <w:highlight w:val="white"/>
        </w:rPr>
      </w:r>
    </w:p>
    <w:p>
      <w:pPr>
        <w:pStyle w:val="1346"/>
        <w:ind w:right="0"/>
        <w:jc w:val="center"/>
        <w:keepNext w:val="0"/>
        <w:spacing w:line="240" w:lineRule="auto"/>
        <w:rPr>
          <w:b/>
          <w:i/>
          <w:sz w:val="26"/>
          <w:szCs w:val="26"/>
          <w:highlight w:val="white"/>
        </w:rPr>
        <w:suppressLineNumbers w:val="0"/>
      </w:pPr>
      <w:r>
        <w:rPr>
          <w:b/>
          <w:i/>
          <w:sz w:val="26"/>
          <w:szCs w:val="26"/>
          <w:highlight w:val="white"/>
        </w:rPr>
        <w:t xml:space="preserve">соглашения</w:t>
      </w:r>
      <w:r>
        <w:rPr>
          <w:b/>
          <w:i/>
          <w:sz w:val="26"/>
          <w:szCs w:val="26"/>
          <w:highlight w:val="white"/>
        </w:rPr>
        <w:t xml:space="preserve"> о гарантийном депозите </w:t>
      </w:r>
      <w:r>
        <w:rPr>
          <w:b/>
          <w:i/>
          <w:sz w:val="26"/>
          <w:szCs w:val="26"/>
          <w:highlight w:val="white"/>
        </w:rPr>
      </w:r>
      <w:r>
        <w:rPr>
          <w:b/>
          <w:i/>
          <w:sz w:val="26"/>
          <w:szCs w:val="26"/>
          <w:highlight w:val="white"/>
        </w:rPr>
      </w:r>
    </w:p>
    <w:p>
      <w:pPr>
        <w:pStyle w:val="1346"/>
        <w:ind w:right="0"/>
        <w:jc w:val="center"/>
        <w:keepNext w:val="0"/>
        <w:spacing w:line="240" w:lineRule="auto"/>
        <w:rPr>
          <w:b/>
          <w:sz w:val="26"/>
          <w:szCs w:val="26"/>
          <w:highlight w:val="white"/>
        </w:rPr>
        <w:suppressLineNumbers w:val="0"/>
      </w:pPr>
      <w:r>
        <w:rPr>
          <w:b/>
          <w:sz w:val="26"/>
          <w:szCs w:val="26"/>
          <w:highlight w:val="white"/>
        </w:rPr>
      </w:r>
      <w:r>
        <w:rPr>
          <w:b/>
          <w:sz w:val="26"/>
          <w:szCs w:val="26"/>
          <w:highlight w:val="white"/>
        </w:rPr>
      </w:r>
      <w:r>
        <w:rPr>
          <w:b/>
          <w:sz w:val="26"/>
          <w:szCs w:val="26"/>
          <w:highlight w:val="white"/>
        </w:rPr>
      </w:r>
    </w:p>
    <w:p>
      <w:pPr>
        <w:ind w:right="0"/>
        <w:jc w:val="center"/>
        <w:spacing w:line="240" w:lineRule="auto"/>
        <w:widowControl w:val="off"/>
        <w:rPr>
          <w:b/>
          <w:bCs/>
          <w:sz w:val="26"/>
          <w:szCs w:val="26"/>
          <w:highlight w:val="white"/>
        </w:rPr>
        <w:suppressLineNumbers w:val="0"/>
      </w:pPr>
      <w:r>
        <w:rPr>
          <w:rStyle w:val="1904"/>
          <w:b/>
          <w:bCs/>
          <w:sz w:val="26"/>
          <w:szCs w:val="26"/>
          <w:highlight w:val="white"/>
        </w:rPr>
        <w:t xml:space="preserve">СОГЛАШЕНИЕ</w:t>
      </w:r>
      <w:r>
        <w:rPr>
          <w:b/>
          <w:bCs/>
          <w:sz w:val="26"/>
          <w:szCs w:val="26"/>
          <w:highlight w:val="white"/>
        </w:rPr>
      </w:r>
      <w:r>
        <w:rPr>
          <w:b/>
          <w:bCs/>
          <w:sz w:val="26"/>
          <w:szCs w:val="26"/>
          <w:highlight w:val="white"/>
        </w:rPr>
      </w:r>
    </w:p>
    <w:p>
      <w:pPr>
        <w:ind w:right="0"/>
        <w:jc w:val="center"/>
        <w:spacing w:line="240" w:lineRule="auto"/>
        <w:widowControl w:val="off"/>
        <w:rPr>
          <w:b/>
          <w:bCs/>
          <w:sz w:val="26"/>
          <w:szCs w:val="26"/>
          <w:highlight w:val="white"/>
        </w:rPr>
        <w:suppressLineNumbers w:val="0"/>
      </w:pPr>
      <w:r>
        <w:rPr>
          <w:rStyle w:val="1904"/>
          <w:b/>
          <w:bCs/>
          <w:sz w:val="26"/>
          <w:szCs w:val="26"/>
          <w:highlight w:val="white"/>
        </w:rPr>
        <w:t xml:space="preserve">о гарантийном депозите</w:t>
      </w:r>
      <w:r>
        <w:rPr>
          <w:b/>
          <w:bCs/>
          <w:sz w:val="26"/>
          <w:szCs w:val="26"/>
          <w:highlight w:val="white"/>
        </w:rPr>
      </w:r>
      <w:r>
        <w:rPr>
          <w:b/>
          <w:bCs/>
          <w:sz w:val="26"/>
          <w:szCs w:val="26"/>
          <w:highlight w:val="white"/>
        </w:rPr>
      </w:r>
    </w:p>
    <w:p>
      <w:pPr>
        <w:ind w:right="0"/>
        <w:jc w:val="both"/>
        <w:spacing w:line="240" w:lineRule="auto"/>
        <w:widowControl w:val="off"/>
        <w:rPr>
          <w:b/>
          <w:bCs/>
          <w:sz w:val="26"/>
          <w:szCs w:val="26"/>
          <w:highlight w:val="white"/>
        </w:rPr>
        <w:suppressLineNumbers w:val="0"/>
      </w:pPr>
      <w:r>
        <w:rPr>
          <w:b/>
          <w:bCs/>
          <w:sz w:val="26"/>
          <w:szCs w:val="26"/>
          <w:highlight w:val="white"/>
        </w:rPr>
      </w:r>
      <w:r>
        <w:rPr>
          <w:b/>
          <w:bCs/>
          <w:sz w:val="26"/>
          <w:szCs w:val="26"/>
          <w:highlight w:val="white"/>
        </w:rPr>
      </w:r>
      <w:r>
        <w:rPr>
          <w:b/>
          <w:bCs/>
          <w:sz w:val="26"/>
          <w:szCs w:val="26"/>
          <w:highlight w:val="white"/>
        </w:rPr>
      </w:r>
    </w:p>
    <w:p>
      <w:pPr>
        <w:ind w:right="0"/>
        <w:jc w:val="both"/>
        <w:spacing w:line="240" w:lineRule="auto"/>
        <w:widowControl w:val="off"/>
        <w:rPr>
          <w:sz w:val="26"/>
          <w:szCs w:val="26"/>
          <w:highlight w:val="white"/>
        </w:rPr>
        <w:suppressLineNumbers w:val="0"/>
      </w:pPr>
      <w:r>
        <w:rPr>
          <w:sz w:val="26"/>
          <w:szCs w:val="26"/>
          <w:highlight w:val="white"/>
        </w:rPr>
      </w:r>
      <w:r>
        <w:rPr>
          <w:sz w:val="26"/>
          <w:szCs w:val="26"/>
          <w:highlight w:val="white"/>
        </w:rPr>
      </w:r>
      <w:r>
        <w:rPr>
          <w:sz w:val="26"/>
          <w:szCs w:val="26"/>
          <w:highlight w:val="white"/>
        </w:rPr>
      </w:r>
    </w:p>
    <w:tbl>
      <w:tblPr>
        <w:tblW w:w="9712" w:type="dxa"/>
        <w:tblInd w:w="108"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left w:w="0" w:type="dxa"/>
          <w:right w:w="0" w:type="dxa"/>
        </w:tblCellMar>
        <w:tblLook w:val="04A0" w:firstRow="1" w:lastRow="0" w:firstColumn="1" w:lastColumn="0" w:noHBand="0" w:noVBand="1"/>
      </w:tblPr>
      <w:tblGrid>
        <w:gridCol w:w="2548"/>
        <w:gridCol w:w="2057"/>
        <w:gridCol w:w="5107"/>
      </w:tblGrid>
      <w:tr>
        <w:tblPrEx/>
        <w:trPr>
          <w:trHeight w:val="309"/>
        </w:trPr>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2548" w:type="dxa"/>
            <w:textDirection w:val="lrTb"/>
            <w:noWrap w:val="false"/>
          </w:tcPr>
          <w:p>
            <w:pPr>
              <w:ind w:right="0"/>
              <w:jc w:val="both"/>
              <w:spacing w:line="240" w:lineRule="auto"/>
              <w:widowControl w:val="off"/>
              <w:rPr>
                <w:highlight w:val="white"/>
              </w:rPr>
              <w:suppressLineNumbers w:val="0"/>
            </w:pPr>
            <w:r>
              <w:rPr>
                <w:rStyle w:val="1904"/>
                <w:sz w:val="26"/>
                <w:szCs w:val="26"/>
                <w:highlight w:val="white"/>
              </w:rPr>
              <w:t xml:space="preserve">г. __________</w:t>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2057" w:type="dxa"/>
            <w:textDirection w:val="lrTb"/>
            <w:noWrap w:val="false"/>
          </w:tcPr>
          <w:p>
            <w:pPr>
              <w:ind w:right="0"/>
              <w:spacing w:line="240" w:lineRule="auto"/>
              <w:rPr>
                <w:highlight w:val="white"/>
              </w:rPr>
              <w:suppressLineNumbers w:val="0"/>
            </w:pPr>
            <w:r>
              <w:rPr>
                <w:highlight w:val="white"/>
              </w:rPr>
            </w:r>
            <w:r>
              <w:rPr>
                <w:highlight w:val="white"/>
              </w:rPr>
            </w:r>
            <w:r>
              <w:rPr>
                <w:highlight w:val="white"/>
              </w:rPr>
            </w:r>
          </w:p>
        </w:tc>
        <w:tc>
          <w:tcPr>
            <w:shd w:val="clear" w:color="ffffff" w:fill="ffffff"/>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5107" w:type="dxa"/>
            <w:textDirection w:val="lrTb"/>
            <w:noWrap w:val="false"/>
          </w:tcPr>
          <w:p>
            <w:pPr>
              <w:ind w:right="0"/>
              <w:jc w:val="both"/>
              <w:spacing w:line="240" w:lineRule="auto"/>
              <w:widowControl w:val="off"/>
              <w:rPr>
                <w:highlight w:val="white"/>
              </w:rPr>
              <w:suppressLineNumbers w:val="0"/>
            </w:pPr>
            <w:r>
              <w:rPr>
                <w:rStyle w:val="1904"/>
                <w:sz w:val="26"/>
                <w:szCs w:val="26"/>
                <w:highlight w:val="white"/>
              </w:rPr>
              <w:t xml:space="preserve">                               «_____»________ 20___г.</w:t>
            </w:r>
            <w:r>
              <w:rPr>
                <w:highlight w:val="white"/>
              </w:rPr>
            </w:r>
            <w:r>
              <w:rPr>
                <w:highlight w:val="white"/>
              </w:rPr>
            </w:r>
          </w:p>
        </w:tc>
      </w:tr>
    </w:tbl>
    <w:p>
      <w:pPr>
        <w:ind w:right="0"/>
        <w:jc w:val="both"/>
        <w:spacing w:line="240" w:lineRule="auto"/>
        <w:widowControl w:val="off"/>
        <w:rPr>
          <w:sz w:val="26"/>
          <w:szCs w:val="26"/>
          <w:highlight w:val="white"/>
        </w:rPr>
        <w:suppressLineNumbers w:val="0"/>
      </w:pPr>
      <w:r>
        <w:rPr>
          <w:sz w:val="26"/>
          <w:szCs w:val="26"/>
          <w:highlight w:val="white"/>
        </w:rPr>
      </w:r>
      <w:r>
        <w:rPr>
          <w:sz w:val="26"/>
          <w:szCs w:val="26"/>
          <w:highlight w:val="white"/>
        </w:rPr>
      </w:r>
      <w:r>
        <w:rPr>
          <w:sz w:val="26"/>
          <w:szCs w:val="26"/>
          <w:highlight w:val="white"/>
        </w:rPr>
      </w:r>
    </w:p>
    <w:p>
      <w:pPr>
        <w:ind w:right="0"/>
        <w:jc w:val="both"/>
        <w:spacing w:line="240" w:lineRule="auto"/>
        <w:widowControl w:val="off"/>
        <w:rPr>
          <w:b/>
          <w:bCs/>
          <w:i/>
          <w:iCs/>
          <w:sz w:val="26"/>
          <w:szCs w:val="26"/>
          <w:highlight w:val="white"/>
        </w:rPr>
        <w:suppressLineNumbers w:val="0"/>
      </w:pPr>
      <w:r>
        <w:rPr>
          <w:b/>
          <w:bCs/>
          <w:i/>
          <w:iCs/>
          <w:sz w:val="26"/>
          <w:szCs w:val="26"/>
          <w:highlight w:val="white"/>
        </w:rPr>
      </w:r>
      <w:r>
        <w:rPr>
          <w:b/>
          <w:bCs/>
          <w:i/>
          <w:iCs/>
          <w:sz w:val="26"/>
          <w:szCs w:val="26"/>
          <w:highlight w:val="white"/>
        </w:rPr>
      </w:r>
      <w:r>
        <w:rPr>
          <w:b/>
          <w:bCs/>
          <w:i/>
          <w:iCs/>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__________ </w:t>
      </w:r>
      <w:r>
        <w:rPr>
          <w:rStyle w:val="1904"/>
          <w:i/>
          <w:iCs/>
          <w:sz w:val="26"/>
          <w:szCs w:val="26"/>
          <w:highlight w:val="white"/>
        </w:rPr>
        <w:t xml:space="preserve">(указывается полное наименование Общества)</w:t>
      </w:r>
      <w:r>
        <w:rPr>
          <w:rStyle w:val="1904"/>
          <w:sz w:val="26"/>
          <w:szCs w:val="26"/>
          <w:highlight w:val="white"/>
        </w:rPr>
        <w:t xml:space="preserve"> (сокращенное наименование: __________), именуемое в дальнейшем «</w:t>
      </w:r>
      <w:r>
        <w:rPr>
          <w:rStyle w:val="1904"/>
          <w:i/>
          <w:iCs/>
          <w:sz w:val="26"/>
          <w:szCs w:val="26"/>
          <w:highlight w:val="white"/>
        </w:rPr>
        <w:t xml:space="preserve">Покупатель</w:t>
      </w:r>
      <w:r>
        <w:rPr>
          <w:rStyle w:val="1904"/>
          <w:sz w:val="26"/>
          <w:szCs w:val="26"/>
          <w:highlight w:val="white"/>
        </w:rPr>
        <w:t xml:space="preserve">», в лице _______________________, действующего на основании __________________, с одной стороны, и ________________________, именуемое в дальнейшем «</w:t>
      </w:r>
      <w:r>
        <w:rPr>
          <w:rStyle w:val="1904"/>
          <w:i/>
          <w:iCs/>
          <w:sz w:val="26"/>
          <w:szCs w:val="26"/>
          <w:highlight w:val="white"/>
        </w:rPr>
        <w:t xml:space="preserve">Поставщик</w:t>
      </w:r>
      <w:r>
        <w:rPr>
          <w:rStyle w:val="1904"/>
          <w:sz w:val="26"/>
          <w:szCs w:val="26"/>
          <w:highlight w:val="white"/>
        </w:rPr>
        <w:t xml:space="preserve">», в лице __________________________, действующего на основании __________________, с другой стороны, именуемые в дальнейшем совместно «Стороны», в порядке п. ___ Договора от _____ №_____ (далее - Договор) заключили настоящее Соглашение о нижеследующем:</w:t>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sz w:val="26"/>
          <w:szCs w:val="26"/>
          <w:highlight w:val="white"/>
        </w:rPr>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1. </w:t>
      </w:r>
      <w:r>
        <w:rPr>
          <w:rStyle w:val="1904"/>
          <w:i/>
          <w:iCs/>
          <w:sz w:val="26"/>
          <w:szCs w:val="26"/>
          <w:highlight w:val="white"/>
        </w:rPr>
        <w:t xml:space="preserve">Поставщик</w:t>
      </w:r>
      <w:r>
        <w:rPr>
          <w:rStyle w:val="1904"/>
          <w:sz w:val="26"/>
          <w:szCs w:val="26"/>
          <w:highlight w:val="white"/>
        </w:rPr>
        <w:t xml:space="preserve"> в порядке статьи 329 Гражданского кодекса Российской Федерации предоставляет </w:t>
      </w:r>
      <w:r>
        <w:rPr>
          <w:rStyle w:val="1904"/>
          <w:i/>
          <w:iCs/>
          <w:sz w:val="26"/>
          <w:szCs w:val="26"/>
          <w:highlight w:val="white"/>
        </w:rPr>
        <w:t xml:space="preserve">Покупателю</w:t>
      </w:r>
      <w:r>
        <w:rPr>
          <w:rStyle w:val="1904"/>
          <w:sz w:val="26"/>
          <w:szCs w:val="26"/>
          <w:highlight w:val="white"/>
        </w:rPr>
        <w:t xml:space="preserve"> в качестве способа обеспечения обязательств по Договору и гарантийных обязательств гарантийный депозит в размере</w:t>
      </w:r>
      <w:r>
        <w:rPr>
          <w:rStyle w:val="1904"/>
          <w:sz w:val="26"/>
          <w:szCs w:val="26"/>
          <w:highlight w:val="white"/>
        </w:rPr>
        <w:br/>
        <w:t xml:space="preserve">10 (Десяти) процентов от цены Договора (включая НДС) на сумму ___________ (____________________) рублей на срок действия Договора и гарантийного срока.</w:t>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2. </w:t>
      </w:r>
      <w:r>
        <w:rPr>
          <w:rStyle w:val="1904"/>
          <w:i/>
          <w:iCs/>
          <w:sz w:val="26"/>
          <w:szCs w:val="26"/>
          <w:highlight w:val="white"/>
        </w:rPr>
        <w:t xml:space="preserve">Поставщик</w:t>
      </w:r>
      <w:r>
        <w:rPr>
          <w:rStyle w:val="1904"/>
          <w:sz w:val="26"/>
          <w:szCs w:val="26"/>
          <w:highlight w:val="white"/>
        </w:rPr>
        <w:t xml:space="preserve"> предоставляет </w:t>
      </w:r>
      <w:r>
        <w:rPr>
          <w:rStyle w:val="1904"/>
          <w:i/>
          <w:iCs/>
          <w:sz w:val="26"/>
          <w:szCs w:val="26"/>
          <w:highlight w:val="white"/>
        </w:rPr>
        <w:t xml:space="preserve">Покупателю</w:t>
      </w:r>
      <w:r>
        <w:rPr>
          <w:rStyle w:val="1904"/>
          <w:sz w:val="26"/>
          <w:szCs w:val="26"/>
          <w:highlight w:val="white"/>
        </w:rPr>
        <w:t xml:space="preserve"> право на удержание части цены Договора (включая НДС), указанной в пункте 1 настоящего Соглашения, из платежей и окончательного платежа за выполненные работы </w:t>
      </w:r>
      <w:r>
        <w:rPr>
          <w:rStyle w:val="1904"/>
          <w:i/>
          <w:iCs/>
          <w:sz w:val="26"/>
          <w:szCs w:val="26"/>
          <w:highlight w:val="white"/>
        </w:rPr>
        <w:t xml:space="preserve">Поставщиком</w:t>
      </w:r>
      <w:r>
        <w:rPr>
          <w:rStyle w:val="1904"/>
          <w:sz w:val="26"/>
          <w:szCs w:val="26"/>
          <w:highlight w:val="white"/>
        </w:rPr>
        <w:t xml:space="preserve"> в качестве гарантийного депозита путем резервирования названной денежной суммы на счете </w:t>
      </w:r>
      <w:r>
        <w:rPr>
          <w:rStyle w:val="1904"/>
          <w:i/>
          <w:iCs/>
          <w:sz w:val="26"/>
          <w:szCs w:val="26"/>
          <w:highlight w:val="white"/>
        </w:rPr>
        <w:t xml:space="preserve">Покупателя</w:t>
      </w:r>
      <w:r>
        <w:rPr>
          <w:rStyle w:val="1904"/>
          <w:sz w:val="26"/>
          <w:szCs w:val="26"/>
          <w:highlight w:val="white"/>
        </w:rPr>
        <w:t xml:space="preserve">:</w:t>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 на период исполнения Договора до момента подписания акта ввода </w:t>
      </w:r>
      <w:r>
        <w:rPr>
          <w:rStyle w:val="1904"/>
          <w:sz w:val="26"/>
          <w:szCs w:val="26"/>
          <w:highlight w:val="white"/>
        </w:rPr>
        <w:br/>
        <w:t xml:space="preserve">в эксплуатацию </w:t>
      </w:r>
      <w:r>
        <w:rPr>
          <w:rStyle w:val="1904"/>
          <w:i/>
          <w:iCs/>
          <w:sz w:val="26"/>
          <w:szCs w:val="26"/>
          <w:highlight w:val="white"/>
        </w:rPr>
        <w:t xml:space="preserve">законченного строительством объекта приемочной комиссией </w:t>
      </w:r>
      <w:r>
        <w:rPr>
          <w:rStyle w:val="1904"/>
          <w:sz w:val="26"/>
          <w:szCs w:val="26"/>
          <w:highlight w:val="white"/>
        </w:rPr>
        <w:t xml:space="preserve">/ </w:t>
      </w:r>
      <w:r>
        <w:rPr>
          <w:rStyle w:val="1904"/>
          <w:i/>
          <w:iCs/>
          <w:sz w:val="26"/>
          <w:szCs w:val="26"/>
          <w:highlight w:val="white"/>
        </w:rPr>
        <w:t xml:space="preserve">подписания сторонами иных итоговых документов, предусмотренных договором, подтверждающих выполнение контрагентом работ / оказание услуг / поставки товаров в полном объеме</w:t>
      </w:r>
      <w:r>
        <w:rPr>
          <w:rStyle w:val="1904"/>
          <w:sz w:val="26"/>
          <w:szCs w:val="26"/>
          <w:highlight w:val="white"/>
        </w:rPr>
        <w:t xml:space="preserve">;</w:t>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 на период исполнения Договора и гарантийной эксплуатации объекта до момента окончания гарантийного срока.</w:t>
      </w:r>
      <w:r>
        <w:rPr>
          <w:sz w:val="26"/>
          <w:szCs w:val="26"/>
          <w:highlight w:val="white"/>
        </w:rPr>
      </w:r>
      <w:r>
        <w:rPr>
          <w:sz w:val="26"/>
          <w:szCs w:val="26"/>
          <w:highlight w:val="white"/>
        </w:rPr>
      </w:r>
    </w:p>
    <w:p>
      <w:pPr>
        <w:ind w:right="0" w:firstLine="709"/>
        <w:jc w:val="both"/>
        <w:spacing w:line="240" w:lineRule="auto"/>
        <w:widowControl w:val="off"/>
        <w:rPr>
          <w:sz w:val="26"/>
          <w:szCs w:val="26"/>
          <w:highlight w:val="white"/>
        </w:rPr>
        <w:suppressLineNumbers w:val="0"/>
      </w:pPr>
      <w:r>
        <w:rPr>
          <w:rStyle w:val="1904"/>
          <w:sz w:val="26"/>
          <w:szCs w:val="26"/>
          <w:highlight w:val="white"/>
        </w:rPr>
        <w:t xml:space="preserve">3. Оплата выполненных </w:t>
      </w:r>
      <w:r>
        <w:rPr>
          <w:rStyle w:val="1904"/>
          <w:i/>
          <w:iCs/>
          <w:sz w:val="26"/>
          <w:szCs w:val="26"/>
          <w:highlight w:val="white"/>
        </w:rPr>
        <w:t xml:space="preserve">Поставщиком</w:t>
      </w:r>
      <w:r>
        <w:rPr>
          <w:rStyle w:val="1904"/>
          <w:sz w:val="26"/>
          <w:szCs w:val="26"/>
          <w:highlight w:val="white"/>
        </w:rPr>
        <w:t xml:space="preserve"> работ производится на условиях резервирования </w:t>
      </w:r>
      <w:r>
        <w:rPr>
          <w:rStyle w:val="1904"/>
          <w:i/>
          <w:iCs/>
          <w:sz w:val="26"/>
          <w:szCs w:val="26"/>
          <w:highlight w:val="white"/>
        </w:rPr>
        <w:t xml:space="preserve">Покупателем</w:t>
      </w:r>
      <w:r>
        <w:rPr>
          <w:rStyle w:val="1904"/>
          <w:sz w:val="26"/>
          <w:szCs w:val="26"/>
          <w:highlight w:val="white"/>
        </w:rPr>
        <w:t xml:space="preserve"> денежной сум</w:t>
      </w:r>
      <w:r>
        <w:rPr>
          <w:rStyle w:val="1904"/>
          <w:sz w:val="26"/>
          <w:szCs w:val="26"/>
          <w:highlight w:val="white"/>
        </w:rPr>
        <w:t xml:space="preserve">мы в размере не менее 10% от стоимости выполненных работ, услуг, поставленного оборудования, материалов до момента достижения размера сформированного гарантийного депозита суммы, равной 10% от цены Договора.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4. Гарантийный депозит может быть использован </w:t>
      </w:r>
      <w:r>
        <w:rPr>
          <w:rStyle w:val="1904"/>
          <w:i/>
          <w:iCs/>
          <w:sz w:val="26"/>
          <w:szCs w:val="26"/>
          <w:highlight w:val="white"/>
        </w:rPr>
        <w:t xml:space="preserve">Покупателем</w:t>
      </w:r>
      <w:r>
        <w:rPr>
          <w:rStyle w:val="1904"/>
          <w:sz w:val="26"/>
          <w:szCs w:val="26"/>
          <w:highlight w:val="white"/>
        </w:rPr>
        <w:t xml:space="preserve"> для покрытия расходов, связанных с ненадлежащим исполнением </w:t>
      </w:r>
      <w:r>
        <w:rPr>
          <w:rStyle w:val="1904"/>
          <w:i/>
          <w:iCs/>
          <w:sz w:val="26"/>
          <w:szCs w:val="26"/>
          <w:highlight w:val="white"/>
        </w:rPr>
        <w:t xml:space="preserve">Поставщиком</w:t>
      </w:r>
      <w:r>
        <w:rPr>
          <w:rStyle w:val="1904"/>
          <w:sz w:val="26"/>
          <w:szCs w:val="26"/>
          <w:highlight w:val="white"/>
        </w:rPr>
        <w:t xml:space="preserve"> обязательств по Договору, в том числе на возмещение убытков, связанных с гарантийными обязательствами.</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5. Сумма списания Гарантийного депозита определяется </w:t>
      </w:r>
      <w:r>
        <w:rPr>
          <w:rStyle w:val="1904"/>
          <w:i/>
          <w:iCs/>
          <w:sz w:val="26"/>
          <w:szCs w:val="26"/>
          <w:highlight w:val="white"/>
        </w:rPr>
        <w:t xml:space="preserve">Покупателем</w:t>
      </w:r>
      <w:r>
        <w:rPr>
          <w:rStyle w:val="1904"/>
          <w:sz w:val="26"/>
          <w:szCs w:val="26"/>
          <w:highlight w:val="white"/>
        </w:rPr>
        <w:t xml:space="preserve"> с учетом следующих положений:</w:t>
      </w:r>
      <w:r>
        <w:rPr>
          <w:sz w:val="26"/>
          <w:szCs w:val="26"/>
          <w:highlight w:val="white"/>
        </w:rPr>
      </w:r>
      <w:r>
        <w:rPr>
          <w:sz w:val="26"/>
          <w:szCs w:val="26"/>
          <w:highlight w:val="white"/>
        </w:rPr>
      </w:r>
    </w:p>
    <w:p>
      <w:pPr>
        <w:ind w:firstLine="709"/>
        <w:jc w:val="both"/>
        <w:spacing w:line="240" w:lineRule="auto"/>
        <w:widowControl w:val="off"/>
        <w:tabs>
          <w:tab w:val="left" w:pos="1276" w:leader="none"/>
        </w:tabs>
        <w:rPr>
          <w:sz w:val="26"/>
          <w:szCs w:val="26"/>
          <w:highlight w:val="white"/>
        </w:rPr>
      </w:pPr>
      <w:r>
        <w:rPr>
          <w:rStyle w:val="1904"/>
          <w:sz w:val="26"/>
          <w:szCs w:val="26"/>
          <w:highlight w:val="white"/>
        </w:rPr>
        <w:t xml:space="preserve">5.1.</w:t>
      </w:r>
      <w:r>
        <w:rPr>
          <w:rStyle w:val="1904"/>
          <w:sz w:val="26"/>
          <w:szCs w:val="26"/>
          <w:highlight w:val="white"/>
        </w:rPr>
        <w:tab/>
        <w:t xml:space="preserve">Сумма списания Гарантийного депозита должна соответствовать минимальной из следующих двух величин:</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суммы неисполненных денежных обязательств </w:t>
      </w:r>
      <w:r>
        <w:rPr>
          <w:rStyle w:val="1904"/>
          <w:i/>
          <w:iCs/>
          <w:sz w:val="26"/>
          <w:szCs w:val="26"/>
          <w:highlight w:val="white"/>
        </w:rPr>
        <w:t xml:space="preserve">Поставщика</w:t>
      </w:r>
      <w:r>
        <w:rPr>
          <w:rStyle w:val="1904"/>
          <w:sz w:val="26"/>
          <w:szCs w:val="26"/>
          <w:highlight w:val="white"/>
        </w:rPr>
        <w:t xml:space="preserve"> перед </w:t>
      </w:r>
      <w:r>
        <w:rPr>
          <w:rStyle w:val="1904"/>
          <w:i/>
          <w:iCs/>
          <w:sz w:val="26"/>
          <w:szCs w:val="26"/>
          <w:highlight w:val="white"/>
        </w:rPr>
        <w:t xml:space="preserve">Покупателем</w:t>
      </w:r>
      <w:r>
        <w:rPr>
          <w:rStyle w:val="1904"/>
          <w:sz w:val="26"/>
          <w:szCs w:val="26"/>
          <w:highlight w:val="white"/>
        </w:rPr>
        <w:t xml:space="preserve">, рассчитанной в соответствии с </w:t>
      </w:r>
      <w:r>
        <w:rPr>
          <w:rStyle w:val="1904"/>
          <w:sz w:val="26"/>
          <w:szCs w:val="26"/>
          <w:highlight w:val="white"/>
        </w:rPr>
        <w:t xml:space="preserve">пп</w:t>
      </w:r>
      <w:r>
        <w:rPr>
          <w:rStyle w:val="1904"/>
          <w:sz w:val="26"/>
          <w:szCs w:val="26"/>
          <w:highlight w:val="white"/>
        </w:rPr>
        <w:t xml:space="preserve">. 5.2-5.4 настоящего Соглашения;</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размера Гарантийного депозита.</w:t>
      </w:r>
      <w:r>
        <w:rPr>
          <w:sz w:val="26"/>
          <w:szCs w:val="26"/>
          <w:highlight w:val="white"/>
        </w:rPr>
      </w:r>
      <w:r>
        <w:rPr>
          <w:sz w:val="26"/>
          <w:szCs w:val="26"/>
          <w:highlight w:val="white"/>
        </w:rPr>
      </w:r>
    </w:p>
    <w:p>
      <w:pPr>
        <w:ind w:firstLine="709"/>
        <w:jc w:val="both"/>
        <w:spacing w:line="240" w:lineRule="auto"/>
        <w:widowControl w:val="off"/>
        <w:tabs>
          <w:tab w:val="left" w:pos="1276" w:leader="none"/>
        </w:tabs>
        <w:rPr>
          <w:sz w:val="26"/>
          <w:szCs w:val="26"/>
          <w:highlight w:val="white"/>
        </w:rPr>
      </w:pPr>
      <w:r>
        <w:rPr>
          <w:rStyle w:val="1904"/>
          <w:sz w:val="26"/>
          <w:szCs w:val="26"/>
          <w:highlight w:val="white"/>
        </w:rPr>
        <w:t xml:space="preserve">5.2.</w:t>
      </w:r>
      <w:r>
        <w:rPr>
          <w:rStyle w:val="1904"/>
          <w:sz w:val="26"/>
          <w:szCs w:val="26"/>
          <w:highlight w:val="white"/>
        </w:rPr>
        <w:tab/>
        <w:t xml:space="preserve">Для Гарантийного депозита, предоставляемого в целях обеспечения обязательств </w:t>
      </w:r>
      <w:r>
        <w:rPr>
          <w:rStyle w:val="1904"/>
          <w:i/>
          <w:iCs/>
          <w:sz w:val="26"/>
          <w:szCs w:val="26"/>
          <w:highlight w:val="white"/>
        </w:rPr>
        <w:t xml:space="preserve">Поставщика</w:t>
      </w:r>
      <w:r>
        <w:rPr>
          <w:rStyle w:val="1904"/>
          <w:sz w:val="26"/>
          <w:szCs w:val="26"/>
          <w:highlight w:val="white"/>
        </w:rPr>
        <w:t xml:space="preserve">, в случае если Договором предусмотрена авансовая форма расчетов суммой неисполненных денежных обязательств Поставщика перед </w:t>
      </w:r>
      <w:r>
        <w:rPr>
          <w:rStyle w:val="1904"/>
          <w:i/>
          <w:iCs/>
          <w:sz w:val="26"/>
          <w:szCs w:val="26"/>
          <w:highlight w:val="white"/>
        </w:rPr>
        <w:t xml:space="preserve">Покупателем</w:t>
      </w:r>
      <w:r>
        <w:rPr>
          <w:rStyle w:val="1904"/>
          <w:sz w:val="26"/>
          <w:szCs w:val="26"/>
          <w:highlight w:val="white"/>
        </w:rPr>
        <w:t xml:space="preserve"> является непогашенная сумма авансового платежа.</w:t>
      </w:r>
      <w:r>
        <w:rPr>
          <w:sz w:val="26"/>
          <w:szCs w:val="26"/>
          <w:highlight w:val="white"/>
        </w:rPr>
      </w:r>
      <w:r>
        <w:rPr>
          <w:sz w:val="26"/>
          <w:szCs w:val="26"/>
          <w:highlight w:val="white"/>
        </w:rPr>
      </w:r>
    </w:p>
    <w:p>
      <w:pPr>
        <w:ind w:firstLine="709"/>
        <w:jc w:val="both"/>
        <w:spacing w:line="240" w:lineRule="auto"/>
        <w:widowControl w:val="off"/>
        <w:tabs>
          <w:tab w:val="left" w:pos="1276" w:leader="none"/>
        </w:tabs>
        <w:rPr>
          <w:sz w:val="26"/>
          <w:szCs w:val="26"/>
          <w:highlight w:val="white"/>
        </w:rPr>
      </w:pPr>
      <w:r>
        <w:rPr>
          <w:rStyle w:val="1904"/>
          <w:sz w:val="26"/>
          <w:szCs w:val="26"/>
          <w:highlight w:val="white"/>
        </w:rPr>
        <w:t xml:space="preserve">5.3.</w:t>
      </w:r>
      <w:r>
        <w:rPr>
          <w:rStyle w:val="1904"/>
          <w:sz w:val="26"/>
          <w:szCs w:val="26"/>
          <w:highlight w:val="white"/>
        </w:rPr>
        <w:tab/>
        <w:t xml:space="preserve">Для Гарантийного депозита, предоставляемого в качестве обеспечения исполнения </w:t>
      </w:r>
      <w:r>
        <w:rPr>
          <w:rStyle w:val="1904"/>
          <w:i/>
          <w:iCs/>
          <w:sz w:val="26"/>
          <w:szCs w:val="26"/>
          <w:highlight w:val="white"/>
        </w:rPr>
        <w:t xml:space="preserve">Поставщиком</w:t>
      </w:r>
      <w:r>
        <w:rPr>
          <w:rStyle w:val="1904"/>
          <w:sz w:val="26"/>
          <w:szCs w:val="26"/>
          <w:highlight w:val="white"/>
        </w:rPr>
        <w:t xml:space="preserve"> обязательств по Договору, сумма неисполненных денежных обязательств </w:t>
      </w:r>
      <w:r>
        <w:rPr>
          <w:rStyle w:val="1904"/>
          <w:i/>
          <w:iCs/>
          <w:sz w:val="26"/>
          <w:szCs w:val="26"/>
          <w:highlight w:val="white"/>
        </w:rPr>
        <w:t xml:space="preserve">Поставщика</w:t>
      </w:r>
      <w:r>
        <w:rPr>
          <w:rStyle w:val="1904"/>
          <w:sz w:val="26"/>
          <w:szCs w:val="26"/>
          <w:highlight w:val="white"/>
        </w:rPr>
        <w:t xml:space="preserve"> перед </w:t>
      </w:r>
      <w:r>
        <w:rPr>
          <w:rStyle w:val="1904"/>
          <w:i/>
          <w:iCs/>
          <w:sz w:val="26"/>
          <w:szCs w:val="26"/>
          <w:highlight w:val="white"/>
        </w:rPr>
        <w:t xml:space="preserve">Покупателем</w:t>
      </w:r>
      <w:r>
        <w:rPr>
          <w:rStyle w:val="1904"/>
          <w:sz w:val="26"/>
          <w:szCs w:val="26"/>
          <w:highlight w:val="white"/>
        </w:rPr>
        <w:t xml:space="preserve"> определяется с учетом:</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суммы выставленных </w:t>
      </w:r>
      <w:r>
        <w:rPr>
          <w:rStyle w:val="1904"/>
          <w:i/>
          <w:iCs/>
          <w:sz w:val="26"/>
          <w:szCs w:val="26"/>
          <w:highlight w:val="white"/>
        </w:rPr>
        <w:t xml:space="preserve">Поставщику</w:t>
      </w:r>
      <w:r>
        <w:rPr>
          <w:rStyle w:val="1904"/>
          <w:sz w:val="26"/>
          <w:szCs w:val="26"/>
          <w:highlight w:val="white"/>
        </w:rPr>
        <w:t xml:space="preserve"> и неоплаченных претензий (кроме претензий, отозванных </w:t>
      </w:r>
      <w:r>
        <w:rPr>
          <w:rStyle w:val="1904"/>
          <w:i/>
          <w:iCs/>
          <w:sz w:val="26"/>
          <w:szCs w:val="26"/>
          <w:highlight w:val="white"/>
        </w:rPr>
        <w:t xml:space="preserve">Покупателем</w:t>
      </w:r>
      <w:r>
        <w:rPr>
          <w:rStyle w:val="1904"/>
          <w:sz w:val="26"/>
          <w:szCs w:val="26"/>
          <w:highlight w:val="white"/>
        </w:rPr>
        <w:t xml:space="preserve">);</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суммы неустойки (сверх суммы, уже учтенной в выставленных претензиях), на взыскание которой </w:t>
      </w:r>
      <w:r>
        <w:rPr>
          <w:rStyle w:val="1904"/>
          <w:i/>
          <w:iCs/>
          <w:sz w:val="26"/>
          <w:szCs w:val="26"/>
          <w:highlight w:val="white"/>
        </w:rPr>
        <w:t xml:space="preserve">Покупатель</w:t>
      </w:r>
      <w:r>
        <w:rPr>
          <w:rStyle w:val="1904"/>
          <w:sz w:val="26"/>
          <w:szCs w:val="26"/>
          <w:highlight w:val="white"/>
        </w:rPr>
        <w:t xml:space="preserve"> имеет право на основании Договора либо закона;</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суммы возмещения расходов (сверх суммы, уже оплаченной </w:t>
      </w:r>
      <w:r>
        <w:rPr>
          <w:rStyle w:val="1904"/>
          <w:i/>
          <w:iCs/>
          <w:sz w:val="26"/>
          <w:szCs w:val="26"/>
          <w:highlight w:val="white"/>
        </w:rPr>
        <w:t xml:space="preserve">Поставщиком</w:t>
      </w:r>
      <w:r>
        <w:rPr>
          <w:rStyle w:val="1904"/>
          <w:sz w:val="26"/>
          <w:szCs w:val="26"/>
          <w:highlight w:val="white"/>
        </w:rPr>
        <w:t xml:space="preserve"> либо учтенной в выставленных претензиях), которые понес </w:t>
      </w:r>
      <w:r>
        <w:rPr>
          <w:rStyle w:val="1904"/>
          <w:i/>
          <w:iCs/>
          <w:sz w:val="26"/>
          <w:szCs w:val="26"/>
          <w:highlight w:val="white"/>
        </w:rPr>
        <w:t xml:space="preserve">Покупатель</w:t>
      </w:r>
      <w:r>
        <w:rPr>
          <w:rStyle w:val="1904"/>
          <w:sz w:val="26"/>
          <w:szCs w:val="26"/>
          <w:highlight w:val="white"/>
        </w:rPr>
        <w:t xml:space="preserve"> в связи с неисполнением </w:t>
      </w:r>
      <w:r>
        <w:rPr>
          <w:rStyle w:val="1904"/>
          <w:i/>
          <w:iCs/>
          <w:sz w:val="26"/>
          <w:szCs w:val="26"/>
          <w:highlight w:val="white"/>
        </w:rPr>
        <w:t xml:space="preserve">Поставщиком</w:t>
      </w:r>
      <w:r>
        <w:rPr>
          <w:rStyle w:val="1904"/>
          <w:sz w:val="26"/>
          <w:szCs w:val="26"/>
          <w:highlight w:val="white"/>
        </w:rPr>
        <w:t xml:space="preserve"> обязательств по Договору;</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суммы возмещения убытков (сверх суммы, уже оплаченной </w:t>
      </w:r>
      <w:r>
        <w:rPr>
          <w:rStyle w:val="1904"/>
          <w:i/>
          <w:iCs/>
          <w:sz w:val="26"/>
          <w:szCs w:val="26"/>
          <w:highlight w:val="white"/>
        </w:rPr>
        <w:t xml:space="preserve">Поставщиком</w:t>
      </w:r>
      <w:r>
        <w:rPr>
          <w:rStyle w:val="1904"/>
          <w:sz w:val="26"/>
          <w:szCs w:val="26"/>
          <w:highlight w:val="white"/>
        </w:rPr>
        <w:t xml:space="preserve"> либо учтенной в выставленных претензиях), причиненных неисполнением </w:t>
      </w:r>
      <w:r>
        <w:rPr>
          <w:rStyle w:val="1904"/>
          <w:i/>
          <w:iCs/>
          <w:sz w:val="26"/>
          <w:szCs w:val="26"/>
          <w:highlight w:val="white"/>
        </w:rPr>
        <w:t xml:space="preserve">Поставщиком</w:t>
      </w:r>
      <w:r>
        <w:rPr>
          <w:rStyle w:val="1904"/>
          <w:sz w:val="26"/>
          <w:szCs w:val="26"/>
          <w:highlight w:val="white"/>
        </w:rPr>
        <w:t xml:space="preserve"> обязательств по Договору;</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процентов за неправомерное пользование денежными средствами </w:t>
      </w:r>
      <w:r>
        <w:rPr>
          <w:rStyle w:val="1904"/>
          <w:i/>
          <w:iCs/>
          <w:sz w:val="26"/>
          <w:szCs w:val="26"/>
          <w:highlight w:val="white"/>
        </w:rPr>
        <w:t xml:space="preserve">Покупателя</w:t>
      </w:r>
      <w:r>
        <w:rPr>
          <w:rStyle w:val="1904"/>
          <w:sz w:val="26"/>
          <w:szCs w:val="26"/>
          <w:highlight w:val="white"/>
        </w:rPr>
        <w:t xml:space="preserve"> (сверх суммы, уже оплаченной </w:t>
      </w:r>
      <w:r>
        <w:rPr>
          <w:rStyle w:val="1904"/>
          <w:i/>
          <w:iCs/>
          <w:sz w:val="26"/>
          <w:szCs w:val="26"/>
          <w:highlight w:val="white"/>
        </w:rPr>
        <w:t xml:space="preserve">Поставщиком</w:t>
      </w:r>
      <w:r>
        <w:rPr>
          <w:rStyle w:val="1904"/>
          <w:sz w:val="26"/>
          <w:szCs w:val="26"/>
          <w:highlight w:val="white"/>
        </w:rPr>
        <w:t xml:space="preserve"> либо учтенной в выставленных претензиях);</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подлежащей оплате задолженности </w:t>
      </w:r>
      <w:r>
        <w:rPr>
          <w:rStyle w:val="1904"/>
          <w:i/>
          <w:iCs/>
          <w:sz w:val="26"/>
          <w:szCs w:val="26"/>
          <w:highlight w:val="white"/>
        </w:rPr>
        <w:t xml:space="preserve">Поставщика</w:t>
      </w:r>
      <w:r>
        <w:rPr>
          <w:rStyle w:val="1904"/>
          <w:sz w:val="26"/>
          <w:szCs w:val="26"/>
          <w:highlight w:val="white"/>
        </w:rPr>
        <w:t xml:space="preserve"> перед </w:t>
      </w:r>
      <w:r>
        <w:rPr>
          <w:rStyle w:val="1904"/>
          <w:i/>
          <w:iCs/>
          <w:sz w:val="26"/>
          <w:szCs w:val="26"/>
          <w:highlight w:val="white"/>
        </w:rPr>
        <w:t xml:space="preserve">Покупателем</w:t>
      </w:r>
      <w:r>
        <w:rPr>
          <w:rStyle w:val="1904"/>
          <w:sz w:val="26"/>
          <w:szCs w:val="26"/>
          <w:highlight w:val="white"/>
        </w:rPr>
        <w:t xml:space="preserve"> (сверх суммы, уже оплаченной </w:t>
      </w:r>
      <w:r>
        <w:rPr>
          <w:rStyle w:val="1904"/>
          <w:i/>
          <w:iCs/>
          <w:sz w:val="26"/>
          <w:szCs w:val="26"/>
          <w:highlight w:val="white"/>
        </w:rPr>
        <w:t xml:space="preserve">Поставщиком</w:t>
      </w:r>
      <w:r>
        <w:rPr>
          <w:rStyle w:val="1904"/>
          <w:sz w:val="26"/>
          <w:szCs w:val="26"/>
          <w:highlight w:val="white"/>
        </w:rPr>
        <w:t xml:space="preserve"> либо учтенной в выставленных претензиях), возникшей в связи с выплатой аванса (в части, непокрытой независимой гарантией на возврат авансовых платежей по Договору) либо в связи с произошедшей переплатой по Договору в пользу </w:t>
      </w:r>
      <w:r>
        <w:rPr>
          <w:rStyle w:val="1904"/>
          <w:i/>
          <w:iCs/>
          <w:sz w:val="26"/>
          <w:szCs w:val="26"/>
          <w:highlight w:val="white"/>
        </w:rPr>
        <w:t xml:space="preserve">Поставщика</w:t>
      </w:r>
      <w:r>
        <w:rPr>
          <w:rStyle w:val="1904"/>
          <w:sz w:val="26"/>
          <w:szCs w:val="26"/>
          <w:highlight w:val="white"/>
        </w:rPr>
        <w:t xml:space="preserve">;</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w:t>
      </w:r>
      <w:r>
        <w:rPr>
          <w:rStyle w:val="1904"/>
          <w:sz w:val="26"/>
          <w:szCs w:val="26"/>
          <w:highlight w:val="white"/>
        </w:rPr>
        <w:tab/>
        <w:t xml:space="preserve">иных подлежащих оплате и неисполненных обязательств </w:t>
      </w:r>
      <w:r>
        <w:rPr>
          <w:rStyle w:val="1904"/>
          <w:i/>
          <w:iCs/>
          <w:sz w:val="26"/>
          <w:szCs w:val="26"/>
          <w:highlight w:val="white"/>
        </w:rPr>
        <w:t xml:space="preserve">Поставщика</w:t>
      </w:r>
      <w:r>
        <w:rPr>
          <w:rStyle w:val="1904"/>
          <w:sz w:val="26"/>
          <w:szCs w:val="26"/>
          <w:highlight w:val="white"/>
        </w:rPr>
        <w:t xml:space="preserve"> перед </w:t>
      </w:r>
      <w:r>
        <w:rPr>
          <w:rStyle w:val="1904"/>
          <w:i/>
          <w:iCs/>
          <w:sz w:val="26"/>
          <w:szCs w:val="26"/>
          <w:highlight w:val="white"/>
        </w:rPr>
        <w:t xml:space="preserve">Покупателем</w:t>
      </w:r>
      <w:r>
        <w:rPr>
          <w:rStyle w:val="1904"/>
          <w:sz w:val="26"/>
          <w:szCs w:val="26"/>
          <w:highlight w:val="white"/>
        </w:rPr>
        <w:t xml:space="preserve"> (сверх суммы, уже учтенной в выставленных претензиях).</w:t>
      </w:r>
      <w:r>
        <w:rPr>
          <w:sz w:val="26"/>
          <w:szCs w:val="26"/>
          <w:highlight w:val="white"/>
        </w:rPr>
      </w:r>
      <w:r>
        <w:rPr>
          <w:sz w:val="26"/>
          <w:szCs w:val="26"/>
          <w:highlight w:val="white"/>
        </w:rPr>
      </w:r>
    </w:p>
    <w:p>
      <w:pPr>
        <w:ind w:firstLine="709"/>
        <w:jc w:val="both"/>
        <w:spacing w:line="240" w:lineRule="auto"/>
        <w:widowControl w:val="off"/>
        <w:tabs>
          <w:tab w:val="left" w:pos="993" w:leader="none"/>
        </w:tabs>
        <w:rPr>
          <w:sz w:val="26"/>
          <w:szCs w:val="26"/>
          <w:highlight w:val="white"/>
        </w:rPr>
      </w:pPr>
      <w:r>
        <w:rPr>
          <w:rStyle w:val="1904"/>
          <w:sz w:val="26"/>
          <w:szCs w:val="26"/>
          <w:highlight w:val="white"/>
        </w:rPr>
        <w:t xml:space="preserve">5.4. Для гарантийного депозита, предоставляемого в качестве обеспечения гарантийных обязательств, сумма неисполненных денежных обязательств </w:t>
      </w:r>
      <w:r>
        <w:rPr>
          <w:rStyle w:val="1904"/>
          <w:i/>
          <w:iCs/>
          <w:sz w:val="26"/>
          <w:szCs w:val="26"/>
          <w:highlight w:val="white"/>
        </w:rPr>
        <w:t xml:space="preserve">Поставщика</w:t>
      </w:r>
      <w:r>
        <w:rPr>
          <w:rStyle w:val="1904"/>
          <w:sz w:val="26"/>
          <w:szCs w:val="26"/>
          <w:highlight w:val="white"/>
        </w:rPr>
        <w:t xml:space="preserve"> перед </w:t>
      </w:r>
      <w:r>
        <w:rPr>
          <w:rStyle w:val="1904"/>
          <w:i/>
          <w:iCs/>
          <w:sz w:val="26"/>
          <w:szCs w:val="26"/>
          <w:highlight w:val="white"/>
        </w:rPr>
        <w:t xml:space="preserve">Покупателем</w:t>
      </w:r>
      <w:r>
        <w:rPr>
          <w:rStyle w:val="1904"/>
          <w:sz w:val="26"/>
          <w:szCs w:val="26"/>
          <w:highlight w:val="white"/>
        </w:rPr>
        <w:t xml:space="preserve"> определяется по аналогии с порядком, предусмотренным п. 5.3 настоящего Соглашения, при этом в расчет принимаются только суммы задолженности, возникшие в связи с неисполнением </w:t>
      </w:r>
      <w:r>
        <w:rPr>
          <w:rStyle w:val="1904"/>
          <w:i/>
          <w:iCs/>
          <w:sz w:val="26"/>
          <w:szCs w:val="26"/>
          <w:highlight w:val="white"/>
        </w:rPr>
        <w:t xml:space="preserve">Поставщиком</w:t>
      </w:r>
      <w:r>
        <w:rPr>
          <w:rStyle w:val="1904"/>
          <w:sz w:val="26"/>
          <w:szCs w:val="26"/>
          <w:highlight w:val="white"/>
        </w:rPr>
        <w:t xml:space="preserve"> обязательств перед </w:t>
      </w:r>
      <w:r>
        <w:rPr>
          <w:rStyle w:val="1904"/>
          <w:i/>
          <w:iCs/>
          <w:sz w:val="26"/>
          <w:szCs w:val="26"/>
          <w:highlight w:val="white"/>
        </w:rPr>
        <w:t xml:space="preserve">Покупателем</w:t>
      </w:r>
      <w:r>
        <w:rPr>
          <w:rStyle w:val="1904"/>
          <w:sz w:val="26"/>
          <w:szCs w:val="26"/>
          <w:highlight w:val="white"/>
        </w:rPr>
        <w:t xml:space="preserve"> в течение гарантийного срока по Договору.</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6. До полной приемки всех работ по Договору выполненные работы оплачиваются лишь в размере их стоимости за вычетом размера установленного гарантийного депозита. </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Выплата гарантийного депозита </w:t>
      </w:r>
      <w:r>
        <w:rPr>
          <w:rStyle w:val="1904"/>
          <w:i/>
          <w:iCs/>
          <w:sz w:val="26"/>
          <w:szCs w:val="26"/>
          <w:highlight w:val="white"/>
        </w:rPr>
        <w:t xml:space="preserve">Поставщику</w:t>
      </w:r>
      <w:r>
        <w:rPr>
          <w:rStyle w:val="1904"/>
          <w:sz w:val="26"/>
          <w:szCs w:val="26"/>
          <w:highlight w:val="white"/>
        </w:rPr>
        <w:t xml:space="preserve"> до полной приемки всех выполненных по Договору работ на основании акта ввода в эксплуатацию </w:t>
      </w:r>
      <w:r>
        <w:rPr>
          <w:rStyle w:val="1904"/>
          <w:i/>
          <w:iCs/>
          <w:sz w:val="26"/>
          <w:szCs w:val="26"/>
          <w:highlight w:val="white"/>
        </w:rPr>
        <w:t xml:space="preserve">законченного строительством объекта приемочной комиссией </w:t>
      </w:r>
      <w:r>
        <w:rPr>
          <w:rStyle w:val="1904"/>
          <w:sz w:val="26"/>
          <w:szCs w:val="26"/>
          <w:highlight w:val="white"/>
        </w:rPr>
        <w:t xml:space="preserve">в целом / </w:t>
      </w:r>
      <w:r>
        <w:rPr>
          <w:rStyle w:val="1904"/>
          <w:i/>
          <w:iCs/>
          <w:sz w:val="26"/>
          <w:szCs w:val="26"/>
          <w:highlight w:val="white"/>
        </w:rPr>
        <w:t xml:space="preserve">подписания сторонами иных итоговых документов, предусмотренных договором, </w:t>
      </w:r>
      <w:r>
        <w:rPr>
          <w:rStyle w:val="1904"/>
          <w:i/>
          <w:iCs/>
          <w:sz w:val="26"/>
          <w:szCs w:val="26"/>
          <w:highlight w:val="white"/>
        </w:rPr>
        <w:t xml:space="preserve">подтверждающих выполнение контрагентом работ / оказание услуг / поставки товаров в полном объеме</w:t>
      </w:r>
      <w:r>
        <w:rPr>
          <w:rStyle w:val="1904"/>
          <w:sz w:val="26"/>
          <w:szCs w:val="26"/>
          <w:highlight w:val="white"/>
        </w:rPr>
        <w:t xml:space="preserve">, а не отдельных его частей или этапов, не допускается.</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7. Выплата гарантийного депозита, предоставленного </w:t>
      </w:r>
      <w:r>
        <w:rPr>
          <w:rStyle w:val="1904"/>
          <w:i/>
          <w:iCs/>
          <w:sz w:val="26"/>
          <w:szCs w:val="26"/>
          <w:highlight w:val="white"/>
        </w:rPr>
        <w:t xml:space="preserve">Поставщиком</w:t>
      </w:r>
      <w:r>
        <w:rPr>
          <w:rStyle w:val="1904"/>
          <w:sz w:val="26"/>
          <w:szCs w:val="26"/>
          <w:highlight w:val="white"/>
        </w:rPr>
        <w:t xml:space="preserve"> на период исполнения Договора и гарантийной эксплуатации объекта, за вычетом средств, использованных </w:t>
      </w:r>
      <w:r>
        <w:rPr>
          <w:rStyle w:val="1904"/>
          <w:i/>
          <w:iCs/>
          <w:sz w:val="26"/>
          <w:szCs w:val="26"/>
          <w:highlight w:val="white"/>
        </w:rPr>
        <w:t xml:space="preserve">Покупателем</w:t>
      </w:r>
      <w:r>
        <w:rPr>
          <w:rStyle w:val="1904"/>
          <w:sz w:val="26"/>
          <w:szCs w:val="26"/>
          <w:highlight w:val="white"/>
        </w:rPr>
        <w:t xml:space="preserve"> для возмещения своих убытков, связанных с нарушением </w:t>
      </w:r>
      <w:r>
        <w:rPr>
          <w:rStyle w:val="1904"/>
          <w:i/>
          <w:iCs/>
          <w:sz w:val="26"/>
          <w:szCs w:val="26"/>
          <w:highlight w:val="white"/>
        </w:rPr>
        <w:t xml:space="preserve">Поставщиком</w:t>
      </w:r>
      <w:r>
        <w:rPr>
          <w:rStyle w:val="1904"/>
          <w:sz w:val="26"/>
          <w:szCs w:val="26"/>
          <w:highlight w:val="white"/>
        </w:rPr>
        <w:t xml:space="preserve"> условий Договора, производится в следующем порядке:</w:t>
      </w:r>
      <w:r>
        <w:rPr>
          <w:sz w:val="26"/>
          <w:szCs w:val="26"/>
          <w:highlight w:val="white"/>
        </w:rPr>
      </w:r>
      <w:r>
        <w:rPr>
          <w:sz w:val="26"/>
          <w:szCs w:val="26"/>
          <w:highlight w:val="white"/>
        </w:rPr>
      </w:r>
    </w:p>
    <w:p>
      <w:pPr>
        <w:pStyle w:val="1586"/>
        <w:numPr>
          <w:ilvl w:val="0"/>
          <w:numId w:val="25"/>
        </w:numPr>
        <w:ind w:left="0" w:firstLine="709"/>
        <w:jc w:val="both"/>
        <w:spacing w:line="240" w:lineRule="auto"/>
        <w:rPr>
          <w:rFonts w:ascii="Times New Roman" w:hAnsi="Times New Roman"/>
          <w:sz w:val="26"/>
          <w:szCs w:val="26"/>
          <w:highlight w:val="white"/>
        </w:rPr>
      </w:pPr>
      <w:r>
        <w:rPr>
          <w:rStyle w:val="1905"/>
          <w:rFonts w:ascii="Times New Roman" w:hAnsi="Times New Roman"/>
          <w:sz w:val="26"/>
          <w:szCs w:val="26"/>
          <w:highlight w:val="white"/>
        </w:rPr>
        <w:t xml:space="preserve">50% от суммы гарантийного депозита в течение 30 </w:t>
      </w:r>
      <w:r>
        <w:rPr>
          <w:rStyle w:val="1905"/>
          <w:rFonts w:ascii="Times New Roman" w:hAnsi="Times New Roman"/>
          <w:sz w:val="26"/>
          <w:szCs w:val="26"/>
          <w:highlight w:val="white"/>
        </w:rPr>
        <w:t xml:space="preserve">календарных </w:t>
      </w:r>
      <w:r>
        <w:rPr>
          <w:rStyle w:val="1905"/>
          <w:rFonts w:ascii="Times New Roman" w:hAnsi="Times New Roman"/>
          <w:sz w:val="26"/>
          <w:szCs w:val="26"/>
          <w:highlight w:val="white"/>
        </w:rPr>
        <w:t xml:space="preserve">дней с даты подписания акта ввода в эксплуатацию законченного строительством объекта приемочной комиссией</w:t>
      </w:r>
      <w:r>
        <w:rPr>
          <w:rStyle w:val="1904"/>
          <w:i/>
          <w:iCs/>
          <w:sz w:val="26"/>
          <w:szCs w:val="26"/>
          <w:highlight w:val="white"/>
        </w:rPr>
        <w:t xml:space="preserve"> </w:t>
      </w:r>
      <w:r>
        <w:rPr>
          <w:rStyle w:val="1905"/>
          <w:rFonts w:ascii="Times New Roman" w:hAnsi="Times New Roman"/>
          <w:sz w:val="26"/>
          <w:szCs w:val="26"/>
          <w:highlight w:val="white"/>
        </w:rPr>
        <w:t xml:space="preserve">/ </w:t>
      </w:r>
      <w:r>
        <w:rPr>
          <w:rStyle w:val="1904"/>
          <w:rFonts w:ascii="Times New Roman" w:hAnsi="Times New Roman"/>
          <w:i/>
          <w:iCs/>
          <w:sz w:val="26"/>
          <w:szCs w:val="26"/>
          <w:highlight w:val="white"/>
        </w:rPr>
        <w:t xml:space="preserve">подписания сторонами иных итоговых документов, предусмотренных Договором, подтверждающих выполнение Поставщиком работ / оказание услуг / поставки товаров в полном объеме</w:t>
      </w:r>
      <w:r>
        <w:rPr>
          <w:rStyle w:val="1905"/>
          <w:rFonts w:ascii="Times New Roman" w:hAnsi="Times New Roman"/>
          <w:sz w:val="26"/>
          <w:szCs w:val="26"/>
          <w:highlight w:val="white"/>
        </w:rPr>
        <w:t xml:space="preserve"> (но не более 5 процентов от стоимости выполненных работ, услуг, поставленного оборудования, материалов по Договору);</w:t>
      </w:r>
      <w:r>
        <w:rPr>
          <w:rFonts w:ascii="Times New Roman" w:hAnsi="Times New Roman"/>
          <w:sz w:val="26"/>
          <w:szCs w:val="26"/>
          <w:highlight w:val="white"/>
        </w:rPr>
      </w:r>
      <w:r>
        <w:rPr>
          <w:rFonts w:ascii="Times New Roman" w:hAnsi="Times New Roman"/>
          <w:sz w:val="26"/>
          <w:szCs w:val="26"/>
          <w:highlight w:val="white"/>
        </w:rPr>
      </w:r>
    </w:p>
    <w:p>
      <w:pPr>
        <w:pStyle w:val="1586"/>
        <w:numPr>
          <w:ilvl w:val="0"/>
          <w:numId w:val="25"/>
        </w:numPr>
        <w:ind w:left="0" w:firstLine="709"/>
        <w:jc w:val="both"/>
        <w:spacing w:line="240" w:lineRule="auto"/>
        <w:rPr>
          <w:rFonts w:ascii="Times New Roman" w:hAnsi="Times New Roman"/>
          <w:sz w:val="26"/>
          <w:szCs w:val="26"/>
          <w:highlight w:val="white"/>
        </w:rPr>
      </w:pPr>
      <w:r>
        <w:rPr>
          <w:rStyle w:val="1905"/>
          <w:rFonts w:ascii="Times New Roman" w:hAnsi="Times New Roman"/>
          <w:sz w:val="26"/>
          <w:szCs w:val="26"/>
          <w:highlight w:val="white"/>
        </w:rPr>
        <w:t xml:space="preserve">50% от суммы гарантийного депозита в течение 30 </w:t>
      </w:r>
      <w:r>
        <w:rPr>
          <w:rStyle w:val="1905"/>
          <w:rFonts w:ascii="Times New Roman" w:hAnsi="Times New Roman"/>
          <w:sz w:val="26"/>
          <w:szCs w:val="26"/>
          <w:highlight w:val="white"/>
        </w:rPr>
        <w:t xml:space="preserve">календарных </w:t>
      </w:r>
      <w:r>
        <w:rPr>
          <w:rStyle w:val="1905"/>
          <w:rFonts w:ascii="Times New Roman" w:hAnsi="Times New Roman"/>
          <w:sz w:val="26"/>
          <w:szCs w:val="26"/>
          <w:highlight w:val="white"/>
        </w:rPr>
        <w:t xml:space="preserve">дней после окончания гарантийного срока и подписания Сторонами протокола об отсутствии взаимных претензий).</w:t>
      </w:r>
      <w:r>
        <w:rPr>
          <w:rFonts w:ascii="Times New Roman" w:hAnsi="Times New Roman"/>
          <w:sz w:val="26"/>
          <w:szCs w:val="26"/>
          <w:highlight w:val="white"/>
        </w:rPr>
      </w:r>
      <w:r>
        <w:rPr>
          <w:rFonts w:ascii="Times New Roman" w:hAnsi="Times New Roman"/>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Досрочная выплата гарантийного депозита до наступления указанных в настоящем пункте сроков не допускается, за исключением случаев предоставления </w:t>
      </w:r>
      <w:r>
        <w:rPr>
          <w:rStyle w:val="1904"/>
          <w:i/>
          <w:iCs/>
          <w:sz w:val="26"/>
          <w:szCs w:val="26"/>
          <w:highlight w:val="white"/>
        </w:rPr>
        <w:t xml:space="preserve">Поставщиком</w:t>
      </w:r>
      <w:r>
        <w:rPr>
          <w:rStyle w:val="1904"/>
          <w:sz w:val="26"/>
          <w:szCs w:val="26"/>
          <w:highlight w:val="white"/>
        </w:rPr>
        <w:t xml:space="preserve"> взамен обеспечения в форме гарантийного депозита иного способа обеспечения исполнения обязательств, удовлетворяющего требованиям Договора.</w:t>
      </w:r>
      <w:r>
        <w:rPr>
          <w:sz w:val="26"/>
          <w:szCs w:val="26"/>
          <w:highlight w:val="white"/>
        </w:rPr>
      </w:r>
      <w:r>
        <w:rPr>
          <w:sz w:val="26"/>
          <w:szCs w:val="26"/>
          <w:highlight w:val="white"/>
        </w:rPr>
      </w:r>
    </w:p>
    <w:p>
      <w:pPr>
        <w:ind w:firstLine="709"/>
        <w:jc w:val="both"/>
        <w:spacing w:line="240" w:lineRule="auto"/>
        <w:widowControl w:val="off"/>
        <w:rPr>
          <w:sz w:val="26"/>
          <w:szCs w:val="26"/>
          <w:highlight w:val="white"/>
        </w:rPr>
      </w:pPr>
      <w:r>
        <w:rPr>
          <w:rStyle w:val="1904"/>
          <w:sz w:val="26"/>
          <w:szCs w:val="26"/>
          <w:highlight w:val="white"/>
        </w:rPr>
        <w:t xml:space="preserve">8. При расторжении (прекращении) Договора в случае невыполнения </w:t>
      </w:r>
      <w:r>
        <w:rPr>
          <w:rStyle w:val="1904"/>
          <w:i/>
          <w:iCs/>
          <w:sz w:val="26"/>
          <w:szCs w:val="26"/>
          <w:highlight w:val="white"/>
        </w:rPr>
        <w:t xml:space="preserve">Поставщиком</w:t>
      </w:r>
      <w:r>
        <w:rPr>
          <w:rStyle w:val="1904"/>
          <w:sz w:val="26"/>
          <w:szCs w:val="26"/>
          <w:highlight w:val="white"/>
        </w:rPr>
        <w:t xml:space="preserve"> работ в сроки и/или с ненадлежащим качеством, предусмотренные Договором, гарантийный депозит не подлежит выплате </w:t>
      </w:r>
      <w:r>
        <w:rPr>
          <w:rStyle w:val="1904"/>
          <w:i/>
          <w:iCs/>
          <w:sz w:val="26"/>
          <w:szCs w:val="26"/>
          <w:highlight w:val="white"/>
        </w:rPr>
        <w:t xml:space="preserve">Поставщику</w:t>
      </w:r>
      <w:r>
        <w:rPr>
          <w:rStyle w:val="1904"/>
          <w:sz w:val="26"/>
          <w:szCs w:val="26"/>
          <w:highlight w:val="white"/>
        </w:rPr>
        <w:t xml:space="preserve">, а стоимость выполненных работ в этом случае определяется в виде разницы между стоимостью выполненных работ и суммой в размере 100% (сто процентов) сформированного на момент расторжения (прекращения) Договора гарантийного депозита.</w:t>
      </w:r>
      <w:r>
        <w:rPr>
          <w:sz w:val="26"/>
          <w:szCs w:val="26"/>
          <w:highlight w:val="white"/>
        </w:rPr>
      </w:r>
      <w:r>
        <w:rPr>
          <w:sz w:val="26"/>
          <w:szCs w:val="26"/>
          <w:highlight w:val="white"/>
        </w:rPr>
      </w:r>
    </w:p>
    <w:p>
      <w:pPr>
        <w:pStyle w:val="1346"/>
        <w:ind w:right="-8"/>
        <w:jc w:val="center"/>
        <w:keepNext w:val="0"/>
        <w:spacing w:line="240" w:lineRule="auto"/>
        <w:rPr>
          <w:b/>
          <w:sz w:val="26"/>
          <w:szCs w:val="26"/>
          <w:highlight w:val="white"/>
        </w:rPr>
      </w:pPr>
      <w:r>
        <w:rPr>
          <w:rStyle w:val="1904"/>
          <w:sz w:val="26"/>
          <w:szCs w:val="26"/>
          <w:highlight w:val="white"/>
        </w:rPr>
        <w:t xml:space="preserve">9. Стороны установили, что на сумму гарантийного депозита начисление процентов не осуществляется.</w:t>
      </w:r>
      <w:r>
        <w:rPr>
          <w:b/>
          <w:sz w:val="26"/>
          <w:szCs w:val="26"/>
          <w:highlight w:val="white"/>
        </w:rPr>
      </w:r>
      <w:r>
        <w:rPr>
          <w:b/>
          <w:sz w:val="26"/>
          <w:szCs w:val="26"/>
          <w:highlight w:val="white"/>
        </w:rPr>
      </w:r>
    </w:p>
    <w:p>
      <w:pPr>
        <w:pStyle w:val="1346"/>
        <w:ind w:left="6237"/>
        <w:keepNext w:val="0"/>
        <w:spacing w:line="240" w:lineRule="auto"/>
        <w:rPr>
          <w:color w:val="000000"/>
          <w:highlight w:val="white"/>
        </w:rPr>
      </w:pPr>
      <w:r>
        <w:rPr>
          <w:color w:val="000000"/>
          <w:highlight w:val="white"/>
        </w:rPr>
      </w:r>
      <w:r>
        <w:rPr>
          <w:color w:val="000000"/>
          <w:highlight w:val="white"/>
        </w:rPr>
      </w:r>
      <w:r>
        <w:rPr>
          <w:color w:val="000000"/>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ind w:left="10620" w:firstLine="11"/>
        <w:keepNext w:val="0"/>
        <w:spacing w:line="240" w:lineRule="auto"/>
        <w:rPr>
          <w:highlight w:val="white"/>
        </w:rPr>
        <w:sectPr>
          <w:footnotePr/>
          <w:endnotePr/>
          <w:type w:val="nextPage"/>
          <w:pgSz w:w="11906" w:h="16838" w:orient="portrait"/>
          <w:pgMar w:top="1134" w:right="567" w:bottom="1134" w:left="992" w:header="709" w:footer="709" w:gutter="0"/>
          <w:cols w:num="1" w:sep="0" w:space="720" w:equalWidth="1"/>
          <w:docGrid w:linePitch="360"/>
        </w:sectPr>
      </w:pPr>
      <w:r>
        <w:rPr>
          <w:highlight w:val="white"/>
        </w:rPr>
      </w:r>
      <w:r>
        <w:rPr>
          <w:highlight w:val="white"/>
        </w:rPr>
      </w:r>
      <w:r>
        <w:rPr>
          <w:highlight w:val="white"/>
        </w:rPr>
      </w:r>
    </w:p>
    <w:p>
      <w:pPr>
        <w:pStyle w:val="1346"/>
        <w:ind w:left="6946" w:right="0" w:hanging="1"/>
        <w:keepNext w:val="0"/>
        <w:spacing w:line="240" w:lineRule="auto"/>
        <w:rPr>
          <w:highlight w:val="white"/>
        </w:rPr>
      </w:pPr>
      <w:r>
        <w:rPr>
          <w:highlight w:val="white"/>
        </w:rPr>
        <w:t xml:space="preserve">Приложение </w:t>
      </w:r>
      <w:r>
        <w:rPr>
          <w:highlight w:val="white"/>
        </w:rPr>
        <w:t xml:space="preserve">8</w:t>
      </w:r>
      <w:r>
        <w:rPr>
          <w:highlight w:val="white"/>
        </w:rPr>
        <w:t xml:space="preserve">.6.</w:t>
      </w:r>
      <w:r>
        <w:rPr>
          <w:highlight w:val="white"/>
        </w:rPr>
      </w:r>
      <w:r>
        <w:rPr>
          <w:highlight w:val="white"/>
        </w:rPr>
      </w:r>
    </w:p>
    <w:p>
      <w:pPr>
        <w:pStyle w:val="1346"/>
        <w:ind w:left="6946" w:right="0" w:hanging="1"/>
        <w:keepNext w:val="0"/>
        <w:spacing w:line="240" w:lineRule="auto"/>
        <w:rPr>
          <w:highlight w:val="white"/>
        </w:rPr>
      </w:pPr>
      <w:r>
        <w:rPr>
          <w:highlight w:val="white"/>
        </w:rPr>
        <w:t xml:space="preserve">к Договору поставки</w:t>
      </w:r>
      <w:r>
        <w:rPr>
          <w:highlight w:val="white"/>
        </w:rPr>
        <w:t xml:space="preserve"> продукции</w:t>
      </w:r>
      <w:r>
        <w:rPr>
          <w:highlight w:val="white"/>
        </w:rPr>
      </w:r>
      <w:r>
        <w:rPr>
          <w:highlight w:val="white"/>
        </w:rPr>
      </w:r>
    </w:p>
    <w:p>
      <w:pPr>
        <w:pStyle w:val="1346"/>
        <w:ind w:left="6946" w:right="0" w:hanging="1"/>
        <w:keepNext w:val="0"/>
        <w:spacing w:line="240" w:lineRule="auto"/>
        <w:rPr>
          <w:highlight w:val="white"/>
        </w:rPr>
      </w:pPr>
      <w:r>
        <w:rPr>
          <w:highlight w:val="white"/>
        </w:rPr>
        <w:t xml:space="preserve">от «___» ________ _ г.</w:t>
      </w:r>
      <w:r>
        <w:rPr>
          <w:highlight w:val="white"/>
        </w:rPr>
      </w:r>
      <w:r>
        <w:rPr>
          <w:highlight w:val="white"/>
        </w:rPr>
      </w:r>
    </w:p>
    <w:p>
      <w:pPr>
        <w:pStyle w:val="1346"/>
        <w:ind w:left="6946" w:right="0" w:hanging="1"/>
        <w:keepNext w:val="0"/>
        <w:spacing w:line="240" w:lineRule="auto"/>
        <w:rPr>
          <w:highlight w:val="white"/>
        </w:rPr>
      </w:pPr>
      <w:r>
        <w:rPr>
          <w:highlight w:val="white"/>
        </w:rPr>
        <w:t xml:space="preserve">№ ____</w:t>
      </w:r>
      <w:r>
        <w:rPr>
          <w:highlight w:val="white"/>
        </w:rPr>
      </w:r>
      <w:r>
        <w:rPr>
          <w:highlight w:val="white"/>
        </w:rPr>
      </w:r>
    </w:p>
    <w:p>
      <w:pPr>
        <w:widowControl w:val="off"/>
        <w:rPr>
          <w:rFonts w:cs="Times New Roman"/>
          <w:b/>
          <w:bCs/>
          <w:highlight w:val="white"/>
        </w:rPr>
      </w:pPr>
      <w:r>
        <w:rPr>
          <w:rStyle w:val="1904"/>
          <w:b/>
          <w:bCs/>
          <w:highlight w:val="white"/>
          <w:vertAlign w:val="superscript"/>
        </w:rPr>
        <w:footnoteReference w:id="41"/>
        <w:t xml:space="preserve">****</w:t>
      </w:r>
      <w:r>
        <w:rPr>
          <w:rFonts w:cs="Times New Roman"/>
          <w:b/>
          <w:bCs/>
          <w:highlight w:val="white"/>
        </w:rPr>
      </w:r>
      <w:r>
        <w:rPr>
          <w:rFonts w:cs="Times New Roman"/>
          <w:b/>
          <w:bCs/>
          <w:highlight w:val="white"/>
        </w:rPr>
      </w:r>
    </w:p>
    <w:p>
      <w:pPr>
        <w:pStyle w:val="1895"/>
        <w:jc w:val="center"/>
        <w:rPr>
          <w:rFonts w:ascii="Times New Roman" w:hAnsi="Times New Roman" w:cs="Times New Roman"/>
          <w:b/>
          <w:bCs/>
          <w:color w:val="000000"/>
          <w:sz w:val="26"/>
          <w:szCs w:val="26"/>
          <w:highlight w:val="white"/>
        </w:rPr>
      </w:pPr>
      <w:r>
        <w:rPr>
          <w:rStyle w:val="1904"/>
          <w:rFonts w:ascii="Times New Roman" w:hAnsi="Times New Roman" w:cs="Times New Roman"/>
          <w:b/>
          <w:bCs/>
          <w:color w:val="000000"/>
          <w:sz w:val="26"/>
          <w:szCs w:val="26"/>
          <w:highlight w:val="white"/>
        </w:rPr>
        <w:t xml:space="preserve">ТИПОВАЯ ФОРМА</w:t>
      </w:r>
      <w:r>
        <w:rPr>
          <w:rFonts w:ascii="Times New Roman" w:hAnsi="Times New Roman" w:cs="Times New Roman"/>
          <w:b/>
          <w:bCs/>
          <w:color w:val="000000"/>
          <w:sz w:val="26"/>
          <w:szCs w:val="26"/>
          <w:highlight w:val="white"/>
        </w:rPr>
      </w:r>
      <w:r>
        <w:rPr>
          <w:rFonts w:ascii="Times New Roman" w:hAnsi="Times New Roman" w:cs="Times New Roman"/>
          <w:b/>
          <w:bCs/>
          <w:color w:val="000000"/>
          <w:sz w:val="26"/>
          <w:szCs w:val="26"/>
          <w:highlight w:val="white"/>
        </w:rPr>
      </w:r>
    </w:p>
    <w:p>
      <w:pPr>
        <w:pStyle w:val="1895"/>
        <w:jc w:val="center"/>
        <w:rPr>
          <w:rFonts w:ascii="Times New Roman" w:hAnsi="Times New Roman" w:cs="Times New Roman"/>
          <w:b/>
          <w:bCs/>
          <w:color w:val="000000"/>
          <w:sz w:val="26"/>
          <w:szCs w:val="26"/>
          <w:highlight w:val="white"/>
        </w:rPr>
      </w:pPr>
      <w:r>
        <w:rPr>
          <w:rStyle w:val="1904"/>
          <w:rFonts w:ascii="Times New Roman" w:hAnsi="Times New Roman" w:cs="Times New Roman"/>
          <w:b/>
          <w:bCs/>
          <w:color w:val="000000"/>
          <w:sz w:val="26"/>
          <w:szCs w:val="26"/>
          <w:highlight w:val="white"/>
        </w:rPr>
        <w:t xml:space="preserve">незави</w:t>
      </w:r>
      <w:r>
        <w:rPr>
          <w:rStyle w:val="1904"/>
          <w:rFonts w:ascii="Times New Roman" w:hAnsi="Times New Roman" w:cs="Times New Roman"/>
          <w:b/>
          <w:bCs/>
          <w:color w:val="000000"/>
          <w:sz w:val="26"/>
          <w:szCs w:val="26"/>
          <w:highlight w:val="white"/>
        </w:rPr>
        <w:t xml:space="preserve">симой гарантии, предоставляемой в качестве обеспечения исполнения договора, заключаемого при осуществлении конкурентной закупки товаров, работ, услуг в электронной форме, участниками которой могут быть только субъекты малого и среднего предпринимательства </w:t>
      </w:r>
      <w:r>
        <w:rPr>
          <w:rFonts w:ascii="Times New Roman" w:hAnsi="Times New Roman" w:cs="Times New Roman"/>
          <w:b/>
          <w:bCs/>
          <w:color w:val="000000"/>
          <w:sz w:val="26"/>
          <w:szCs w:val="26"/>
          <w:highlight w:val="white"/>
        </w:rPr>
      </w:r>
      <w:r>
        <w:rPr>
          <w:rFonts w:ascii="Times New Roman" w:hAnsi="Times New Roman" w:cs="Times New Roman"/>
          <w:b/>
          <w:bCs/>
          <w:color w:val="000000"/>
          <w:sz w:val="26"/>
          <w:szCs w:val="26"/>
          <w:highlight w:val="white"/>
        </w:rPr>
      </w:r>
    </w:p>
    <w:p>
      <w:pPr>
        <w:pStyle w:val="1895"/>
        <w:jc w:val="center"/>
        <w:rPr>
          <w:rFonts w:ascii="Times New Roman" w:hAnsi="Times New Roman" w:cs="Times New Roman"/>
          <w:b/>
          <w:bCs/>
          <w:color w:val="000000"/>
          <w:szCs w:val="24"/>
          <w:highlight w:val="white"/>
        </w:rPr>
      </w:pPr>
      <w:r>
        <w:rPr>
          <w:rFonts w:ascii="Times New Roman" w:hAnsi="Times New Roman" w:cs="Times New Roman"/>
          <w:b/>
          <w:bCs/>
          <w:color w:val="000000"/>
          <w:szCs w:val="24"/>
          <w:highlight w:val="white"/>
        </w:rPr>
      </w:r>
      <w:r>
        <w:rPr>
          <w:rFonts w:ascii="Times New Roman" w:hAnsi="Times New Roman" w:cs="Times New Roman"/>
          <w:b/>
          <w:bCs/>
          <w:color w:val="000000"/>
          <w:szCs w:val="24"/>
          <w:highlight w:val="white"/>
        </w:rPr>
      </w:r>
      <w:r>
        <w:rPr>
          <w:rFonts w:ascii="Times New Roman" w:hAnsi="Times New Roman" w:cs="Times New Roman"/>
          <w:b/>
          <w:bCs/>
          <w:color w:val="000000"/>
          <w:szCs w:val="24"/>
          <w:highlight w:val="white"/>
        </w:rPr>
      </w:r>
    </w:p>
    <w:p>
      <w:pPr>
        <w:pStyle w:val="1895"/>
        <w:jc w:val="center"/>
        <w:rPr>
          <w:rFonts w:ascii="Times New Roman" w:hAnsi="Times New Roman" w:cs="Times New Roman"/>
          <w:b/>
          <w:bCs/>
          <w:color w:val="000000"/>
          <w:szCs w:val="24"/>
          <w:highlight w:val="white"/>
        </w:rPr>
      </w:pPr>
      <w:r>
        <w:rPr>
          <w:rStyle w:val="1904"/>
          <w:rFonts w:ascii="Times New Roman" w:hAnsi="Times New Roman" w:cs="Times New Roman"/>
          <w:b/>
          <w:bCs/>
          <w:color w:val="000000"/>
          <w:sz w:val="26"/>
          <w:szCs w:val="26"/>
          <w:highlight w:val="white"/>
        </w:rPr>
        <w:t xml:space="preserve">НЕЗАВИСИМАЯ ГАРАНТИЯ</w:t>
      </w:r>
      <w:r>
        <w:rPr>
          <w:rFonts w:ascii="Times New Roman" w:hAnsi="Times New Roman" w:cs="Times New Roman"/>
          <w:b/>
          <w:bCs/>
          <w:color w:val="000000"/>
          <w:szCs w:val="24"/>
          <w:highlight w:val="white"/>
        </w:rPr>
      </w:r>
      <w:r>
        <w:rPr>
          <w:rFonts w:ascii="Times New Roman" w:hAnsi="Times New Roman" w:cs="Times New Roman"/>
          <w:b/>
          <w:bCs/>
          <w:color w:val="000000"/>
          <w:szCs w:val="24"/>
          <w:highlight w:val="white"/>
        </w:rPr>
      </w:r>
    </w:p>
    <w:tbl>
      <w:tblPr>
        <w:tblW w:w="0"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left w:w="0" w:type="dxa"/>
          <w:right w:w="0" w:type="dxa"/>
        </w:tblCellMar>
        <w:tblLook w:val="04A0" w:firstRow="1" w:lastRow="0" w:firstColumn="1" w:lastColumn="0" w:noHBand="0" w:noVBand="1"/>
      </w:tblPr>
      <w:tblGrid>
        <w:gridCol w:w="3750"/>
        <w:gridCol w:w="2700"/>
        <w:gridCol w:w="1500"/>
        <w:gridCol w:w="1548"/>
      </w:tblGrid>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gridSpan w:val="2"/>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42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Дата выдачи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49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gridSpan w:val="2"/>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42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Номер независимой гарантии</w:t>
            </w: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pStyle w:val="1894"/>
              <w:jc w:val="center"/>
              <w:rPr>
                <w:rFonts w:ascii="Times New Roman" w:hAnsi="Times New Roman" w:cs="Times New Roman"/>
                <w:highlight w:val="white"/>
              </w:rPr>
            </w:pPr>
            <w:r>
              <w:rPr>
                <w:rStyle w:val="1904"/>
                <w:rFonts w:ascii="Times New Roman" w:hAnsi="Times New Roman" w:cs="Times New Roman"/>
                <w:szCs w:val="24"/>
                <w:highlight w:val="white"/>
              </w:rPr>
              <w:t xml:space="preserve">Информация о гаранте, принципале, бенефициаре </w:t>
            </w:r>
            <w:r>
              <w:rPr>
                <w:rFonts w:ascii="Times New Roman" w:hAnsi="Times New Roman" w:cs="Times New Roman"/>
                <w:highlight w:val="white"/>
              </w:rPr>
            </w:r>
            <w:r>
              <w:rPr>
                <w:rFonts w:ascii="Times New Roman" w:hAnsi="Times New Roman" w:cs="Times New Roman"/>
                <w:highlight w:val="white"/>
              </w:rPr>
            </w:r>
          </w:p>
        </w:tc>
      </w:tr>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pStyle w:val="1894"/>
              <w:jc w:val="center"/>
              <w:rPr>
                <w:rFonts w:ascii="Times New Roman" w:hAnsi="Times New Roman" w:cs="Times New Roman"/>
                <w:highlight w:val="white"/>
              </w:rPr>
            </w:pPr>
            <w:r>
              <w:rPr>
                <w:rStyle w:val="1904"/>
                <w:rFonts w:ascii="Times New Roman" w:hAnsi="Times New Roman" w:cs="Times New Roman"/>
                <w:szCs w:val="24"/>
                <w:highlight w:val="white"/>
              </w:rPr>
              <w:t xml:space="preserve">Коды </w:t>
            </w:r>
            <w:r>
              <w:rPr>
                <w:rFonts w:ascii="Times New Roman" w:hAnsi="Times New Roman" w:cs="Times New Roman"/>
                <w:highlight w:val="white"/>
              </w:rPr>
            </w:r>
            <w:r>
              <w:rPr>
                <w:rFonts w:ascii="Times New Roman" w:hAnsi="Times New Roman" w:cs="Times New Roman"/>
                <w:highlight w:val="white"/>
              </w:rPr>
            </w:r>
          </w:p>
        </w:tc>
      </w:tr>
      <w:tr>
        <w:tblPrEx/>
        <w:trPr>
          <w:jc w:val="center"/>
          <w:trHeight w:val="307"/>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Полное наименование гаранта </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2700" w:type="dxa"/>
            <w:vMerge w:val="restart"/>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ИНН</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05"/>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shd w:val="clear" w:color="ffffff" w:fill="ced7e7"/>
            <w:tcBorders>
              <w:top w:val="none" w:color="000000" w:sz="4" w:space="0"/>
              <w:left w:val="none" w:color="000000" w:sz="4" w:space="0"/>
              <w:bottom w:val="single" w:color="000000" w:sz="6" w:space="0"/>
              <w:right w:val="none" w:color="000000" w:sz="4" w:space="0"/>
            </w:tcBorders>
            <w:tcW w:w="5748" w:type="dxa"/>
            <w:vAlign w:val="center"/>
            <w:vMerge w:val="continue"/>
            <w:textDirection w:val="lrTb"/>
            <w:noWrap w:val="false"/>
          </w:tcPr>
          <w:p>
            <w:pPr>
              <w:rPr>
                <w:rFonts w:cs="Times New Roman"/>
                <w:highlight w:val="yellow"/>
              </w:rPr>
            </w:pPr>
            <w:r>
              <w:rPr>
                <w:rFonts w:cs="Times New Roman"/>
                <w:highlight w:val="yellow"/>
              </w:rPr>
            </w:r>
            <w:r>
              <w:rPr>
                <w:rFonts w:cs="Times New Roman"/>
                <w:highlight w:val="yellow"/>
              </w:rPr>
            </w:r>
            <w:r>
              <w:rPr>
                <w:rFonts w:cs="Times New Roman"/>
                <w:highlight w:val="yellow"/>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КПП</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435"/>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shd w:val="clear" w:color="ffffff" w:fill="ced7e7"/>
            <w:tcBorders>
              <w:top w:val="none" w:color="000000" w:sz="4" w:space="0"/>
              <w:left w:val="none" w:color="000000" w:sz="4" w:space="0"/>
              <w:bottom w:val="single" w:color="000000" w:sz="6" w:space="0"/>
              <w:right w:val="none" w:color="000000" w:sz="4" w:space="0"/>
            </w:tcBorders>
            <w:tcW w:w="5748" w:type="dxa"/>
            <w:vAlign w:val="center"/>
            <w:vMerge w:val="continue"/>
            <w:textDirection w:val="lrTb"/>
            <w:noWrap w:val="false"/>
          </w:tcPr>
          <w:p>
            <w:pPr>
              <w:rPr>
                <w:rFonts w:cs="Times New Roman"/>
                <w:highlight w:val="yellow"/>
              </w:rPr>
            </w:pPr>
            <w:r>
              <w:rPr>
                <w:rFonts w:cs="Times New Roman"/>
                <w:highlight w:val="yellow"/>
              </w:rPr>
            </w:r>
            <w:r>
              <w:rPr>
                <w:rFonts w:cs="Times New Roman"/>
                <w:highlight w:val="yellow"/>
              </w:rPr>
            </w:r>
            <w:r>
              <w:rPr>
                <w:rFonts w:cs="Times New Roman"/>
                <w:highlight w:val="yellow"/>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БИК</w:t>
            </w: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Идентификационный код гаранта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pStyle w:val="1894"/>
              <w:jc w:val="center"/>
              <w:rPr>
                <w:rFonts w:ascii="Times New Roman" w:hAnsi="Times New Roman" w:cs="Times New Roman"/>
                <w:highlight w:val="white"/>
              </w:rPr>
            </w:pPr>
            <w:r>
              <w:rPr>
                <w:rStyle w:val="1904"/>
                <w:rFonts w:ascii="Times New Roman" w:hAnsi="Times New Roman" w:cs="Times New Roman"/>
                <w:szCs w:val="24"/>
                <w:highlight w:val="white"/>
              </w:rPr>
              <w:t xml:space="preserve">-</w:t>
            </w:r>
            <w:r>
              <w:rPr>
                <w:rFonts w:ascii="Times New Roman" w:hAnsi="Times New Roman" w:cs="Times New Roman"/>
                <w:highlight w:val="white"/>
              </w:rPr>
            </w:r>
            <w:r>
              <w:rPr>
                <w:rFonts w:ascii="Times New Roman" w:hAnsi="Times New Roman" w:cs="Times New Roman"/>
                <w:highlight w:val="white"/>
              </w:rPr>
            </w:r>
          </w:p>
        </w:tc>
      </w:tr>
      <w:tr>
        <w:tblPrEx/>
        <w:trPr>
          <w:jc w:val="center"/>
          <w:trHeight w:val="738"/>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Место нахождения, телефон, адрес электронной почты гаранта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ind w:right="123"/>
              <w:jc w:val="right"/>
              <w:rPr>
                <w:rFonts w:ascii="Times New Roman" w:hAnsi="Times New Roman" w:cs="Times New Roman"/>
                <w:szCs w:val="24"/>
                <w:highlight w:val="white"/>
              </w:rPr>
            </w:pPr>
            <w:r>
              <w:rPr>
                <w:rStyle w:val="1904"/>
                <w:rFonts w:ascii="Times New Roman" w:hAnsi="Times New Roman" w:cs="Times New Roman"/>
                <w:szCs w:val="24"/>
                <w:highlight w:val="white"/>
              </w:rPr>
              <w:t xml:space="preserve">по </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ОКТМО</w:t>
            </w: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single" w:color="000000" w:sz="6" w:space="0"/>
              <w:left w:val="none" w:color="000000" w:sz="4" w:space="0"/>
              <w:bottom w:val="none" w:color="000000" w:sz="4"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435"/>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Полное наименование принципала </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2700" w:type="dxa"/>
            <w:vMerge w:val="restart"/>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ИНН</w:t>
            </w:r>
            <w:r>
              <w:rPr>
                <w:rStyle w:val="1904"/>
                <w:rFonts w:ascii="Times New Roman" w:hAnsi="Times New Roman" w:cs="Times New Roman"/>
                <w:szCs w:val="24"/>
                <w:highlight w:val="white"/>
                <w:vertAlign w:val="superscript"/>
              </w:rPr>
              <w:t xml:space="preserve">2</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435"/>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shd w:val="clear" w:color="ffffff" w:fill="ced7e7"/>
            <w:tcBorders>
              <w:top w:val="none" w:color="000000" w:sz="4" w:space="0"/>
              <w:left w:val="none" w:color="000000" w:sz="4" w:space="0"/>
              <w:bottom w:val="single" w:color="000000" w:sz="6" w:space="0"/>
              <w:right w:val="none" w:color="000000" w:sz="4" w:space="0"/>
            </w:tcBorders>
            <w:tcW w:w="5748" w:type="dxa"/>
            <w:vAlign w:val="center"/>
            <w:vMerge w:val="continue"/>
            <w:textDirection w:val="lrTb"/>
            <w:noWrap w:val="false"/>
          </w:tcPr>
          <w:p>
            <w:pPr>
              <w:rPr>
                <w:rFonts w:cs="Times New Roman"/>
                <w:highlight w:val="yellow"/>
              </w:rPr>
            </w:pPr>
            <w:r>
              <w:rPr>
                <w:rFonts w:cs="Times New Roman"/>
                <w:highlight w:val="yellow"/>
              </w:rPr>
            </w:r>
            <w:r>
              <w:rPr>
                <w:rFonts w:cs="Times New Roman"/>
                <w:highlight w:val="yellow"/>
              </w:rPr>
            </w:r>
            <w:r>
              <w:rPr>
                <w:rFonts w:cs="Times New Roman"/>
                <w:highlight w:val="yellow"/>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КПП</w:t>
            </w:r>
            <w:r>
              <w:rPr>
                <w:rStyle w:val="1904"/>
                <w:rFonts w:ascii="Times New Roman" w:hAnsi="Times New Roman" w:cs="Times New Roman"/>
                <w:szCs w:val="24"/>
                <w:highlight w:val="white"/>
                <w:vertAlign w:val="superscript"/>
              </w:rPr>
              <w:t xml:space="preserve">3</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9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Место нахождения, телефон, адрес электронной почты принципала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ind w:right="123"/>
              <w:jc w:val="right"/>
              <w:rPr>
                <w:rFonts w:ascii="Times New Roman" w:hAnsi="Times New Roman" w:cs="Times New Roman"/>
                <w:szCs w:val="24"/>
                <w:highlight w:val="white"/>
              </w:rPr>
            </w:pPr>
            <w:r>
              <w:rPr>
                <w:rStyle w:val="1904"/>
                <w:rFonts w:ascii="Times New Roman" w:hAnsi="Times New Roman" w:cs="Times New Roman"/>
                <w:szCs w:val="24"/>
                <w:highlight w:val="white"/>
              </w:rPr>
              <w:t xml:space="preserve">по </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ОКТМО</w:t>
            </w: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607"/>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szCs w:val="24"/>
                <w:highlight w:val="white"/>
              </w:rPr>
            </w:pPr>
            <w:r>
              <w:rPr>
                <w:rStyle w:val="1904"/>
                <w:rFonts w:ascii="Times New Roman" w:hAnsi="Times New Roman" w:cs="Times New Roman"/>
                <w:szCs w:val="24"/>
                <w:highlight w:val="white"/>
              </w:rPr>
              <w:t xml:space="preserve">Полное наименование </w:t>
            </w:r>
            <w:r>
              <w:rPr>
                <w:rFonts w:ascii="Times New Roman" w:hAnsi="Times New Roman" w:cs="Times New Roman"/>
                <w:szCs w:val="24"/>
                <w:highlight w:val="white"/>
              </w:rPr>
            </w:r>
            <w:r>
              <w:rPr>
                <w:rFonts w:ascii="Times New Roman" w:hAnsi="Times New Roman" w:cs="Times New Roman"/>
                <w:szCs w:val="24"/>
                <w:highlight w:val="white"/>
              </w:rPr>
            </w:r>
          </w:p>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бенефициара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vMerge w:val="restart"/>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ИНН</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07"/>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shd w:val="clear" w:color="ffffff" w:fill="ced7e7"/>
            <w:tcBorders>
              <w:top w:val="single" w:color="000000" w:sz="6" w:space="0"/>
              <w:left w:val="none" w:color="000000" w:sz="4" w:space="0"/>
              <w:bottom w:val="single" w:color="000000" w:sz="6" w:space="0"/>
              <w:right w:val="none" w:color="000000" w:sz="4" w:space="0"/>
            </w:tcBorders>
            <w:tcW w:w="5748" w:type="dxa"/>
            <w:vAlign w:val="center"/>
            <w:vMerge w:val="continue"/>
            <w:textDirection w:val="lrTb"/>
            <w:noWrap w:val="false"/>
          </w:tcPr>
          <w:p>
            <w:pPr>
              <w:rPr>
                <w:rFonts w:cs="Times New Roman"/>
                <w:highlight w:val="yellow"/>
              </w:rPr>
            </w:pPr>
            <w:r>
              <w:rPr>
                <w:rFonts w:cs="Times New Roman"/>
                <w:highlight w:val="yellow"/>
              </w:rPr>
            </w:r>
            <w:r>
              <w:rPr>
                <w:rFonts w:cs="Times New Roman"/>
                <w:highlight w:val="yellow"/>
              </w:rPr>
            </w:r>
            <w:r>
              <w:rPr>
                <w:rFonts w:cs="Times New Roman"/>
                <w:highlight w:val="yellow"/>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jc w:val="right"/>
              <w:rPr>
                <w:rFonts w:ascii="Times New Roman" w:hAnsi="Times New Roman" w:cs="Times New Roman"/>
                <w:highlight w:val="white"/>
              </w:rPr>
            </w:pPr>
            <w:r>
              <w:rPr>
                <w:rStyle w:val="1904"/>
                <w:rFonts w:ascii="Times New Roman" w:hAnsi="Times New Roman" w:cs="Times New Roman"/>
                <w:szCs w:val="24"/>
                <w:highlight w:val="white"/>
              </w:rPr>
              <w:t xml:space="preserve">КПП</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9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Место нахождения, телефон, адрес электронной почты бенефициара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80" w:type="dxa"/>
              <w:bottom w:w="80" w:type="dxa"/>
            </w:tcMar>
            <w:tcW w:w="1500" w:type="dxa"/>
            <w:textDirection w:val="lrTb"/>
            <w:noWrap w:val="false"/>
          </w:tcPr>
          <w:p>
            <w:pPr>
              <w:pStyle w:val="1894"/>
              <w:jc w:val="right"/>
              <w:rPr>
                <w:rFonts w:ascii="Times New Roman" w:hAnsi="Times New Roman" w:cs="Times New Roman"/>
                <w:szCs w:val="24"/>
                <w:highlight w:val="white"/>
              </w:rPr>
            </w:pPr>
            <w:r>
              <w:rPr>
                <w:rFonts w:ascii="Times New Roman" w:hAnsi="Times New Roman" w:cs="Times New Roman"/>
                <w:szCs w:val="24"/>
                <w:highlight w:val="white"/>
              </w:rPr>
            </w:r>
            <w:r>
              <w:rPr>
                <w:rFonts w:ascii="Times New Roman" w:hAnsi="Times New Roman" w:cs="Times New Roman"/>
                <w:szCs w:val="24"/>
                <w:highlight w:val="white"/>
              </w:rPr>
            </w:r>
            <w:r>
              <w:rPr>
                <w:rFonts w:ascii="Times New Roman" w:hAnsi="Times New Roman" w:cs="Times New Roman"/>
                <w:szCs w:val="24"/>
                <w:highlight w:val="white"/>
              </w:rPr>
            </w:r>
          </w:p>
          <w:p>
            <w:pPr>
              <w:pStyle w:val="1894"/>
              <w:ind w:right="123"/>
              <w:jc w:val="right"/>
              <w:rPr>
                <w:rFonts w:ascii="Times New Roman" w:hAnsi="Times New Roman" w:cs="Times New Roman"/>
                <w:szCs w:val="24"/>
                <w:highlight w:val="white"/>
              </w:rPr>
            </w:pPr>
            <w:r>
              <w:rPr>
                <w:rStyle w:val="1904"/>
                <w:rFonts w:ascii="Times New Roman" w:hAnsi="Times New Roman" w:cs="Times New Roman"/>
                <w:szCs w:val="24"/>
                <w:highlight w:val="white"/>
              </w:rPr>
              <w:t xml:space="preserve">по </w:t>
            </w:r>
            <w:r>
              <w:rPr>
                <w:rFonts w:ascii="Times New Roman" w:hAnsi="Times New Roman" w:cs="Times New Roman"/>
                <w:szCs w:val="24"/>
                <w:highlight w:val="white"/>
              </w:rPr>
            </w:r>
            <w:r>
              <w:rPr>
                <w:rFonts w:ascii="Times New Roman" w:hAnsi="Times New Roman" w:cs="Times New Roman"/>
                <w:szCs w:val="24"/>
                <w:highlight w:val="white"/>
              </w:rPr>
            </w:r>
          </w:p>
          <w:p>
            <w:pPr>
              <w:pStyle w:val="1894"/>
              <w:ind w:right="123"/>
              <w:jc w:val="right"/>
              <w:rPr>
                <w:rFonts w:ascii="Times New Roman" w:hAnsi="Times New Roman" w:cs="Times New Roman"/>
                <w:highlight w:val="white"/>
              </w:rPr>
            </w:pPr>
            <w:r>
              <w:rPr>
                <w:rStyle w:val="1904"/>
                <w:rFonts w:ascii="Times New Roman" w:hAnsi="Times New Roman" w:cs="Times New Roman"/>
                <w:szCs w:val="24"/>
                <w:highlight w:val="white"/>
              </w:rPr>
              <w:t xml:space="preserve">ОКТМО</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135"/>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610"/>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pStyle w:val="1894"/>
              <w:jc w:val="center"/>
              <w:rPr>
                <w:rFonts w:ascii="Times New Roman" w:hAnsi="Times New Roman" w:cs="Times New Roman"/>
                <w:highlight w:val="white"/>
              </w:rPr>
            </w:pPr>
            <w:r>
              <w:rPr>
                <w:rStyle w:val="1904"/>
                <w:rFonts w:ascii="Times New Roman" w:hAnsi="Times New Roman" w:cs="Times New Roman"/>
                <w:szCs w:val="24"/>
                <w:highlight w:val="white"/>
              </w:rPr>
              <w:t xml:space="preserve">Информация о закупке, для обеспечения договора, заключаемого при осуществлении которой, предоставляется независимая гарантия </w:t>
            </w:r>
            <w:r>
              <w:rPr>
                <w:rFonts w:ascii="Times New Roman" w:hAnsi="Times New Roman" w:cs="Times New Roman"/>
                <w:highlight w:val="white"/>
              </w:rPr>
            </w:r>
            <w:r>
              <w:rPr>
                <w:rFonts w:ascii="Times New Roman" w:hAnsi="Times New Roman" w:cs="Times New Roman"/>
                <w:highlight w:val="white"/>
              </w:rPr>
            </w:r>
          </w:p>
        </w:tc>
      </w:tr>
      <w:tr>
        <w:tblPrEx/>
        <w:trPr>
          <w:jc w:val="center"/>
          <w:trHeight w:val="1038"/>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Номер извещения об осуществлении конкурентной закупки</w:t>
            </w: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438"/>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Предмет договора</w:t>
            </w:r>
            <w:r>
              <w:rPr>
                <w:rStyle w:val="1904"/>
                <w:rFonts w:ascii="Times New Roman" w:hAnsi="Times New Roman" w:cs="Times New Roman"/>
                <w:szCs w:val="24"/>
                <w:highlight w:val="white"/>
                <w:vertAlign w:val="superscript"/>
              </w:rPr>
              <w:t xml:space="preserve">4</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gridSpan w:val="3"/>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57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135"/>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gridSpan w:val="4"/>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9498" w:type="dxa"/>
            <w:textDirection w:val="lrTb"/>
            <w:noWrap w:val="false"/>
          </w:tcPr>
          <w:p>
            <w:pPr>
              <w:pStyle w:val="1894"/>
              <w:jc w:val="center"/>
              <w:rPr>
                <w:rFonts w:ascii="Times New Roman" w:hAnsi="Times New Roman" w:cs="Times New Roman"/>
                <w:highlight w:val="white"/>
              </w:rPr>
            </w:pPr>
            <w:r>
              <w:rPr>
                <w:rStyle w:val="1904"/>
                <w:rFonts w:ascii="Times New Roman" w:hAnsi="Times New Roman" w:cs="Times New Roman"/>
                <w:szCs w:val="24"/>
                <w:highlight w:val="white"/>
              </w:rPr>
              <w:t xml:space="preserve">Условия независимой гарантии </w:t>
            </w:r>
            <w:r>
              <w:rPr>
                <w:rFonts w:ascii="Times New Roman" w:hAnsi="Times New Roman" w:cs="Times New Roman"/>
                <w:highlight w:val="white"/>
              </w:rPr>
            </w:r>
            <w:r>
              <w:rPr>
                <w:rFonts w:ascii="Times New Roman" w:hAnsi="Times New Roman" w:cs="Times New Roman"/>
                <w:highlight w:val="white"/>
              </w:rPr>
            </w:r>
          </w:p>
        </w:tc>
      </w:tr>
      <w:tr>
        <w:tblPrEx/>
        <w:trPr>
          <w:jc w:val="center"/>
          <w:trHeight w:val="12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Сумма независимой гарантии, подлежащая уплате гарантом бенефициару (далее - сумма независимой гарантии) </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single" w:color="000000" w:sz="6"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31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Наименование валюты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single" w:color="000000" w:sz="6" w:space="0"/>
            </w:tcBorders>
            <w:tcMar>
              <w:left w:w="80" w:type="dxa"/>
              <w:top w:w="80" w:type="dxa"/>
              <w:right w:w="203" w:type="dxa"/>
              <w:bottom w:w="80" w:type="dxa"/>
            </w:tcMar>
            <w:tcW w:w="1500" w:type="dxa"/>
            <w:textDirection w:val="lrTb"/>
            <w:noWrap w:val="false"/>
          </w:tcPr>
          <w:p>
            <w:pPr>
              <w:pStyle w:val="1894"/>
              <w:ind w:right="123"/>
              <w:jc w:val="right"/>
              <w:rPr>
                <w:rFonts w:ascii="Times New Roman" w:hAnsi="Times New Roman" w:cs="Times New Roman"/>
                <w:highlight w:val="white"/>
              </w:rPr>
            </w:pPr>
            <w:r>
              <w:rPr>
                <w:rStyle w:val="1904"/>
                <w:rFonts w:ascii="Times New Roman" w:hAnsi="Times New Roman" w:cs="Times New Roman"/>
                <w:szCs w:val="24"/>
                <w:highlight w:val="white"/>
              </w:rPr>
              <w:t xml:space="preserve">по ОКВ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single" w:color="000000" w:sz="6" w:space="0"/>
              <w:bottom w:val="single" w:color="000000" w:sz="6" w:space="0"/>
              <w:right w:val="single" w:color="000000" w:sz="6"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79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szCs w:val="24"/>
                <w:highlight w:val="white"/>
              </w:rPr>
            </w:pPr>
            <w:r>
              <w:rPr>
                <w:rStyle w:val="1904"/>
                <w:rFonts w:ascii="Times New Roman" w:hAnsi="Times New Roman" w:cs="Times New Roman"/>
                <w:szCs w:val="24"/>
                <w:highlight w:val="white"/>
              </w:rPr>
              <w:t xml:space="preserve">Срок вступления независимой </w:t>
            </w:r>
            <w:r>
              <w:rPr>
                <w:rFonts w:ascii="Times New Roman" w:hAnsi="Times New Roman" w:cs="Times New Roman"/>
                <w:szCs w:val="24"/>
                <w:highlight w:val="white"/>
              </w:rPr>
            </w:r>
            <w:r>
              <w:rPr>
                <w:rFonts w:ascii="Times New Roman" w:hAnsi="Times New Roman" w:cs="Times New Roman"/>
                <w:szCs w:val="24"/>
                <w:highlight w:val="white"/>
              </w:rPr>
            </w:r>
          </w:p>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гарантии в силу</w:t>
            </w:r>
            <w:r>
              <w:rPr>
                <w:rStyle w:val="1904"/>
                <w:rFonts w:ascii="Times New Roman" w:hAnsi="Times New Roman" w:cs="Times New Roman"/>
                <w:szCs w:val="24"/>
                <w:highlight w:val="white"/>
                <w:vertAlign w:val="superscript"/>
              </w:rPr>
              <w:t xml:space="preserve">5</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6"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single" w:color="000000" w:sz="6" w:space="0"/>
              <w:left w:val="none" w:color="000000" w:sz="4" w:space="0"/>
              <w:bottom w:val="none" w:color="000000" w:sz="4"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r>
        <w:tblPrEx/>
        <w:trPr>
          <w:jc w:val="center"/>
          <w:trHeight w:val="790"/>
        </w:trPr>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3750" w:type="dxa"/>
            <w:textDirection w:val="lrTb"/>
            <w:noWrap w:val="false"/>
          </w:tcPr>
          <w:p>
            <w:pPr>
              <w:pStyle w:val="1894"/>
              <w:rPr>
                <w:rFonts w:ascii="Times New Roman" w:hAnsi="Times New Roman" w:cs="Times New Roman"/>
                <w:highlight w:val="white"/>
              </w:rPr>
            </w:pPr>
            <w:r>
              <w:rPr>
                <w:rStyle w:val="1904"/>
                <w:rFonts w:ascii="Times New Roman" w:hAnsi="Times New Roman" w:cs="Times New Roman"/>
                <w:szCs w:val="24"/>
                <w:highlight w:val="white"/>
              </w:rPr>
              <w:t xml:space="preserve">Срок действия независимой гарантии</w:t>
            </w:r>
            <w:r>
              <w:rPr>
                <w:rStyle w:val="1904"/>
                <w:rFonts w:ascii="Times New Roman" w:hAnsi="Times New Roman" w:cs="Times New Roman"/>
                <w:szCs w:val="24"/>
                <w:highlight w:val="white"/>
                <w:vertAlign w:val="superscript"/>
              </w:rPr>
              <w:t xml:space="preserve">5</w:t>
            </w:r>
            <w:r>
              <w:rPr>
                <w:rStyle w:val="1904"/>
                <w:rFonts w:ascii="Times New Roman" w:hAnsi="Times New Roman" w:cs="Times New Roman"/>
                <w:szCs w:val="24"/>
                <w:highlight w:val="white"/>
              </w:rPr>
              <w:t xml:space="preserve">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6" w:space="0"/>
              <w:left w:val="none" w:color="000000" w:sz="4" w:space="0"/>
              <w:bottom w:val="single" w:color="000000" w:sz="4" w:space="0"/>
              <w:right w:val="none" w:color="000000" w:sz="4" w:space="0"/>
            </w:tcBorders>
            <w:tcMar>
              <w:left w:w="80" w:type="dxa"/>
              <w:top w:w="80" w:type="dxa"/>
              <w:right w:w="80" w:type="dxa"/>
              <w:bottom w:w="80" w:type="dxa"/>
            </w:tcMar>
            <w:tcW w:w="27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00"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c>
          <w:tcPr>
            <w:tcBorders>
              <w:top w:val="none" w:color="000000" w:sz="4" w:space="0"/>
              <w:left w:val="none" w:color="000000" w:sz="4" w:space="0"/>
              <w:bottom w:val="none" w:color="000000" w:sz="4" w:space="0"/>
              <w:right w:val="none" w:color="000000" w:sz="4" w:space="0"/>
            </w:tcBorders>
            <w:tcMar>
              <w:left w:w="80" w:type="dxa"/>
              <w:top w:w="80" w:type="dxa"/>
              <w:right w:w="80" w:type="dxa"/>
              <w:bottom w:w="80" w:type="dxa"/>
            </w:tcMar>
            <w:tcW w:w="1548" w:type="dxa"/>
            <w:textDirection w:val="lrTb"/>
            <w:noWrap w:val="false"/>
          </w:tcPr>
          <w:p>
            <w:pPr>
              <w:rPr>
                <w:rFonts w:cs="Times New Roman"/>
                <w:highlight w:val="white"/>
              </w:rPr>
            </w:pPr>
            <w:r>
              <w:rPr>
                <w:rFonts w:cs="Times New Roman"/>
                <w:highlight w:val="white"/>
              </w:rPr>
            </w:r>
            <w:r>
              <w:rPr>
                <w:rFonts w:cs="Times New Roman"/>
                <w:highlight w:val="white"/>
              </w:rPr>
            </w:r>
            <w:r>
              <w:rPr>
                <w:rFonts w:cs="Times New Roman"/>
                <w:highlight w:val="white"/>
              </w:rPr>
            </w:r>
          </w:p>
        </w:tc>
      </w:tr>
    </w:tbl>
    <w:p>
      <w:pPr>
        <w:pStyle w:val="1895"/>
        <w:ind w:left="28" w:hanging="28"/>
        <w:jc w:val="center"/>
        <w:rPr>
          <w:rFonts w:ascii="Times New Roman" w:hAnsi="Times New Roman" w:cs="Times New Roman"/>
          <w:b/>
          <w:bCs/>
          <w:color w:val="000000"/>
          <w:szCs w:val="24"/>
          <w:highlight w:val="white"/>
        </w:rPr>
      </w:pPr>
      <w:r>
        <w:rPr>
          <w:rFonts w:ascii="Times New Roman" w:hAnsi="Times New Roman" w:cs="Times New Roman"/>
          <w:b/>
          <w:bCs/>
          <w:color w:val="000000"/>
          <w:szCs w:val="24"/>
          <w:highlight w:val="white"/>
        </w:rPr>
      </w:r>
      <w:r>
        <w:rPr>
          <w:rFonts w:ascii="Times New Roman" w:hAnsi="Times New Roman" w:cs="Times New Roman"/>
          <w:b/>
          <w:bCs/>
          <w:color w:val="000000"/>
          <w:szCs w:val="24"/>
          <w:highlight w:val="white"/>
        </w:rPr>
      </w:r>
      <w:r>
        <w:rPr>
          <w:rFonts w:ascii="Times New Roman" w:hAnsi="Times New Roman" w:cs="Times New Roman"/>
          <w:b/>
          <w:bCs/>
          <w:color w:val="000000"/>
          <w:szCs w:val="24"/>
          <w:highlight w:val="white"/>
        </w:rPr>
      </w:r>
    </w:p>
    <w:p>
      <w:pPr>
        <w:widowControl w:val="off"/>
        <w:rPr>
          <w:rFonts w:cs="Times New Roman"/>
          <w:highlight w:val="white"/>
        </w:rPr>
      </w:pPr>
      <w:r>
        <w:rPr>
          <w:rFonts w:cs="Times New Roman"/>
          <w:highlight w:val="white"/>
        </w:rPr>
      </w:r>
      <w:r>
        <w:rPr>
          <w:rFonts w:cs="Times New Roman"/>
          <w:highlight w:val="white"/>
        </w:rPr>
      </w:r>
      <w:r>
        <w:rPr>
          <w:rFonts w:cs="Times New Roman"/>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w:t>
      </w:r>
      <w:r>
        <w:rPr>
          <w:rStyle w:val="1904"/>
          <w:rFonts w:ascii="Times New Roman" w:hAnsi="Times New Roman" w:cs="Times New Roman"/>
          <w:szCs w:val="24"/>
          <w:highlight w:val="white"/>
        </w:rPr>
        <w:tab/>
        <w:t xml:space="preserve">Настоящая независимая гарантия обеспечивает исполнение принципалом его обязательств, предусмотренных договором, заключенным с бенефициаром, включающих в том числе обязательства принципала по уплате неустоек (штрафов, пеней).</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2.</w:t>
      </w:r>
      <w:r>
        <w:rPr>
          <w:rStyle w:val="1904"/>
          <w:rFonts w:ascii="Times New Roman" w:hAnsi="Times New Roman" w:cs="Times New Roman"/>
          <w:szCs w:val="24"/>
          <w:highlight w:val="white"/>
        </w:rPr>
        <w:tab/>
        <w:t xml:space="preserve">Настоящая независимая гарантия не может быть отозвана гарантом.</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3.</w:t>
      </w:r>
      <w:r>
        <w:rPr>
          <w:rStyle w:val="1904"/>
          <w:rFonts w:ascii="Times New Roman" w:hAnsi="Times New Roman" w:cs="Times New Roman"/>
          <w:szCs w:val="24"/>
          <w:highlight w:val="white"/>
        </w:rPr>
        <w:tab/>
        <w:t xml:space="preserve">Бенефициар в случае неисполне</w:t>
      </w:r>
      <w:r>
        <w:rPr>
          <w:rStyle w:val="1904"/>
          <w:rFonts w:ascii="Times New Roman" w:hAnsi="Times New Roman" w:cs="Times New Roman"/>
          <w:szCs w:val="24"/>
          <w:highlight w:val="white"/>
        </w:rPr>
        <w:t xml:space="preserve">ния или ненадлежащего исполнения принципалом обязательств, обеспеченных настоящей независимой гарантией, вправе до окончания ее срока действия предъявить требование об уплате денежной суммы по независимой гарантии (далее - требование) в размере цены догово</w:t>
      </w:r>
      <w:r>
        <w:rPr>
          <w:rStyle w:val="1904"/>
          <w:rFonts w:ascii="Times New Roman" w:hAnsi="Times New Roman" w:cs="Times New Roman"/>
          <w:szCs w:val="24"/>
          <w:highlight w:val="white"/>
        </w:rPr>
        <w:t xml:space="preserve">ра, уменьшенном на сумму, пропорциональную объему исполненных принципалом обязательств, предусмотренных договором, в отношении которых бенефициаром осуществлена приемка, но не превышающем размер обеспечения исполнения договора и сумму независимой гарантии.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4.</w:t>
      </w:r>
      <w:r>
        <w:rPr>
          <w:rStyle w:val="1904"/>
          <w:rFonts w:ascii="Times New Roman" w:hAnsi="Times New Roman" w:cs="Times New Roman"/>
          <w:szCs w:val="24"/>
          <w:highlight w:val="white"/>
        </w:rPr>
        <w:tab/>
        <w:t xml:space="preserve">Бенефициар вправе направить гаранту требование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бенефициара.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5.</w:t>
      </w:r>
      <w:r>
        <w:rPr>
          <w:rStyle w:val="1904"/>
          <w:rFonts w:ascii="Times New Roman" w:hAnsi="Times New Roman" w:cs="Times New Roman"/>
          <w:szCs w:val="24"/>
          <w:highlight w:val="white"/>
        </w:rPr>
        <w:tab/>
        <w:t xml:space="preserve">Требование в письменной форме на бумажном носителе должно быть направлено (в случае, если бенефициар направляет требование гаранту в письменной форме на бумажном носителе) по адресу: ___________</w:t>
      </w:r>
      <w:r>
        <w:rPr>
          <w:rStyle w:val="1904"/>
          <w:rFonts w:ascii="Times New Roman" w:hAnsi="Times New Roman" w:cs="Times New Roman"/>
          <w:szCs w:val="24"/>
          <w:highlight w:val="white"/>
          <w:vertAlign w:val="superscript"/>
        </w:rPr>
        <w:t xml:space="preserve">6</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6.</w:t>
      </w:r>
      <w:r>
        <w:rPr>
          <w:rStyle w:val="1904"/>
          <w:rFonts w:ascii="Times New Roman" w:hAnsi="Times New Roman" w:cs="Times New Roman"/>
          <w:szCs w:val="24"/>
          <w:highlight w:val="white"/>
        </w:rPr>
        <w:tab/>
        <w:t xml:space="preserve">Требование в форме электронного документа должно быть направлено (в случае если бенефициар направляет требование гаранту в форме электронного документа) ________</w:t>
      </w:r>
      <w:r>
        <w:rPr>
          <w:rStyle w:val="1904"/>
          <w:rFonts w:ascii="Times New Roman" w:hAnsi="Times New Roman" w:cs="Times New Roman"/>
          <w:szCs w:val="24"/>
          <w:highlight w:val="white"/>
          <w:vertAlign w:val="superscript"/>
        </w:rPr>
        <w:t xml:space="preserve">7</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7.</w:t>
      </w:r>
      <w:r>
        <w:rPr>
          <w:rStyle w:val="1904"/>
          <w:rFonts w:ascii="Times New Roman" w:hAnsi="Times New Roman" w:cs="Times New Roman"/>
          <w:szCs w:val="24"/>
          <w:highlight w:val="white"/>
        </w:rPr>
        <w:tab/>
        <w:t xml:space="preserve">В случае направления требования бенефициар обязан одновременно с таким требованием направить гаранту:</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а) расчет суммы, включаемой в требование по настоящей независимой гарантии;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б) документ, содержащий указание на нарушения принципалом обязательств, предусмотренных договором;</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в) документ, подтверждающий полномочия лица, подписавшего требование по настоящей независимой гарантии от</w:t>
      </w:r>
      <w:r>
        <w:rPr>
          <w:rStyle w:val="1904"/>
          <w:rFonts w:ascii="Times New Roman" w:hAnsi="Times New Roman" w:cs="Times New Roman"/>
          <w:szCs w:val="24"/>
          <w:highlight w:val="white"/>
        </w:rPr>
        <w:t xml:space="preserve"> имени бенефициара (доверенность) (в случае если требование по настоящей независимой гарантии подписано лицом, не указанным в Едином государственном реестре юридических лиц в качестве лица, имеющего право без доверенности действовать от имени бенефициара).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8.</w:t>
      </w:r>
      <w:r>
        <w:rPr>
          <w:rStyle w:val="1904"/>
          <w:rFonts w:ascii="Times New Roman" w:hAnsi="Times New Roman" w:cs="Times New Roman"/>
          <w:szCs w:val="24"/>
          <w:highlight w:val="white"/>
        </w:rPr>
        <w:tab/>
        <w:t xml:space="preserve">В случае направления требования бенефициаром на бумажном носителе предст</w:t>
      </w:r>
      <w:r>
        <w:rPr>
          <w:rStyle w:val="1904"/>
          <w:rFonts w:ascii="Times New Roman" w:hAnsi="Times New Roman" w:cs="Times New Roman"/>
          <w:szCs w:val="24"/>
          <w:highlight w:val="white"/>
        </w:rPr>
        <w:t xml:space="preserve">авляются оригиналы предусмотренных пунктом 7 настоящей независимой гарантии документов или заверенные бенефициаром их копии. Если копия документа заверена лицом, не указанным в Едином государственном реестре юридических лиц в качестве лица, имеющего право </w:t>
      </w:r>
      <w:r>
        <w:rPr>
          <w:rStyle w:val="1904"/>
          <w:rFonts w:ascii="Times New Roman" w:hAnsi="Times New Roman" w:cs="Times New Roman"/>
          <w:szCs w:val="24"/>
          <w:highlight w:val="white"/>
        </w:rPr>
        <w:t xml:space="preserve">без доверенности действовать от имени бенефициара, также представляется документ, подтверждающий полномочия такого лица на осуществление действий от имени бенефициара. В случае направления требования в форме электронного документа предусмотренные пунктом 7</w:t>
      </w:r>
      <w:r>
        <w:rPr>
          <w:rStyle w:val="1904"/>
          <w:rFonts w:ascii="Times New Roman" w:hAnsi="Times New Roman" w:cs="Times New Roman"/>
          <w:szCs w:val="24"/>
          <w:highlight w:val="white"/>
        </w:rPr>
        <w:t xml:space="preserve"> настоящей независимой гарантии документы представляются в форме электронных документов или в форме электронных образов бумажных документов, подписанных усиленной квалифицированной электронной подписью лица, имеющего право действовать от имени бенефициара.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9.</w:t>
      </w:r>
      <w:r>
        <w:rPr>
          <w:rStyle w:val="1904"/>
          <w:rFonts w:ascii="Times New Roman" w:hAnsi="Times New Roman" w:cs="Times New Roman"/>
          <w:szCs w:val="24"/>
          <w:highlight w:val="white"/>
        </w:rPr>
        <w:tab/>
        <w:t xml:space="preserve">Гарант обязан рассмотреть требование не позднее 5 рабочих дней со дня, следующего за днем получения указанного требования и документов, предусмотренных пунктом 7 настоящей независимой гарантии.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10.</w:t>
      </w:r>
      <w:r>
        <w:rPr>
          <w:rStyle w:val="1904"/>
          <w:rFonts w:ascii="Times New Roman" w:hAnsi="Times New Roman" w:cs="Times New Roman"/>
          <w:szCs w:val="24"/>
          <w:highlight w:val="white"/>
        </w:rPr>
        <w:tab/>
        <w:t xml:space="preserve">Гарант обязан уплатить бенефициару денежную сумму по настоящей независимой гарантии в размере, указанном в требовании, не позднее 10 рабочих дней </w:t>
      </w:r>
      <w:r>
        <w:rPr>
          <w:rStyle w:val="1904"/>
          <w:rFonts w:ascii="Times New Roman" w:hAnsi="Times New Roman" w:cs="Times New Roman"/>
          <w:szCs w:val="24"/>
          <w:highlight w:val="white"/>
        </w:rPr>
        <w:t xml:space="preserve">со дня, следующего за днем получения гарантом требования бенефициара, соответствующего условиям настоящей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11.</w:t>
      </w:r>
      <w:r>
        <w:rPr>
          <w:rStyle w:val="1904"/>
          <w:rFonts w:ascii="Times New Roman" w:hAnsi="Times New Roman" w:cs="Times New Roman"/>
          <w:szCs w:val="24"/>
          <w:highlight w:val="white"/>
        </w:rPr>
        <w:tab/>
        <w:t xml:space="preserve">Обязательство гаранта перед бенефициаром считается исполненным надл</w:t>
      </w:r>
      <w:r>
        <w:rPr>
          <w:rStyle w:val="1904"/>
          <w:rFonts w:ascii="Times New Roman" w:hAnsi="Times New Roman" w:cs="Times New Roman"/>
          <w:szCs w:val="24"/>
          <w:highlight w:val="white"/>
        </w:rPr>
        <w:t xml:space="preserve">ежащим образом со дня поступления денежных сумм по настоящей независимой гарантии на счет, на котором в соответствии с законодательством Российской Федерации учитываются операции со средствами, поступающими бенефициару, указанный бенефициаром в требовании.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12.</w:t>
      </w:r>
      <w:r>
        <w:rPr>
          <w:rStyle w:val="1904"/>
          <w:rFonts w:ascii="Times New Roman" w:hAnsi="Times New Roman" w:cs="Times New Roman"/>
          <w:szCs w:val="24"/>
          <w:highlight w:val="white"/>
        </w:rPr>
        <w:tab/>
        <w:t xml:space="preserve">Гарант в случае просрочки исполнения обя</w:t>
      </w:r>
      <w:r>
        <w:rPr>
          <w:rStyle w:val="1904"/>
          <w:rFonts w:ascii="Times New Roman" w:hAnsi="Times New Roman" w:cs="Times New Roman"/>
          <w:szCs w:val="24"/>
          <w:highlight w:val="white"/>
        </w:rPr>
        <w:t xml:space="preserve">зательств по настоящей независимой гарантии, требование по которой соответствует условиям настоящей независимой гарантии и предъявлено бенефициаром до окончания срока ее действия, обязан за каждый день просрочки (начиная со дня, следующего за днем истечени</w:t>
      </w:r>
      <w:r>
        <w:rPr>
          <w:rStyle w:val="1904"/>
          <w:rFonts w:ascii="Times New Roman" w:hAnsi="Times New Roman" w:cs="Times New Roman"/>
          <w:szCs w:val="24"/>
          <w:highlight w:val="white"/>
        </w:rPr>
        <w:t xml:space="preserve">я установленного настоящей независимой гарантией срока оплаты требования, по день исполнения гарантом требования включительно) уплатить бенефициару неустойку (пени) в размере 0,1 процента денежной суммы, подлежащей уплате по настоящей независимой гарантии.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13.</w:t>
      </w:r>
      <w:r>
        <w:rPr>
          <w:rStyle w:val="1904"/>
          <w:rFonts w:ascii="Times New Roman" w:hAnsi="Times New Roman" w:cs="Times New Roman"/>
          <w:szCs w:val="24"/>
          <w:highlight w:val="white"/>
        </w:rPr>
        <w:tab/>
        <w:t xml:space="preserve">Все расходы, возникающие в связи с перечислением гарантом денежных средств по настоящей независимой гарантии бенефициару, несет гарант.</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14.</w:t>
      </w:r>
      <w:r>
        <w:rPr>
          <w:rStyle w:val="1904"/>
          <w:rFonts w:ascii="Times New Roman" w:hAnsi="Times New Roman" w:cs="Times New Roman"/>
          <w:szCs w:val="24"/>
          <w:highlight w:val="white"/>
        </w:rPr>
        <w:tab/>
        <w:t xml:space="preserve">Исключение банка (если настоящая независимая гарантия выдана банк</w:t>
      </w:r>
      <w:r>
        <w:rPr>
          <w:rStyle w:val="1904"/>
          <w:rFonts w:ascii="Times New Roman" w:hAnsi="Times New Roman" w:cs="Times New Roman"/>
          <w:szCs w:val="24"/>
          <w:highlight w:val="white"/>
        </w:rPr>
        <w:t xml:space="preserve">ом) из перечня, предусмотренного частью 1.2 статьи 45 Федерального закона «О контрактной системе в сфере закупок товаров, работ, услуг для обеспечения государственных и муниципальных нужд», фонда содействия кредитованию (гарантийного фонда, фонда поручител</w:t>
      </w:r>
      <w:r>
        <w:rPr>
          <w:rStyle w:val="1904"/>
          <w:rFonts w:ascii="Times New Roman" w:hAnsi="Times New Roman" w:cs="Times New Roman"/>
          <w:szCs w:val="24"/>
          <w:highlight w:val="white"/>
        </w:rPr>
        <w:t xml:space="preserve">ьств), являющегося участником национальной гарантийной системы поддержки малого и среднего предпринимательства, предусмотренного Федеральным законом «О развитии малого и среднего предпринимательства в Российской Федерации» (если независимая гарантия выдана</w:t>
      </w:r>
      <w:r>
        <w:rPr>
          <w:rStyle w:val="1904"/>
          <w:rFonts w:ascii="Times New Roman" w:hAnsi="Times New Roman" w:cs="Times New Roman"/>
          <w:szCs w:val="24"/>
          <w:highlight w:val="white"/>
        </w:rPr>
        <w:t xml:space="preserve"> таким фондом), из перечня, предусмотренного частью 1.7 указанной статьи, не прекращает действия настоящей независимой гарантии и не освобождает гаранта от ответственности за неисполнение либо ненадлежащее исполнение условий настоящей независимой гарантии.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15.</w:t>
      </w:r>
      <w:r>
        <w:rPr>
          <w:rStyle w:val="1904"/>
          <w:rFonts w:ascii="Times New Roman" w:hAnsi="Times New Roman" w:cs="Times New Roman"/>
          <w:szCs w:val="24"/>
          <w:highlight w:val="white"/>
        </w:rPr>
        <w:tab/>
        <w:t xml:space="preserve">Споры, возникающие в связи с исполнением обязательств по настоящей независимой гарантии, подлежат рассмотрению в арбитражном суде ________</w:t>
      </w:r>
      <w:r>
        <w:rPr>
          <w:rStyle w:val="1904"/>
          <w:rFonts w:ascii="Times New Roman" w:hAnsi="Times New Roman" w:cs="Times New Roman"/>
          <w:szCs w:val="24"/>
          <w:highlight w:val="white"/>
          <w:vertAlign w:val="superscript"/>
        </w:rPr>
        <w:t xml:space="preserve">8</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16.</w:t>
      </w:r>
      <w:r>
        <w:rPr>
          <w:rStyle w:val="1904"/>
          <w:rFonts w:ascii="Times New Roman" w:hAnsi="Times New Roman" w:cs="Times New Roman"/>
          <w:szCs w:val="24"/>
          <w:highlight w:val="white"/>
        </w:rPr>
        <w:tab/>
        <w:t xml:space="preserve">Настоящая независимая гарантия выдана в пользу бенефициара, и права требования по ней не мог</w:t>
      </w:r>
      <w:r>
        <w:rPr>
          <w:rStyle w:val="1904"/>
          <w:rFonts w:ascii="Times New Roman" w:hAnsi="Times New Roman" w:cs="Times New Roman"/>
          <w:szCs w:val="24"/>
          <w:highlight w:val="white"/>
        </w:rPr>
        <w:t xml:space="preserve">ут быть переданы третьему лицу без согласия гаранта, за исключением случая перемены заказчика при осуществлении закупки, при котором право требования по независимой гарантии может быть передано новому заказчику с предварительным извещением об этом гаранта.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17.</w:t>
      </w:r>
      <w:r>
        <w:rPr>
          <w:rStyle w:val="1904"/>
          <w:rFonts w:ascii="Times New Roman" w:hAnsi="Times New Roman" w:cs="Times New Roman"/>
          <w:szCs w:val="24"/>
          <w:highlight w:val="white"/>
        </w:rPr>
        <w:tab/>
        <w:t xml:space="preserve">Настоящая независимая гарантия вступает в силу, обязанности по договору предоставления настоящей независимой гарантии подлежат исполнению</w:t>
      </w:r>
      <w:r>
        <w:rPr>
          <w:rStyle w:val="1904"/>
          <w:rFonts w:ascii="Times New Roman" w:hAnsi="Times New Roman" w:cs="Times New Roman"/>
          <w:szCs w:val="24"/>
          <w:highlight w:val="white"/>
          <w:vertAlign w:val="superscript"/>
        </w:rPr>
        <w:t xml:space="preserve">8-1</w:t>
      </w:r>
      <w:r>
        <w:rPr>
          <w:rStyle w:val="1904"/>
          <w:rFonts w:ascii="Times New Roman" w:hAnsi="Times New Roman" w:cs="Times New Roman"/>
          <w:szCs w:val="24"/>
          <w:highlight w:val="white"/>
        </w:rPr>
        <w:t xml:space="preserve"> со дня заключения договора, для обеспечения исполнения которого выдана настоящая независимая гарантия.</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tabs>
          <w:tab w:val="left" w:pos="426" w:leader="none"/>
        </w:tabs>
        <w:rPr>
          <w:rFonts w:ascii="Times New Roman" w:hAnsi="Times New Roman" w:cs="Times New Roman"/>
          <w:szCs w:val="24"/>
          <w:highlight w:val="white"/>
        </w:rPr>
      </w:pPr>
      <w:r>
        <w:rPr>
          <w:rStyle w:val="1904"/>
          <w:rFonts w:ascii="Times New Roman" w:hAnsi="Times New Roman" w:cs="Times New Roman"/>
          <w:szCs w:val="24"/>
          <w:highlight w:val="white"/>
        </w:rPr>
        <w:t xml:space="preserve">18.</w:t>
      </w:r>
      <w:r>
        <w:rPr>
          <w:rStyle w:val="1904"/>
          <w:rFonts w:ascii="Times New Roman" w:hAnsi="Times New Roman" w:cs="Times New Roman"/>
          <w:szCs w:val="24"/>
          <w:highlight w:val="white"/>
        </w:rPr>
        <w:tab/>
        <w:t xml:space="preserve">Настоящая независимая гарантия представлена в рамках договора _________ (</w:t>
      </w:r>
      <w:r>
        <w:rPr>
          <w:rStyle w:val="1904"/>
          <w:rFonts w:ascii="Times New Roman" w:hAnsi="Times New Roman" w:cs="Times New Roman"/>
          <w:i/>
          <w:iCs/>
          <w:szCs w:val="24"/>
          <w:highlight w:val="white"/>
        </w:rPr>
        <w:t xml:space="preserve">указывается дата, номер договора</w:t>
      </w:r>
      <w:r>
        <w:rPr>
          <w:rStyle w:val="1904"/>
          <w:rFonts w:ascii="Times New Roman" w:hAnsi="Times New Roman" w:cs="Times New Roman"/>
          <w:szCs w:val="24"/>
          <w:highlight w:val="white"/>
        </w:rPr>
        <w:t xml:space="preserve">)* (*</w:t>
      </w:r>
      <w:r>
        <w:rPr>
          <w:rStyle w:val="1904"/>
          <w:rFonts w:ascii="Times New Roman" w:hAnsi="Times New Roman" w:cs="Times New Roman"/>
          <w:i/>
          <w:iCs/>
          <w:szCs w:val="24"/>
          <w:highlight w:val="white"/>
        </w:rPr>
        <w:t xml:space="preserve">включается в текст независимой гарантии в случае пролонгации независимой гарантии / предоставления независимой гарантии после заключения договора).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Действие настоящей независимой гарантии распространяется на надлежащее исполнение принципалом его обязательств в течение срока исполнения основного обязательства по договору* (*</w:t>
      </w:r>
      <w:r>
        <w:rPr>
          <w:rStyle w:val="1904"/>
          <w:rFonts w:ascii="Times New Roman" w:hAnsi="Times New Roman" w:cs="Times New Roman"/>
          <w:i/>
          <w:iCs/>
          <w:szCs w:val="24"/>
          <w:highlight w:val="white"/>
        </w:rPr>
        <w:t xml:space="preserve">включается в текст независимой гарантии, если независимая гарантия выдана только во исполнение обязательств контрагента</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Действие настоящей независимой гарантии распространяется на надлежащее исполнение принципалом его обязательств по возврату авансовой задолженности в установленный договором срок* (*</w:t>
      </w:r>
      <w:r>
        <w:rPr>
          <w:rStyle w:val="1904"/>
          <w:rFonts w:ascii="Times New Roman" w:hAnsi="Times New Roman" w:cs="Times New Roman"/>
          <w:i/>
          <w:iCs/>
          <w:szCs w:val="24"/>
          <w:highlight w:val="white"/>
        </w:rPr>
        <w:t xml:space="preserve">включается в текст независимой гарантии, если независимая гарантия выдана только во исполнение обязательств контрагента по возврату авансовых платежей</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Действие настоящей независимой гарантии распространяется на надлежащее исполнение принципалом его обязательств в течение срока исполнения основного обязательства по договору, включающих в том числе </w:t>
      </w:r>
      <w:r>
        <w:rPr>
          <w:rStyle w:val="1904"/>
          <w:rFonts w:ascii="Times New Roman" w:hAnsi="Times New Roman" w:cs="Times New Roman"/>
          <w:szCs w:val="24"/>
          <w:highlight w:val="white"/>
        </w:rPr>
        <w:t xml:space="preserve">обязательства принципала по возврату авансовой задолженности в установленный договором срок* (*</w:t>
      </w:r>
      <w:r>
        <w:rPr>
          <w:rStyle w:val="1904"/>
          <w:rFonts w:ascii="Times New Roman" w:hAnsi="Times New Roman" w:cs="Times New Roman"/>
          <w:i/>
          <w:iCs/>
          <w:szCs w:val="24"/>
          <w:highlight w:val="white"/>
        </w:rPr>
        <w:t xml:space="preserve">включается в текст гарантии, если гарантия выдана во исполнение обязательств контрагента, включая обязательства по возврату авансовых платежей</w:t>
      </w:r>
      <w:r>
        <w:rPr>
          <w:rStyle w:val="1904"/>
          <w:rFonts w:ascii="Times New Roman" w:hAnsi="Times New Roman" w:cs="Times New Roman"/>
          <w:szCs w:val="24"/>
          <w:highlight w:val="white"/>
        </w:rPr>
        <w:t xml:space="preserve">).</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Настоящая независимая гарантия может быть изменена гарантом с письменного согласия бенефициара. Все изменения к настоящей независимой гарантии должны быть оформлены в виде письменного документа - изменения к независимой гарантии. </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Письменное согласие бенефициара на изменение соответствующих услов</w:t>
      </w:r>
      <w:r>
        <w:rPr>
          <w:rStyle w:val="1904"/>
          <w:rFonts w:ascii="Times New Roman" w:hAnsi="Times New Roman" w:cs="Times New Roman"/>
          <w:szCs w:val="24"/>
          <w:highlight w:val="white"/>
        </w:rPr>
        <w:t xml:space="preserve">ий настоящей независимой гарантии направляется гаранту до внесения изменений в независимую гарантию. Изменения в условия независимой гарантии вступают в силу с даты их выпуска гарантом, если иной момент вступления их в силу не определен в таких изменениях.</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Гарант передает сведения о принципале, определенные ст. 4 Федерального закона от 30.12.200</w:t>
      </w:r>
      <w:r>
        <w:rPr>
          <w:rStyle w:val="1904"/>
          <w:rFonts w:ascii="Times New Roman" w:hAnsi="Times New Roman" w:cs="Times New Roman"/>
          <w:szCs w:val="24"/>
          <w:highlight w:val="white"/>
        </w:rPr>
        <w:t xml:space="preserve">4 № 218-ФЗ «О кредитных историях», хотя бы в одно бюро кредитных историй, включенное в государственный реестр бюро кредитных историй, без получения согласий принципала на их представление в соответствии с требованиями ч. 3.1 и ч. 4 ст. 5 указанного Закона.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Действие настоящей независимой гарантии регулируется законодательством Российской Федерации.</w:t>
      </w:r>
      <w:r>
        <w:rPr>
          <w:rFonts w:ascii="Times New Roman" w:hAnsi="Times New Roman" w:cs="Times New Roman"/>
          <w:szCs w:val="24"/>
          <w:highlight w:val="white"/>
        </w:rPr>
      </w:r>
      <w:r>
        <w:rPr>
          <w:rFonts w:ascii="Times New Roman" w:hAnsi="Times New Roman" w:cs="Times New Roman"/>
          <w:szCs w:val="24"/>
          <w:highlight w:val="white"/>
        </w:rPr>
      </w:r>
    </w:p>
    <w:p>
      <w:pPr>
        <w:pStyle w:val="1586"/>
        <w:jc w:val="both"/>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bl>
      <w:tblPr>
        <w:tblW w:w="0" w:type="auto"/>
        <w:tblLayout w:type="fixed"/>
        <w:tblCellMar>
          <w:left w:w="62" w:type="dxa"/>
          <w:top w:w="102" w:type="dxa"/>
          <w:right w:w="62" w:type="dxa"/>
          <w:bottom w:w="102" w:type="dxa"/>
        </w:tblCellMar>
        <w:tblLook w:val="04A0" w:firstRow="1" w:lastRow="0" w:firstColumn="1" w:lastColumn="0" w:noHBand="0" w:noVBand="1"/>
      </w:tblPr>
      <w:tblGrid>
        <w:gridCol w:w="2587"/>
        <w:gridCol w:w="340"/>
        <w:gridCol w:w="1862"/>
        <w:gridCol w:w="340"/>
        <w:gridCol w:w="1810"/>
        <w:gridCol w:w="340"/>
        <w:gridCol w:w="1766"/>
      </w:tblGrid>
      <w:tr>
        <w:tblPrEx/>
        <w:trPr/>
        <w:tc>
          <w:tcPr>
            <w:tcBorders>
              <w:top w:val="none" w:color="000000" w:sz="4" w:space="0"/>
              <w:left w:val="none" w:color="000000" w:sz="4" w:space="0"/>
              <w:bottom w:val="none" w:color="000000" w:sz="4" w:space="0"/>
              <w:right w:val="none" w:color="000000" w:sz="4" w:space="0"/>
            </w:tcBorders>
            <w:tcW w:w="2587" w:type="dxa"/>
            <w:vAlign w:val="bottom"/>
            <w:textDirection w:val="lrTb"/>
            <w:noWrap w:val="false"/>
          </w:tcPr>
          <w:p>
            <w:pPr>
              <w:pStyle w:val="1586"/>
              <w:rPr>
                <w:rFonts w:ascii="Times New Roman" w:hAnsi="Times New Roman" w:cs="Times New Roman"/>
                <w:highlight w:val="white"/>
              </w:rPr>
            </w:pPr>
            <w:r>
              <w:rPr>
                <w:rFonts w:ascii="Times New Roman" w:hAnsi="Times New Roman" w:cs="Times New Roman"/>
                <w:sz w:val="24"/>
                <w:highlight w:val="white"/>
              </w:rPr>
              <w:t xml:space="preserve">Уполномоченное лицо гаранта</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4" w:space="0"/>
              <w:right w:val="none" w:color="000000" w:sz="4" w:space="0"/>
            </w:tcBorders>
            <w:tcW w:w="1862"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4" w:space="0"/>
              <w:right w:val="none" w:color="000000" w:sz="4" w:space="0"/>
            </w:tcBorders>
            <w:tcW w:w="181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single" w:color="000000" w:sz="4" w:space="0"/>
              <w:right w:val="none" w:color="000000" w:sz="4" w:space="0"/>
            </w:tcBorders>
            <w:tcW w:w="1766"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r>
      <w:tr>
        <w:tblPrEx/>
        <w:trPr/>
        <w:tc>
          <w:tcPr>
            <w:tcBorders>
              <w:top w:val="none" w:color="000000" w:sz="4" w:space="0"/>
              <w:left w:val="none" w:color="000000" w:sz="4" w:space="0"/>
              <w:bottom w:val="none" w:color="000000" w:sz="4" w:space="0"/>
              <w:right w:val="none" w:color="000000" w:sz="4" w:space="0"/>
            </w:tcBorders>
            <w:tcW w:w="2587"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4" w:space="0"/>
              <w:left w:val="none" w:color="000000" w:sz="4" w:space="0"/>
              <w:bottom w:val="none" w:color="000000" w:sz="4" w:space="0"/>
              <w:right w:val="none" w:color="000000" w:sz="4" w:space="0"/>
            </w:tcBorders>
            <w:tcW w:w="1862" w:type="dxa"/>
            <w:textDirection w:val="lrTb"/>
            <w:noWrap w:val="false"/>
          </w:tcPr>
          <w:p>
            <w:pPr>
              <w:pStyle w:val="1586"/>
              <w:jc w:val="center"/>
              <w:rPr>
                <w:rFonts w:ascii="Times New Roman" w:hAnsi="Times New Roman" w:cs="Times New Roman"/>
                <w:highlight w:val="white"/>
              </w:rPr>
            </w:pPr>
            <w:r>
              <w:rPr>
                <w:rFonts w:ascii="Times New Roman" w:hAnsi="Times New Roman" w:cs="Times New Roman"/>
                <w:sz w:val="24"/>
                <w:highlight w:val="white"/>
              </w:rPr>
              <w:t xml:space="preserve">(должность)</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4" w:space="0"/>
              <w:left w:val="none" w:color="000000" w:sz="4" w:space="0"/>
              <w:bottom w:val="none" w:color="000000" w:sz="4" w:space="0"/>
              <w:right w:val="none" w:color="000000" w:sz="4" w:space="0"/>
            </w:tcBorders>
            <w:tcW w:w="1810" w:type="dxa"/>
            <w:textDirection w:val="lrTb"/>
            <w:noWrap w:val="false"/>
          </w:tcPr>
          <w:p>
            <w:pPr>
              <w:pStyle w:val="1586"/>
              <w:jc w:val="center"/>
              <w:rPr>
                <w:rFonts w:ascii="Times New Roman" w:hAnsi="Times New Roman" w:cs="Times New Roman"/>
                <w:highlight w:val="white"/>
              </w:rPr>
            </w:pPr>
            <w:r>
              <w:rPr>
                <w:rFonts w:ascii="Times New Roman" w:hAnsi="Times New Roman" w:cs="Times New Roman"/>
                <w:sz w:val="24"/>
                <w:highlight w:val="white"/>
              </w:rPr>
              <w:t xml:space="preserve">(подпись)</w:t>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none" w:color="000000" w:sz="4" w:space="0"/>
            </w:tcBorders>
            <w:tcW w:w="340"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4" w:space="0"/>
              <w:left w:val="none" w:color="000000" w:sz="4" w:space="0"/>
              <w:bottom w:val="none" w:color="000000" w:sz="4" w:space="0"/>
              <w:right w:val="none" w:color="000000" w:sz="4" w:space="0"/>
            </w:tcBorders>
            <w:tcW w:w="1766" w:type="dxa"/>
            <w:textDirection w:val="lrTb"/>
            <w:noWrap w:val="false"/>
          </w:tcPr>
          <w:p>
            <w:pPr>
              <w:pStyle w:val="1586"/>
              <w:jc w:val="center"/>
              <w:rPr>
                <w:rFonts w:ascii="Times New Roman" w:hAnsi="Times New Roman" w:cs="Times New Roman"/>
                <w:highlight w:val="white"/>
              </w:rPr>
            </w:pPr>
            <w:r>
              <w:rPr>
                <w:rFonts w:ascii="Times New Roman" w:hAnsi="Times New Roman" w:cs="Times New Roman"/>
                <w:sz w:val="24"/>
                <w:highlight w:val="white"/>
              </w:rPr>
              <w:t xml:space="preserve">(расшифровка подписи)</w:t>
            </w:r>
            <w:r>
              <w:rPr>
                <w:rFonts w:ascii="Times New Roman" w:hAnsi="Times New Roman" w:cs="Times New Roman"/>
                <w:highlight w:val="white"/>
              </w:rPr>
            </w:r>
            <w:r>
              <w:rPr>
                <w:rFonts w:ascii="Times New Roman" w:hAnsi="Times New Roman" w:cs="Times New Roman"/>
                <w:highlight w:val="white"/>
              </w:rPr>
            </w:r>
          </w:p>
        </w:tc>
      </w:tr>
    </w:tbl>
    <w:p>
      <w:pPr>
        <w:pStyle w:val="1586"/>
        <w:jc w:val="both"/>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bl>
      <w:tblPr>
        <w:tblW w:w="0" w:type="auto"/>
        <w:tblLayout w:type="fixed"/>
        <w:tblCellMar>
          <w:left w:w="62" w:type="dxa"/>
          <w:top w:w="102" w:type="dxa"/>
          <w:right w:w="62" w:type="dxa"/>
          <w:bottom w:w="102" w:type="dxa"/>
        </w:tblCellMar>
        <w:tblLook w:val="04A0" w:firstRow="1" w:lastRow="0" w:firstColumn="1" w:lastColumn="0" w:noHBand="0" w:noVBand="1"/>
      </w:tblPr>
      <w:tblGrid>
        <w:gridCol w:w="3067"/>
        <w:gridCol w:w="4594"/>
        <w:gridCol w:w="1399"/>
      </w:tblGrid>
      <w:tr>
        <w:tblPrEx/>
        <w:trPr/>
        <w:tc>
          <w:tcPr>
            <w:tcBorders>
              <w:top w:val="none" w:color="000000" w:sz="4" w:space="0"/>
              <w:left w:val="none" w:color="000000" w:sz="4" w:space="0"/>
              <w:bottom w:val="none" w:color="000000" w:sz="4" w:space="0"/>
              <w:right w:val="none" w:color="000000" w:sz="4" w:space="0"/>
            </w:tcBorders>
            <w:tcW w:w="3067" w:type="dxa"/>
            <w:textDirection w:val="lrTb"/>
            <w:noWrap w:val="false"/>
          </w:tcPr>
          <w:p>
            <w:pPr>
              <w:pStyle w:val="1586"/>
              <w:rPr>
                <w:rFonts w:ascii="Times New Roman" w:hAnsi="Times New Roman" w:cs="Times New Roman"/>
                <w:highlight w:val="white"/>
              </w:rPr>
            </w:pPr>
            <w:r>
              <w:rPr>
                <w:rFonts w:ascii="Times New Roman" w:hAnsi="Times New Roman" w:cs="Times New Roman"/>
                <w:sz w:val="24"/>
                <w:highlight w:val="white"/>
              </w:rPr>
              <w:t xml:space="preserve">"__" _________ 20__ г.</w:t>
            </w:r>
            <w:r>
              <w:rPr>
                <w:rFonts w:ascii="Times New Roman" w:hAnsi="Times New Roman" w:cs="Times New Roman"/>
                <w:highlight w:val="white"/>
              </w:rPr>
            </w:r>
            <w:r>
              <w:rPr>
                <w:rFonts w:ascii="Times New Roman" w:hAnsi="Times New Roman" w:cs="Times New Roman"/>
                <w:highlight w:val="white"/>
              </w:rPr>
            </w:r>
          </w:p>
        </w:tc>
        <w:tc>
          <w:tcPr>
            <w:gridSpan w:val="2"/>
            <w:tcBorders>
              <w:top w:val="none" w:color="000000" w:sz="4" w:space="0"/>
              <w:left w:val="none" w:color="000000" w:sz="4" w:space="0"/>
              <w:bottom w:val="none" w:color="000000" w:sz="4" w:space="0"/>
              <w:right w:val="none" w:color="000000" w:sz="4" w:space="0"/>
            </w:tcBorders>
            <w:tcW w:w="5993"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r>
      <w:tr>
        <w:tblPrEx/>
        <w:trPr/>
        <w:tc>
          <w:tcPr>
            <w:tcBorders>
              <w:top w:val="none" w:color="000000" w:sz="4" w:space="0"/>
              <w:left w:val="none" w:color="000000" w:sz="4" w:space="0"/>
              <w:bottom w:val="none" w:color="000000" w:sz="4" w:space="0"/>
              <w:right w:val="none" w:color="000000" w:sz="4" w:space="0"/>
            </w:tcBorders>
            <w:tcW w:w="3067"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single" w:color="000000" w:sz="4" w:space="0"/>
            </w:tcBorders>
            <w:tcW w:w="4594" w:type="dxa"/>
            <w:textDirection w:val="lrTb"/>
            <w:noWrap w:val="false"/>
          </w:tcPr>
          <w:p>
            <w:pPr>
              <w:pStyle w:val="1586"/>
              <w:jc w:val="right"/>
              <w:rPr>
                <w:rFonts w:ascii="Times New Roman" w:hAnsi="Times New Roman" w:cs="Times New Roman"/>
                <w:highlight w:val="white"/>
              </w:rPr>
            </w:pPr>
            <w:r>
              <w:rPr>
                <w:rFonts w:ascii="Times New Roman" w:hAnsi="Times New Roman" w:cs="Times New Roman"/>
                <w:sz w:val="24"/>
                <w:highlight w:val="white"/>
              </w:rPr>
              <w:t xml:space="preserve">Лист №</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4" w:space="0"/>
              <w:left w:val="single" w:color="000000" w:sz="4" w:space="0"/>
              <w:bottom w:val="single" w:color="000000" w:sz="4" w:space="0"/>
            </w:tcBorders>
            <w:tcW w:w="1399"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r>
      <w:tr>
        <w:tblPrEx/>
        <w:trPr/>
        <w:tc>
          <w:tcPr>
            <w:tcBorders>
              <w:top w:val="none" w:color="000000" w:sz="4" w:space="0"/>
              <w:left w:val="none" w:color="000000" w:sz="4" w:space="0"/>
              <w:bottom w:val="none" w:color="000000" w:sz="4" w:space="0"/>
              <w:right w:val="none" w:color="000000" w:sz="4" w:space="0"/>
            </w:tcBorders>
            <w:tcW w:w="3067"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c>
          <w:tcPr>
            <w:tcBorders>
              <w:top w:val="none" w:color="000000" w:sz="4" w:space="0"/>
              <w:left w:val="none" w:color="000000" w:sz="4" w:space="0"/>
              <w:bottom w:val="none" w:color="000000" w:sz="4" w:space="0"/>
              <w:right w:val="single" w:color="000000" w:sz="4" w:space="0"/>
            </w:tcBorders>
            <w:tcW w:w="4594" w:type="dxa"/>
            <w:textDirection w:val="lrTb"/>
            <w:noWrap w:val="false"/>
          </w:tcPr>
          <w:p>
            <w:pPr>
              <w:pStyle w:val="1586"/>
              <w:jc w:val="right"/>
              <w:rPr>
                <w:rFonts w:ascii="Times New Roman" w:hAnsi="Times New Roman" w:cs="Times New Roman"/>
                <w:highlight w:val="white"/>
              </w:rPr>
            </w:pPr>
            <w:r>
              <w:rPr>
                <w:rFonts w:ascii="Times New Roman" w:hAnsi="Times New Roman" w:cs="Times New Roman"/>
                <w:sz w:val="24"/>
                <w:highlight w:val="white"/>
              </w:rPr>
              <w:t xml:space="preserve">Всего листов</w:t>
            </w:r>
            <w:r>
              <w:rPr>
                <w:rFonts w:ascii="Times New Roman" w:hAnsi="Times New Roman" w:cs="Times New Roman"/>
                <w:highlight w:val="white"/>
              </w:rPr>
            </w:r>
            <w:r>
              <w:rPr>
                <w:rFonts w:ascii="Times New Roman" w:hAnsi="Times New Roman" w:cs="Times New Roman"/>
                <w:highlight w:val="white"/>
              </w:rPr>
            </w:r>
          </w:p>
        </w:tc>
        <w:tc>
          <w:tcPr>
            <w:tcBorders>
              <w:top w:val="single" w:color="000000" w:sz="4" w:space="0"/>
              <w:left w:val="single" w:color="000000" w:sz="4" w:space="0"/>
              <w:bottom w:val="single" w:color="000000" w:sz="4" w:space="0"/>
            </w:tcBorders>
            <w:tcW w:w="1399" w:type="dxa"/>
            <w:textDirection w:val="lrTb"/>
            <w:noWrap w:val="false"/>
          </w:tcPr>
          <w:p>
            <w:pPr>
              <w:pStyle w:val="1586"/>
              <w:rPr>
                <w:rFonts w:ascii="Times New Roman" w:hAnsi="Times New Roman" w:cs="Times New Roman"/>
                <w:highlight w:val="white"/>
              </w:rPr>
            </w:pPr>
            <w:r>
              <w:rPr>
                <w:rFonts w:ascii="Times New Roman" w:hAnsi="Times New Roman" w:cs="Times New Roman"/>
                <w:highlight w:val="white"/>
              </w:rPr>
            </w:r>
            <w:r>
              <w:rPr>
                <w:rFonts w:ascii="Times New Roman" w:hAnsi="Times New Roman" w:cs="Times New Roman"/>
                <w:highlight w:val="white"/>
              </w:rPr>
            </w:r>
            <w:r>
              <w:rPr>
                <w:rFonts w:ascii="Times New Roman" w:hAnsi="Times New Roman" w:cs="Times New Roman"/>
                <w:highlight w:val="white"/>
              </w:rPr>
            </w:r>
          </w:p>
        </w:tc>
      </w:tr>
    </w:tbl>
    <w:p>
      <w:pPr>
        <w:widowControl w:val="off"/>
        <w:rPr>
          <w:rFonts w:cs="Times New Roman"/>
          <w:highlight w:val="white"/>
        </w:rPr>
      </w:pPr>
      <w:r>
        <w:rPr>
          <w:rFonts w:cs="Times New Roman"/>
          <w:highlight w:val="white"/>
        </w:rPr>
      </w:r>
      <w:r>
        <w:rPr>
          <w:rFonts w:cs="Times New Roman"/>
          <w:highlight w:val="white"/>
        </w:rPr>
      </w:r>
      <w:r>
        <w:rPr>
          <w:rFonts w:cs="Times New Roman"/>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rPr>
        <w:t xml:space="preserve">________________ </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1</w:t>
      </w:r>
      <w:r>
        <w:rPr>
          <w:rStyle w:val="1904"/>
          <w:rFonts w:ascii="Times New Roman" w:hAnsi="Times New Roman" w:cs="Times New Roman"/>
          <w:szCs w:val="24"/>
          <w:highlight w:val="white"/>
        </w:rPr>
        <w:t xml:space="preserve">Указывается при наличии.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2</w:t>
      </w:r>
      <w:r>
        <w:rPr>
          <w:rStyle w:val="1904"/>
          <w:rFonts w:ascii="Times New Roman" w:hAnsi="Times New Roman" w:cs="Times New Roman"/>
          <w:szCs w:val="24"/>
          <w:highlight w:val="white"/>
        </w:rPr>
        <w:t xml:space="preserve">В случае отсутствия у иностранного лица и</w:t>
      </w:r>
      <w:r>
        <w:rPr>
          <w:rStyle w:val="1904"/>
          <w:rFonts w:ascii="Times New Roman" w:hAnsi="Times New Roman" w:cs="Times New Roman"/>
          <w:szCs w:val="24"/>
          <w:highlight w:val="white"/>
        </w:rPr>
        <w:t xml:space="preserve">дентификационного номера налогоплательщика, присвоенного в соответствии с законодательством Российской Федерации о налогах и сборах, указывается аналог идентификационного номера налогоплательщика в соответствии с законодательством иностранного государства.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3</w:t>
      </w:r>
      <w:r>
        <w:rPr>
          <w:rStyle w:val="1904"/>
          <w:rFonts w:ascii="Times New Roman" w:hAnsi="Times New Roman" w:cs="Times New Roman"/>
          <w:szCs w:val="24"/>
          <w:highlight w:val="white"/>
        </w:rPr>
        <w:t xml:space="preserve">Указывается, если принципал является юридическим лицом, аккредитованным филиалом или представительством иностранного юридического лица. </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4</w:t>
      </w:r>
      <w:r>
        <w:rPr>
          <w:rStyle w:val="1904"/>
          <w:rFonts w:ascii="Times New Roman" w:hAnsi="Times New Roman" w:cs="Times New Roman"/>
          <w:szCs w:val="24"/>
          <w:highlight w:val="white"/>
        </w:rPr>
        <w:t xml:space="preserve">Указывается в соответствии с извещением об осуществлении конкурентной закупки.</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5</w:t>
      </w:r>
      <w:r>
        <w:rPr>
          <w:rStyle w:val="1904"/>
          <w:rFonts w:ascii="Times New Roman" w:hAnsi="Times New Roman" w:cs="Times New Roman"/>
          <w:szCs w:val="24"/>
          <w:highlight w:val="white"/>
        </w:rPr>
        <w:t xml:space="preserve">Указывается срок, определяемый календарной датой или истечением периода времени, который исчисляется годами, месяцами, неделями, днями или часами. Такой срок может определяться также указанием на собы</w:t>
      </w:r>
      <w:r>
        <w:rPr>
          <w:rStyle w:val="1904"/>
          <w:rFonts w:ascii="Times New Roman" w:hAnsi="Times New Roman" w:cs="Times New Roman"/>
          <w:szCs w:val="24"/>
          <w:highlight w:val="white"/>
        </w:rPr>
        <w:t xml:space="preserve">тие. Указываемый срок действия независимой гарантии должен превышать предусмотренный договором срок исполнения основного обязательства, которое должно быть обеспечено такой независимой гарантией, не менее чем на 60 дней, в том числе в случае его изменения.</w:t>
      </w:r>
      <w:r>
        <w:rPr>
          <w:rStyle w:val="1904"/>
          <w:rFonts w:ascii="Times New Roman" w:hAnsi="Times New Roman" w:cs="Times New Roman"/>
          <w:szCs w:val="24"/>
          <w:highlight w:val="white"/>
        </w:rPr>
        <w:t xml:space="preserve"> В случае предоставления независимой гарантии до даты заключения договора, в разделе «Срок вступления независимой гарантии в силу» указывается событие: «со дня заключения договора, для обеспечения исполнения которого выдана настоящая независимая гарантия».</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6</w:t>
      </w:r>
      <w:r>
        <w:rPr>
          <w:rStyle w:val="1904"/>
          <w:rFonts w:ascii="Times New Roman" w:hAnsi="Times New Roman" w:cs="Times New Roman"/>
          <w:szCs w:val="24"/>
          <w:highlight w:val="white"/>
        </w:rPr>
        <w:t xml:space="preserve">Указывается почтовый адрес.</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7</w:t>
      </w:r>
      <w:r>
        <w:rPr>
          <w:rStyle w:val="1904"/>
          <w:rFonts w:ascii="Times New Roman" w:hAnsi="Times New Roman" w:cs="Times New Roman"/>
          <w:szCs w:val="24"/>
          <w:highlight w:val="white"/>
        </w:rPr>
        <w:t xml:space="preserve">Указываются адрес электронной почты и (или) наименование информационной системы.</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szCs w:val="24"/>
          <w:highlight w:val="white"/>
        </w:rPr>
      </w:pPr>
      <w:r>
        <w:rPr>
          <w:rStyle w:val="1904"/>
          <w:rFonts w:ascii="Times New Roman" w:hAnsi="Times New Roman" w:cs="Times New Roman"/>
          <w:szCs w:val="24"/>
          <w:highlight w:val="white"/>
          <w:vertAlign w:val="superscript"/>
        </w:rPr>
        <w:t xml:space="preserve">8</w:t>
      </w:r>
      <w:r>
        <w:rPr>
          <w:rStyle w:val="1904"/>
          <w:rFonts w:ascii="Times New Roman" w:hAnsi="Times New Roman" w:cs="Times New Roman"/>
          <w:szCs w:val="24"/>
          <w:highlight w:val="white"/>
        </w:rPr>
        <w:t xml:space="preserve">Указывается арбитражный суд по месту нахождения бенефициара.</w:t>
      </w:r>
      <w:r>
        <w:rPr>
          <w:rFonts w:ascii="Times New Roman" w:hAnsi="Times New Roman" w:cs="Times New Roman"/>
          <w:szCs w:val="24"/>
          <w:highlight w:val="white"/>
        </w:rPr>
      </w:r>
      <w:r>
        <w:rPr>
          <w:rFonts w:ascii="Times New Roman" w:hAnsi="Times New Roman" w:cs="Times New Roman"/>
          <w:szCs w:val="24"/>
          <w:highlight w:val="white"/>
        </w:rPr>
      </w:r>
    </w:p>
    <w:p>
      <w:pPr>
        <w:pStyle w:val="1894"/>
        <w:jc w:val="both"/>
        <w:rPr>
          <w:rFonts w:ascii="Times New Roman" w:hAnsi="Times New Roman" w:cs="Times New Roman"/>
          <w:highlight w:val="white"/>
        </w:rPr>
      </w:pPr>
      <w:r>
        <w:rPr>
          <w:rStyle w:val="1904"/>
          <w:rFonts w:ascii="Times New Roman" w:hAnsi="Times New Roman" w:cs="Times New Roman"/>
          <w:szCs w:val="24"/>
          <w:highlight w:val="white"/>
          <w:vertAlign w:val="superscript"/>
        </w:rPr>
        <w:t xml:space="preserve">8-1</w:t>
      </w:r>
      <w:r>
        <w:rPr>
          <w:rStyle w:val="1904"/>
          <w:rFonts w:ascii="Times New Roman" w:hAnsi="Times New Roman" w:cs="Times New Roman"/>
          <w:szCs w:val="24"/>
          <w:highlight w:val="white"/>
        </w:rPr>
        <w:t xml:space="preserve">Слова «обязанности по договору предоставления настоящей независимой гарантии подлежат исполнению» указываются в случае заключения гарантом и принципалом такого договора.</w:t>
      </w:r>
      <w:r>
        <w:rPr>
          <w:rFonts w:ascii="Times New Roman" w:hAnsi="Times New Roman" w:cs="Times New Roman"/>
          <w:highlight w:val="white"/>
        </w:rPr>
      </w:r>
      <w:r>
        <w:rPr>
          <w:rFonts w:ascii="Times New Roman" w:hAnsi="Times New Roman" w:cs="Times New Roman"/>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tabs>
          <w:tab w:val="left" w:pos="3840" w:leader="none"/>
        </w:tabs>
        <w:rPr>
          <w:highlight w:val="white"/>
        </w:rPr>
      </w:pPr>
      <w:r>
        <w:rPr>
          <w:highlight w:val="white"/>
        </w:rPr>
      </w:r>
      <w:r>
        <w:rPr>
          <w:highlight w:val="white"/>
        </w:rPr>
      </w:r>
      <w:r>
        <w:rPr>
          <w:highlight w:val="white"/>
        </w:rPr>
      </w:r>
    </w:p>
    <w:p>
      <w:pPr>
        <w:pStyle w:val="1346"/>
        <w:tabs>
          <w:tab w:val="left" w:pos="3840" w:leader="none"/>
        </w:tabs>
        <w:rPr>
          <w:highlight w:val="white"/>
        </w:rPr>
        <w:sectPr>
          <w:footnotePr/>
          <w:endnotePr/>
          <w:type w:val="nextPage"/>
          <w:pgSz w:w="11906" w:h="16838" w:orient="portrait"/>
          <w:pgMar w:top="1134" w:right="567" w:bottom="1134" w:left="992" w:header="709" w:footer="709" w:gutter="0"/>
          <w:cols w:num="1" w:sep="0" w:space="720" w:equalWidth="1"/>
          <w:docGrid w:linePitch="360"/>
        </w:sectPr>
      </w:pPr>
      <w:r>
        <w:rPr>
          <w:highlight w:val="white"/>
        </w:rPr>
        <w:tab/>
      </w:r>
      <w:r>
        <w:rPr>
          <w:highlight w:val="white"/>
        </w:rPr>
      </w:r>
      <w:r>
        <w:rPr>
          <w:highlight w:val="white"/>
        </w:rPr>
      </w:r>
    </w:p>
    <w:p>
      <w:pPr>
        <w:pStyle w:val="1346"/>
        <w:ind w:left="6663" w:firstLine="0"/>
        <w:keepNext w:val="0"/>
        <w:spacing w:line="240" w:lineRule="auto"/>
        <w:rPr>
          <w:highlight w:val="white"/>
        </w:rPr>
      </w:pPr>
      <w:r>
        <w:rPr>
          <w:highlight w:val="white"/>
        </w:rPr>
        <w:t xml:space="preserve">Приложение </w:t>
      </w:r>
      <w:r>
        <w:rPr>
          <w:highlight w:val="white"/>
        </w:rPr>
        <w:t xml:space="preserve">8</w:t>
      </w:r>
      <w:r>
        <w:rPr>
          <w:highlight w:val="white"/>
        </w:rPr>
        <w:t xml:space="preserve">.7. </w:t>
      </w:r>
      <w:r>
        <w:rPr>
          <w:highlight w:val="white"/>
        </w:rPr>
      </w:r>
      <w:r>
        <w:rPr>
          <w:highlight w:val="white"/>
        </w:rPr>
      </w:r>
    </w:p>
    <w:p>
      <w:pPr>
        <w:pStyle w:val="1346"/>
        <w:ind w:left="6663" w:firstLine="0"/>
        <w:keepNext w:val="0"/>
        <w:spacing w:line="240" w:lineRule="auto"/>
        <w:rPr>
          <w:highlight w:val="white"/>
        </w:rPr>
      </w:pPr>
      <w:r>
        <w:rPr>
          <w:highlight w:val="white"/>
        </w:rPr>
        <w:t xml:space="preserve">к Договору поставки </w:t>
      </w:r>
      <w:r>
        <w:rPr>
          <w:highlight w:val="white"/>
        </w:rPr>
        <w:t xml:space="preserve">продукции</w:t>
      </w:r>
      <w:r>
        <w:rPr>
          <w:highlight w:val="white"/>
        </w:rPr>
      </w:r>
      <w:r>
        <w:rPr>
          <w:highlight w:val="white"/>
        </w:rPr>
      </w:r>
    </w:p>
    <w:p>
      <w:pPr>
        <w:pStyle w:val="1346"/>
        <w:ind w:left="6663" w:firstLine="0"/>
        <w:keepNext w:val="0"/>
        <w:spacing w:line="240" w:lineRule="auto"/>
        <w:rPr>
          <w:highlight w:val="white"/>
        </w:rPr>
      </w:pPr>
      <w:r>
        <w:rPr>
          <w:highlight w:val="white"/>
        </w:rPr>
        <w:t xml:space="preserve">от «___» ________ _ г. </w:t>
      </w:r>
      <w:r>
        <w:rPr>
          <w:highlight w:val="white"/>
        </w:rPr>
      </w:r>
      <w:r>
        <w:rPr>
          <w:highlight w:val="white"/>
        </w:rPr>
      </w:r>
    </w:p>
    <w:p>
      <w:pPr>
        <w:pStyle w:val="1346"/>
        <w:ind w:left="6663" w:firstLine="0"/>
        <w:keepNext w:val="0"/>
        <w:spacing w:line="240" w:lineRule="auto"/>
        <w:rPr>
          <w:highlight w:val="white"/>
        </w:rPr>
      </w:pPr>
      <w:r>
        <w:rPr>
          <w:highlight w:val="white"/>
        </w:rPr>
        <w:t xml:space="preserve">№ ____</w:t>
      </w:r>
      <w:r>
        <w:rPr>
          <w:highlight w:val="white"/>
        </w:rPr>
      </w:r>
      <w:r>
        <w:rPr>
          <w:highlight w:val="white"/>
        </w:rPr>
      </w:r>
    </w:p>
    <w:p>
      <w:pPr>
        <w:pStyle w:val="1346"/>
        <w:jc w:val="center"/>
        <w:keepNext w:val="0"/>
        <w:spacing w:line="240" w:lineRule="auto"/>
        <w:tabs>
          <w:tab w:val="left" w:pos="840" w:leader="none"/>
        </w:tabs>
        <w:rPr>
          <w:b/>
          <w:highlight w:val="white"/>
        </w:rPr>
      </w:pPr>
      <w:r>
        <w:rPr>
          <w:b/>
          <w:highlight w:val="white"/>
        </w:rPr>
        <w:t xml:space="preserve">Ф</w:t>
      </w:r>
      <w:r>
        <w:rPr>
          <w:b/>
          <w:highlight w:val="white"/>
        </w:rPr>
        <w:t xml:space="preserve">орма</w:t>
      </w:r>
      <w:r>
        <w:rPr>
          <w:b/>
          <w:highlight w:val="white"/>
        </w:rPr>
      </w:r>
      <w:r>
        <w:rPr>
          <w:b/>
          <w:highlight w:val="white"/>
        </w:rPr>
      </w:r>
    </w:p>
    <w:p>
      <w:pPr>
        <w:pStyle w:val="1346"/>
        <w:jc w:val="center"/>
        <w:keepNext w:val="0"/>
        <w:spacing w:line="240" w:lineRule="auto"/>
        <w:tabs>
          <w:tab w:val="left" w:pos="840" w:leader="none"/>
        </w:tabs>
        <w:rPr>
          <w:b/>
          <w:highlight w:val="white"/>
        </w:rPr>
      </w:pPr>
      <w:r>
        <w:rPr>
          <w:b/>
          <w:highlight w:val="white"/>
        </w:rPr>
        <w:t xml:space="preserve">соглашения об обеспечительном платеже</w:t>
      </w:r>
      <w:r>
        <w:rPr>
          <w:b/>
          <w:highlight w:val="white"/>
        </w:rPr>
      </w:r>
      <w:r>
        <w:rPr>
          <w:b/>
          <w:highlight w:val="white"/>
        </w:rPr>
      </w:r>
    </w:p>
    <w:p>
      <w:pPr>
        <w:pStyle w:val="1346"/>
        <w:jc w:val="center"/>
        <w:keepNext w:val="0"/>
        <w:spacing w:line="240" w:lineRule="auto"/>
        <w:tabs>
          <w:tab w:val="left" w:pos="840" w:leader="none"/>
        </w:tabs>
        <w:rPr>
          <w:b/>
          <w:highlight w:val="white"/>
        </w:rPr>
      </w:pPr>
      <w:r>
        <w:rPr>
          <w:bCs/>
          <w:highlight w:val="white"/>
        </w:rPr>
        <w:t xml:space="preserve">(</w:t>
      </w:r>
      <w:r>
        <w:rPr>
          <w:bCs/>
          <w:highlight w:val="white"/>
        </w:rPr>
        <w:t xml:space="preserve">в качестве обеспечения испо</w:t>
      </w:r>
      <w:r>
        <w:rPr>
          <w:bCs/>
          <w:highlight w:val="white"/>
        </w:rPr>
        <w:t xml:space="preserve">лнения обязательств по договору</w:t>
      </w:r>
      <w:r>
        <w:rPr>
          <w:bCs/>
          <w:highlight w:val="white"/>
        </w:rPr>
        <w:t xml:space="preserve">)</w:t>
      </w:r>
      <w:r>
        <w:rPr>
          <w:b/>
          <w:highlight w:val="white"/>
        </w:rPr>
      </w:r>
      <w:r>
        <w:rPr>
          <w:b/>
          <w:highlight w:val="white"/>
        </w:rPr>
      </w:r>
    </w:p>
    <w:p>
      <w:pPr>
        <w:pStyle w:val="1346"/>
        <w:jc w:val="center"/>
        <w:keepNext w:val="0"/>
        <w:spacing w:line="240" w:lineRule="auto"/>
        <w:tabs>
          <w:tab w:val="left" w:pos="840" w:leader="none"/>
        </w:tabs>
        <w:rPr>
          <w:b/>
          <w:highlight w:val="white"/>
        </w:rPr>
      </w:pPr>
      <w:r>
        <w:rPr>
          <w:i/>
          <w:highlight w:val="white"/>
        </w:rPr>
      </w:r>
      <w:r>
        <w:rPr>
          <w:b/>
          <w:highlight w:val="white"/>
        </w:rPr>
      </w:r>
      <w:r>
        <w:rPr>
          <w:b/>
          <w:highlight w:val="white"/>
        </w:rPr>
      </w:r>
    </w:p>
    <w:p>
      <w:pPr>
        <w:jc w:val="both"/>
        <w:spacing w:line="240" w:lineRule="auto"/>
        <w:widowControl w:val="off"/>
        <w:rPr>
          <w:sz w:val="26"/>
          <w:szCs w:val="20"/>
          <w:highlight w:val="white"/>
        </w:rPr>
      </w:pPr>
      <w:r>
        <w:rPr>
          <w:sz w:val="26"/>
          <w:szCs w:val="20"/>
          <w:highlight w:val="white"/>
        </w:rPr>
        <w:t xml:space="preserve">г. ________</w:t>
      </w:r>
      <w:r>
        <w:rPr>
          <w:sz w:val="26"/>
          <w:szCs w:val="20"/>
          <w:highlight w:val="white"/>
        </w:rPr>
        <w:tab/>
      </w:r>
      <w:r>
        <w:rPr>
          <w:sz w:val="26"/>
          <w:szCs w:val="20"/>
          <w:highlight w:val="white"/>
        </w:rPr>
        <w:tab/>
      </w:r>
      <w:r>
        <w:rPr>
          <w:sz w:val="26"/>
          <w:szCs w:val="20"/>
          <w:highlight w:val="white"/>
        </w:rPr>
        <w:tab/>
      </w:r>
      <w:r>
        <w:rPr>
          <w:sz w:val="26"/>
          <w:szCs w:val="20"/>
          <w:highlight w:val="white"/>
        </w:rPr>
        <w:tab/>
      </w:r>
      <w:r>
        <w:rPr>
          <w:sz w:val="26"/>
          <w:szCs w:val="20"/>
          <w:highlight w:val="white"/>
        </w:rPr>
        <w:tab/>
      </w:r>
      <w:r>
        <w:rPr>
          <w:sz w:val="26"/>
          <w:szCs w:val="20"/>
          <w:highlight w:val="white"/>
        </w:rPr>
        <w:tab/>
      </w:r>
      <w:r>
        <w:rPr>
          <w:sz w:val="26"/>
          <w:szCs w:val="20"/>
          <w:highlight w:val="white"/>
        </w:rPr>
        <w:tab/>
      </w:r>
      <w:bookmarkStart w:id="0" w:name="undefined"/>
      <w:r>
        <w:rPr>
          <w:highlight w:val="white"/>
        </w:rPr>
      </w:r>
      <w:bookmarkEnd w:id="0"/>
      <w:r>
        <w:rPr>
          <w:sz w:val="26"/>
          <w:szCs w:val="20"/>
          <w:highlight w:val="white"/>
        </w:rPr>
        <w:t xml:space="preserve">    «___»___________20__ г.</w:t>
      </w:r>
      <w:r>
        <w:rPr>
          <w:sz w:val="26"/>
          <w:szCs w:val="20"/>
          <w:highlight w:val="white"/>
        </w:rPr>
      </w:r>
      <w:r>
        <w:rPr>
          <w:sz w:val="26"/>
          <w:szCs w:val="20"/>
          <w:highlight w:val="white"/>
        </w:rPr>
      </w:r>
    </w:p>
    <w:p>
      <w:pPr>
        <w:jc w:val="center"/>
        <w:spacing w:line="240" w:lineRule="auto"/>
        <w:widowControl w:val="off"/>
        <w:tabs>
          <w:tab w:val="left" w:pos="840" w:leader="none"/>
        </w:tabs>
        <w:rPr>
          <w:b/>
          <w:bCs/>
          <w:highlight w:val="white"/>
        </w:rPr>
      </w:pPr>
      <w:r>
        <w:rPr>
          <w:b/>
          <w:bCs/>
          <w:highlight w:val="white"/>
        </w:rPr>
      </w:r>
      <w:r>
        <w:rPr>
          <w:b/>
          <w:bCs/>
          <w:highlight w:val="white"/>
        </w:rPr>
      </w:r>
      <w:r>
        <w:rPr>
          <w:b/>
          <w:bCs/>
          <w:highlight w:val="white"/>
        </w:rPr>
      </w:r>
    </w:p>
    <w:p>
      <w:pPr>
        <w:ind w:firstLine="709"/>
        <w:jc w:val="both"/>
        <w:spacing w:line="240" w:lineRule="auto"/>
        <w:widowControl w:val="off"/>
        <w:rPr>
          <w:highlight w:val="white"/>
        </w:rPr>
      </w:pPr>
      <w:r>
        <w:rPr>
          <w:bCs/>
          <w:iCs/>
          <w:highlight w:val="white"/>
        </w:rPr>
        <w:t xml:space="preserve">Публичное акционерное общество «Федеральная сетевая компания - </w:t>
      </w:r>
      <w:r>
        <w:rPr>
          <w:bCs/>
          <w:iCs/>
          <w:highlight w:val="white"/>
        </w:rPr>
        <w:t xml:space="preserve">Россети</w:t>
      </w:r>
      <w:r>
        <w:rPr>
          <w:bCs/>
          <w:iCs/>
          <w:highlight w:val="white"/>
        </w:rPr>
        <w:t xml:space="preserve">» (сокращенное наименование: ПАО «</w:t>
      </w:r>
      <w:r>
        <w:rPr>
          <w:bCs/>
          <w:iCs/>
          <w:highlight w:val="white"/>
        </w:rPr>
        <w:t xml:space="preserve">Россети</w:t>
      </w:r>
      <w:r>
        <w:rPr>
          <w:bCs/>
          <w:iCs/>
          <w:highlight w:val="white"/>
        </w:rPr>
        <w:t xml:space="preserve">»,</w:t>
      </w:r>
      <w:r>
        <w:rPr>
          <w:bCs/>
          <w:i/>
          <w:iCs/>
          <w:highlight w:val="white"/>
        </w:rPr>
        <w:t xml:space="preserve"> ИНН, ОГРН</w:t>
      </w:r>
      <w:r>
        <w:rPr>
          <w:bCs/>
          <w:iCs/>
          <w:highlight w:val="white"/>
        </w:rPr>
        <w:t xml:space="preserve">)</w:t>
      </w:r>
      <w:r>
        <w:rPr>
          <w:highlight w:val="white"/>
        </w:rPr>
        <w:t xml:space="preserve">, именуемое в дальнейшем «</w:t>
      </w:r>
      <w:r>
        <w:rPr>
          <w:highlight w:val="white"/>
        </w:rPr>
        <w:t xml:space="preserve">Покупатель</w:t>
      </w:r>
      <w:r>
        <w:rPr>
          <w:highlight w:val="white"/>
        </w:rPr>
        <w:t xml:space="preserve">», в лице _______________________ </w:t>
      </w:r>
      <w:r>
        <w:rPr>
          <w:i/>
          <w:highlight w:val="white"/>
        </w:rPr>
        <w:t xml:space="preserve">(Ф. И. О., должность)</w:t>
      </w:r>
      <w:r>
        <w:rPr>
          <w:i/>
          <w:highlight w:val="white"/>
        </w:rPr>
        <w:t xml:space="preserve">,</w:t>
      </w:r>
      <w:r>
        <w:rPr>
          <w:highlight w:val="white"/>
        </w:rPr>
        <w:t xml:space="preserve"> действующего на основании </w:t>
      </w:r>
      <w:r>
        <w:rPr>
          <w:i/>
          <w:highlight w:val="white"/>
        </w:rPr>
        <w:t xml:space="preserve">__________________</w:t>
      </w:r>
      <w:r>
        <w:rPr>
          <w:i/>
          <w:highlight w:val="white"/>
        </w:rPr>
        <w:t xml:space="preserve">(реквизиты доверенности)</w:t>
      </w:r>
      <w:r>
        <w:rPr>
          <w:i/>
          <w:highlight w:val="white"/>
        </w:rPr>
        <w:t xml:space="preserve">,</w:t>
      </w:r>
      <w:r>
        <w:rPr>
          <w:highlight w:val="white"/>
        </w:rPr>
        <w:t xml:space="preserve"> с одной стороны, и ________________ </w:t>
      </w:r>
      <w:r>
        <w:rPr>
          <w:i/>
          <w:highlight w:val="white"/>
        </w:rPr>
        <w:t xml:space="preserve">(наименование, ОГРН, ИНН)</w:t>
      </w:r>
      <w:r>
        <w:rPr>
          <w:i/>
          <w:highlight w:val="white"/>
        </w:rPr>
        <w:t xml:space="preserve">,</w:t>
      </w:r>
      <w:r>
        <w:rPr>
          <w:highlight w:val="white"/>
        </w:rPr>
        <w:t xml:space="preserve"> именуемое в дальнейшем «По</w:t>
      </w:r>
      <w:r>
        <w:rPr>
          <w:highlight w:val="white"/>
        </w:rPr>
        <w:t xml:space="preserve">ставщик</w:t>
      </w:r>
      <w:r>
        <w:rPr>
          <w:highlight w:val="white"/>
        </w:rPr>
        <w:t xml:space="preserve">», в лице __________________________ </w:t>
      </w:r>
      <w:r>
        <w:rPr>
          <w:i/>
          <w:highlight w:val="white"/>
        </w:rPr>
        <w:t xml:space="preserve">(Ф. И. О., должность)</w:t>
      </w:r>
      <w:r>
        <w:rPr>
          <w:i/>
          <w:highlight w:val="white"/>
        </w:rPr>
        <w:t xml:space="preserve">,</w:t>
      </w:r>
      <w:r>
        <w:rPr>
          <w:highlight w:val="white"/>
        </w:rPr>
        <w:t xml:space="preserve"> действующего на основании </w:t>
      </w:r>
      <w:r>
        <w:rPr>
          <w:i/>
          <w:highlight w:val="white"/>
        </w:rPr>
        <w:t xml:space="preserve">__________________</w:t>
      </w:r>
      <w:r>
        <w:rPr>
          <w:i/>
          <w:highlight w:val="white"/>
        </w:rPr>
        <w:t xml:space="preserve">(реквизиты доверенности)</w:t>
      </w:r>
      <w:r>
        <w:rPr>
          <w:i/>
          <w:highlight w:val="white"/>
        </w:rPr>
        <w:t xml:space="preserve">,</w:t>
      </w:r>
      <w:r>
        <w:rPr>
          <w:highlight w:val="white"/>
        </w:rPr>
        <w:t xml:space="preserve"> с другой стороны, именуемые в дальнейшем совместно «Стороны», </w:t>
      </w:r>
      <w:r>
        <w:rPr>
          <w:i/>
          <w:highlight w:val="white"/>
        </w:rPr>
        <w:t xml:space="preserve">в порядке п. __________ договора,</w:t>
      </w:r>
      <w:r>
        <w:rPr>
          <w:i/>
          <w:highlight w:val="white"/>
        </w:rPr>
        <w:t xml:space="preserve"> который будет заключен по результатам </w:t>
      </w:r>
      <w:r>
        <w:rPr>
          <w:i/>
          <w:highlight w:val="white"/>
        </w:rPr>
        <w:t xml:space="preserve">закупочной процедуры</w:t>
      </w:r>
      <w:r>
        <w:rPr>
          <w:highlight w:val="white"/>
        </w:rPr>
        <w:t xml:space="preserve"> </w:t>
      </w:r>
      <w:r>
        <w:rPr>
          <w:i/>
          <w:highlight w:val="white"/>
        </w:rPr>
        <w:t xml:space="preserve">(номер извещения в единой информационной систем</w:t>
      </w:r>
      <w:r>
        <w:rPr>
          <w:i/>
          <w:highlight w:val="white"/>
        </w:rPr>
        <w:t xml:space="preserve">е в сфере закупок __________, лот № __, протокол подведения итогов закупки (иной итоговый протокол (указывается его наименование), подтверждающий результат конкретной закупки) от ___ №___/выписка из протокола заседания Центральной конкурсной комиссии ПАО «</w:t>
      </w:r>
      <w:r>
        <w:rPr>
          <w:i/>
          <w:highlight w:val="white"/>
        </w:rPr>
        <w:t xml:space="preserve">Россети</w:t>
      </w:r>
      <w:r>
        <w:rPr>
          <w:i/>
          <w:highlight w:val="white"/>
        </w:rPr>
        <w:t xml:space="preserve">» от __№ ____, вопрос № ________)</w:t>
      </w:r>
      <w:r>
        <w:rPr>
          <w:rStyle w:val="1510"/>
          <w:highlight w:val="white"/>
        </w:rPr>
        <w:footnoteReference w:id="42"/>
        <w:t xml:space="preserve">1</w:t>
      </w:r>
      <w:r>
        <w:rPr>
          <w:highlight w:val="white"/>
        </w:rPr>
        <w:t xml:space="preserve"> заключили настоящ</w:t>
      </w:r>
      <w:r>
        <w:rPr>
          <w:highlight w:val="white"/>
        </w:rPr>
        <w:t xml:space="preserve">ее Соглашение о </w:t>
      </w:r>
      <w:r>
        <w:rPr>
          <w:highlight w:val="white"/>
        </w:rPr>
        <w:t xml:space="preserve">нижеследующем</w:t>
      </w:r>
      <w:r>
        <w:rPr>
          <w:highlight w:val="white"/>
        </w:rPr>
        <w:t xml:space="preserve">:</w:t>
      </w:r>
      <w:r>
        <w:rPr>
          <w:highlight w:val="white"/>
        </w:rPr>
      </w:r>
      <w:r>
        <w:rPr>
          <w:highlight w:val="white"/>
        </w:rPr>
      </w:r>
    </w:p>
    <w:p>
      <w:pPr>
        <w:ind w:firstLine="709"/>
        <w:jc w:val="both"/>
        <w:spacing w:line="240" w:lineRule="auto"/>
        <w:widowControl w:val="off"/>
        <w:tabs>
          <w:tab w:val="left" w:pos="1134" w:leader="none"/>
        </w:tabs>
        <w:rPr>
          <w:highlight w:val="white"/>
        </w:rPr>
      </w:pPr>
      <w:r>
        <w:rPr>
          <w:highlight w:val="white"/>
        </w:rPr>
        <w:t xml:space="preserve">1.</w:t>
      </w:r>
      <w:r>
        <w:rPr>
          <w:highlight w:val="white"/>
        </w:rPr>
        <w:tab/>
        <w:t xml:space="preserve">Поставщик в порядке статьи 381.1 Гражданского кодекса Российской Федерации предоставляет Покупателю в качестве способа обеспечения исполнения обязательств по Договору обеспечительный платеж в размере </w:t>
      </w:r>
      <w:r>
        <w:rPr>
          <w:rStyle w:val="1905"/>
          <w:highlight w:val="white"/>
        </w:rPr>
        <w:t xml:space="preserve">___________</w:t>
      </w:r>
      <w:r>
        <w:rPr>
          <w:highlight w:val="white"/>
        </w:rPr>
        <w:t xml:space="preserve"> (</w:t>
      </w:r>
      <w:r>
        <w:rPr>
          <w:i/>
          <w:highlight w:val="white"/>
        </w:rPr>
        <w:t xml:space="preserve">сумма цифрами и прописью </w:t>
      </w:r>
      <w:r>
        <w:rPr>
          <w:highlight w:val="white"/>
        </w:rPr>
        <w:t xml:space="preserve">) процентов от начальной (максимальной) цены договора (цены лота)</w:t>
      </w:r>
      <w:r>
        <w:rPr>
          <w:rStyle w:val="1510"/>
          <w:highlight w:val="white"/>
        </w:rPr>
        <w:footnoteReference w:id="43"/>
        <w:t xml:space="preserve">2</w:t>
      </w:r>
      <w:r>
        <w:rPr>
          <w:highlight w:val="white"/>
        </w:rPr>
        <w:t xml:space="preserve"> (включая НДС) на сумму ___________ (________________</w:t>
      </w:r>
      <w:r>
        <w:rPr>
          <w:highlight w:val="white"/>
        </w:rPr>
        <w:t xml:space="preserve">____) рублей на срок исполнения Поставщиком обязательств по Договору до момента ввода Объекта в целом в эксплуатацию на основании Акта ввода в эксплуатацию законченного строительством объекта приемочной комиссией / Акта сдачи-приемки прочих работ (в части </w:t>
      </w:r>
      <w:r>
        <w:rPr>
          <w:highlight w:val="white"/>
        </w:rPr>
        <w:t xml:space="preserve">лесовосстановления</w:t>
      </w:r>
      <w:r>
        <w:rPr>
          <w:highlight w:val="white"/>
        </w:rPr>
        <w:t xml:space="preserve">) / </w:t>
      </w:r>
      <w:r>
        <w:rPr>
          <w:i/>
          <w:highlight w:val="white"/>
        </w:rPr>
        <w:t xml:space="preserve">подписания сторонами иных итоговых документов, предусмотренных договором, подтверждающих выполнение контрагентом работ / оказание услуг / поставки товаров в полном объеме</w:t>
      </w:r>
      <w:r>
        <w:rPr>
          <w:highlight w:val="white"/>
        </w:rPr>
        <w:t xml:space="preserve">.</w:t>
      </w:r>
      <w:r>
        <w:rPr>
          <w:highlight w:val="white"/>
        </w:rPr>
      </w:r>
      <w:r>
        <w:rPr>
          <w:highlight w:val="white"/>
        </w:rPr>
      </w:r>
    </w:p>
    <w:p>
      <w:pPr>
        <w:ind w:firstLine="709"/>
        <w:jc w:val="both"/>
        <w:spacing w:line="240" w:lineRule="auto"/>
        <w:widowControl w:val="off"/>
        <w:tabs>
          <w:tab w:val="left" w:pos="709" w:leader="none"/>
          <w:tab w:val="left" w:pos="1134" w:leader="none"/>
        </w:tabs>
        <w:rPr>
          <w:bCs/>
          <w:highlight w:val="white"/>
        </w:rPr>
      </w:pPr>
      <w:r>
        <w:rPr>
          <w:bCs/>
          <w:highlight w:val="white"/>
        </w:rPr>
        <w:t xml:space="preserve">2.</w:t>
      </w:r>
      <w:r>
        <w:rPr>
          <w:bCs/>
          <w:highlight w:val="white"/>
        </w:rPr>
        <w:tab/>
        <w:t xml:space="preserve">Перечисление обеспечительного платежа осуществляется Поставщиком на обособленный счет Покупателя. Перечисление обеспечительного платежа должно быть совершено Поставщиком на счет Покупателя до даты заключения договора (дополнительного соглашения).</w:t>
      </w:r>
      <w:r>
        <w:rPr>
          <w:bCs/>
          <w:highlight w:val="white"/>
        </w:rPr>
      </w:r>
      <w:r>
        <w:rPr>
          <w:bCs/>
          <w:highlight w:val="white"/>
        </w:rPr>
      </w:r>
    </w:p>
    <w:p>
      <w:pPr>
        <w:ind w:firstLine="709"/>
        <w:jc w:val="both"/>
        <w:spacing w:line="240" w:lineRule="auto"/>
        <w:widowControl w:val="off"/>
        <w:tabs>
          <w:tab w:val="left" w:pos="840" w:leader="none"/>
        </w:tabs>
        <w:rPr>
          <w:bCs/>
          <w:highlight w:val="white"/>
        </w:rPr>
      </w:pPr>
      <w:r>
        <w:rPr>
          <w:bCs/>
          <w:highlight w:val="white"/>
        </w:rPr>
        <w:t xml:space="preserve">Открытие и обслуживание данного счета осуществляется Покупателем.</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3.</w:t>
      </w:r>
      <w:r>
        <w:rPr>
          <w:bCs/>
          <w:highlight w:val="white"/>
        </w:rPr>
        <w:tab/>
        <w:t xml:space="preserve">Поставщик предоставляет обеспечительный платеж на период исполнения обязательств по Договору до момента подписания </w:t>
      </w:r>
      <w:r>
        <w:rPr>
          <w:highlight w:val="white"/>
        </w:rPr>
        <w:t xml:space="preserve">Акта ввода в эксплуатацию законченного строительством объекта приемочной комиссией / Акта сдачи-приемки прочих работ (в части </w:t>
      </w:r>
      <w:r>
        <w:rPr>
          <w:highlight w:val="white"/>
        </w:rPr>
        <w:t xml:space="preserve">лесовосстановления</w:t>
      </w:r>
      <w:r>
        <w:rPr>
          <w:highlight w:val="white"/>
        </w:rPr>
        <w:t xml:space="preserve">) / </w:t>
      </w:r>
      <w:r>
        <w:rPr>
          <w:i/>
          <w:highlight w:val="white"/>
        </w:rPr>
        <w:t xml:space="preserve">подписания сторонами иных итоговых документов, предусмотренных договором, подтверждающих выполнение контрагентом работ / </w:t>
      </w:r>
      <w:r>
        <w:rPr>
          <w:i/>
          <w:highlight w:val="white"/>
        </w:rPr>
        <w:t xml:space="preserve">оказание услуг/поставки товаров в полном объеме</w:t>
      </w:r>
      <w:r>
        <w:rPr>
          <w:bCs/>
          <w:highlight w:val="white"/>
        </w:rPr>
        <w:t xml:space="preserve">.</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4.</w:t>
      </w:r>
      <w:r>
        <w:rPr>
          <w:bCs/>
          <w:highlight w:val="white"/>
        </w:rPr>
        <w:tab/>
        <w:t xml:space="preserve">Обеспечительный платеж может быть использован Покупателем для покрытия расходов, связанных с ненадлежащим исполнением Поставщиком обязательств по Договору, в том числе на возмещение убытков, связанных с таким неисполнением/ненадлежащим исполнением.</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5.</w:t>
      </w:r>
      <w:r>
        <w:rPr>
          <w:bCs/>
          <w:highlight w:val="white"/>
        </w:rPr>
        <w:tab/>
        <w:t xml:space="preserve">Сумма списания обеспечительного платежа определяется Покупателем с учетом следующих положений:</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5.1.</w:t>
      </w:r>
      <w:r>
        <w:rPr>
          <w:bCs/>
          <w:highlight w:val="white"/>
        </w:rPr>
        <w:tab/>
        <w:t xml:space="preserve">Сумма списания обеспечительного платежа должна соответствовать минимальной из следующих величин:</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 сумма неисполненных денежных обязательств Поставщика перед Покупателем; </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 размера обеспечительного платежа.</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6.</w:t>
      </w:r>
      <w:r>
        <w:rPr>
          <w:bCs/>
          <w:highlight w:val="white"/>
        </w:rPr>
        <w:tab/>
        <w:t xml:space="preserve">Для обеспечительного платежа, предоставляемого в качестве обеспечения исполнения обязательств по Договору, сумма неисполненных денежных обязательств Поставщика перед Покупателем определяется с учетом:</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суммы выставленных Поставщику и неоплаченных претензий (кроме претензий, отозванных Покупателем);</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суммы неустойки (сверх суммы, уже учтенной в выставленных претензиях), на взыскание которой Покупатель имеет право на основании Договора либо закона;</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суммы возмещения расходов (сверх суммы, уже оплаченной Поставщиком либо учтенной в выставленных претензиях), которые понес Покупатель в связи с неисполнением Поставщиком обязательств по Договору;</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суммы возмещения убытков (сверх суммы, уже оплаченной Поставщиком либо учтенной в выставленных претензиях), причиненных неисполнением Поставщиком обязательств по Договору;</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процентов за неправомерное пользование денежными средствами Покупателя (сверх суммы, уже оплаченной Поставщиком либо учтенной в выставленных претензиях);</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подлежащей оплате задолженности Поставщика перед Покупателем (сверх суммы, уже оплаченной Поставщиком либо учтенной в выставленных претензиях</w:t>
      </w:r>
      <w:r>
        <w:rPr>
          <w:bCs/>
          <w:highlight w:val="white"/>
        </w:rPr>
        <w:t xml:space="preserve">)</w:t>
      </w:r>
      <w:r>
        <w:rPr>
          <w:bCs/>
          <w:highlight w:val="white"/>
        </w:rPr>
        <w:t xml:space="preserve"> либо в связи с произошедшей переплатой по Договору в пользу Поставщика;</w:t>
      </w:r>
      <w:r>
        <w:rPr>
          <w:bCs/>
          <w:highlight w:val="white"/>
        </w:rPr>
      </w:r>
      <w:r>
        <w:rPr>
          <w:bCs/>
          <w:highlight w:val="white"/>
        </w:rPr>
      </w:r>
    </w:p>
    <w:p>
      <w:pPr>
        <w:ind w:firstLine="709"/>
        <w:jc w:val="both"/>
        <w:spacing w:line="240" w:lineRule="auto"/>
        <w:widowControl w:val="off"/>
        <w:tabs>
          <w:tab w:val="left" w:pos="993" w:leader="none"/>
          <w:tab w:val="left" w:pos="1134" w:leader="none"/>
          <w:tab w:val="left" w:pos="1276" w:leader="none"/>
        </w:tabs>
        <w:rPr>
          <w:bCs/>
          <w:highlight w:val="white"/>
        </w:rPr>
      </w:pPr>
      <w:r>
        <w:rPr>
          <w:bCs/>
          <w:highlight w:val="white"/>
        </w:rPr>
        <w:t xml:space="preserve">•</w:t>
      </w:r>
      <w:r>
        <w:rPr>
          <w:bCs/>
          <w:highlight w:val="white"/>
        </w:rPr>
        <w:tab/>
        <w:t xml:space="preserve">иных подлежащих оплате и неисполненных обязательств Поставщика перед Покупателем (сверх суммы, уже учтенной в выставленных претензиях).</w:t>
      </w:r>
      <w:r>
        <w:rPr>
          <w:bCs/>
          <w:highlight w:val="white"/>
        </w:rPr>
      </w:r>
      <w:r>
        <w:rPr>
          <w:bCs/>
          <w:highlight w:val="white"/>
        </w:rPr>
      </w:r>
    </w:p>
    <w:p>
      <w:pPr>
        <w:ind w:firstLine="709"/>
        <w:jc w:val="both"/>
        <w:spacing w:line="240" w:lineRule="auto"/>
        <w:widowControl w:val="off"/>
        <w:tabs>
          <w:tab w:val="left" w:pos="840" w:leader="none"/>
          <w:tab w:val="left" w:pos="1134" w:leader="none"/>
        </w:tabs>
        <w:rPr>
          <w:bCs/>
          <w:highlight w:val="white"/>
        </w:rPr>
      </w:pPr>
      <w:r>
        <w:rPr>
          <w:bCs/>
          <w:highlight w:val="white"/>
        </w:rPr>
        <w:t xml:space="preserve">7.</w:t>
      </w:r>
      <w:r>
        <w:rPr>
          <w:bCs/>
          <w:highlight w:val="white"/>
        </w:rPr>
        <w:tab/>
      </w:r>
      <w:r>
        <w:rPr>
          <w:bCs/>
          <w:highlight w:val="white"/>
        </w:rPr>
        <w:t xml:space="preserve">В</w:t>
      </w:r>
      <w:r>
        <w:rPr>
          <w:bCs/>
          <w:highlight w:val="white"/>
        </w:rPr>
        <w:t xml:space="preserve"> случае принятия решения о списании обеспечительного платежа Покупатель в течение 3 (трех) рабочих дней направляет Поставщ</w:t>
      </w:r>
      <w:r>
        <w:rPr>
          <w:bCs/>
          <w:highlight w:val="white"/>
        </w:rPr>
        <w:t xml:space="preserve">ику информацию о списании обеспечительного платежа с указанием, в чем состоит нарушение обязательств, в обеспечение которых был перечислен обеспечительный платеж, а также с указанием суммы списания, определенной в соответствии с п. 6 настоящего Соглашения.</w:t>
      </w:r>
      <w:r>
        <w:rPr>
          <w:bCs/>
          <w:highlight w:val="white"/>
        </w:rPr>
      </w:r>
      <w:r>
        <w:rPr>
          <w:bCs/>
          <w:highlight w:val="white"/>
        </w:rPr>
      </w:r>
    </w:p>
    <w:p>
      <w:pPr>
        <w:ind w:firstLine="709"/>
        <w:jc w:val="both"/>
        <w:spacing w:line="240" w:lineRule="auto"/>
        <w:widowControl w:val="off"/>
        <w:tabs>
          <w:tab w:val="left" w:pos="840" w:leader="none"/>
        </w:tabs>
        <w:rPr>
          <w:bCs/>
          <w:highlight w:val="white"/>
        </w:rPr>
      </w:pPr>
      <w:r>
        <w:rPr>
          <w:bCs/>
          <w:highlight w:val="white"/>
        </w:rPr>
        <w:t xml:space="preserve">8.</w:t>
      </w:r>
      <w:r>
        <w:rPr>
          <w:bCs/>
          <w:highlight w:val="white"/>
        </w:rPr>
        <w:tab/>
        <w:t xml:space="preserve">Возврат обеспечительного платежа Поставщику до полной приемки всех выполненных по Договору работ на основании </w:t>
      </w:r>
      <w:r>
        <w:rPr>
          <w:highlight w:val="white"/>
        </w:rPr>
        <w:t xml:space="preserve">Акта ввода в эксплуатацию законченного строительством объекта приемочной комиссией / Акта сдачи-приемки прочих работ (в части </w:t>
      </w:r>
      <w:r>
        <w:rPr>
          <w:highlight w:val="white"/>
        </w:rPr>
        <w:t xml:space="preserve">лесовосстановления</w:t>
      </w:r>
      <w:r>
        <w:rPr>
          <w:highlight w:val="white"/>
        </w:rPr>
        <w:t xml:space="preserve">) / </w:t>
      </w:r>
      <w:r>
        <w:rPr>
          <w:i/>
          <w:highlight w:val="white"/>
        </w:rPr>
        <w:t xml:space="preserve">подписания сторонами иных итоговых документов, предусмотренных договором, подтверждающих выполнение контрагентом работ / оказание услуг / поставки товаров в полном объеме</w:t>
      </w:r>
      <w:r>
        <w:rPr>
          <w:bCs/>
          <w:highlight w:val="white"/>
        </w:rPr>
        <w:t xml:space="preserve">, а не отдельных его частей или этапов, не допускается.</w:t>
      </w:r>
      <w:r>
        <w:rPr>
          <w:bCs/>
          <w:highlight w:val="white"/>
        </w:rPr>
      </w:r>
      <w:r>
        <w:rPr>
          <w:bCs/>
          <w:highlight w:val="white"/>
        </w:rPr>
      </w:r>
    </w:p>
    <w:p>
      <w:pPr>
        <w:ind w:firstLine="709"/>
        <w:jc w:val="both"/>
        <w:spacing w:line="240" w:lineRule="auto"/>
        <w:tabs>
          <w:tab w:val="left" w:pos="840" w:leader="none"/>
        </w:tabs>
        <w:rPr>
          <w:szCs w:val="26"/>
          <w:highlight w:val="white"/>
        </w:rPr>
      </w:pPr>
      <w:r>
        <w:rPr>
          <w:szCs w:val="26"/>
          <w:highlight w:val="white"/>
        </w:rPr>
        <w:t xml:space="preserve">Досрочный возврат обеспечительного платежа до наступления указа</w:t>
      </w:r>
      <w:r>
        <w:rPr>
          <w:szCs w:val="26"/>
          <w:highlight w:val="white"/>
        </w:rPr>
        <w:t xml:space="preserve">нных в настоящем пункте обстоятельств не допускается, за исключением случаев предоставления Поставщиком взамен обеспечения в форме обеспечительного платежа иного способа обеспечения исполнения обязательств, удовлетворяющего требованиям настоящего Договора.</w:t>
      </w:r>
      <w:r>
        <w:rPr>
          <w:szCs w:val="26"/>
          <w:highlight w:val="white"/>
        </w:rPr>
      </w:r>
      <w:r>
        <w:rPr>
          <w:szCs w:val="26"/>
          <w:highlight w:val="white"/>
        </w:rPr>
      </w:r>
    </w:p>
    <w:p>
      <w:pPr>
        <w:ind w:firstLine="709"/>
        <w:jc w:val="both"/>
        <w:spacing w:line="240" w:lineRule="auto"/>
        <w:widowControl w:val="off"/>
        <w:tabs>
          <w:tab w:val="left" w:pos="840" w:leader="none"/>
        </w:tabs>
        <w:rPr>
          <w:bCs/>
          <w:sz w:val="22"/>
          <w:highlight w:val="white"/>
        </w:rPr>
      </w:pPr>
      <w:r>
        <w:rPr>
          <w:szCs w:val="26"/>
          <w:highlight w:val="white"/>
        </w:rPr>
        <w:t xml:space="preserve">В случае замены Поставщиком обеспечите</w:t>
      </w:r>
      <w:r>
        <w:rPr>
          <w:szCs w:val="26"/>
          <w:highlight w:val="white"/>
        </w:rPr>
        <w:t xml:space="preserve">л</w:t>
      </w:r>
      <w:r>
        <w:rPr>
          <w:szCs w:val="26"/>
          <w:highlight w:val="white"/>
        </w:rPr>
        <w:t xml:space="preserve">ьного платежа иным способом обеспечения в порядке и на условиях, предусмотренных Договором, возврат обеспечительного платежа Поставщику осуществляется в течение 30 (тридцати) календарных дней со дня получения Покупателем альтернативного способа обеспечения</w:t>
      </w:r>
      <w:r>
        <w:rPr>
          <w:bCs/>
          <w:szCs w:val="26"/>
          <w:highlight w:val="white"/>
        </w:rPr>
        <w:t xml:space="preserve">.</w:t>
      </w:r>
      <w:r>
        <w:rPr>
          <w:bCs/>
          <w:sz w:val="22"/>
          <w:highlight w:val="white"/>
        </w:rPr>
      </w:r>
      <w:r>
        <w:rPr>
          <w:bCs/>
          <w:sz w:val="22"/>
          <w:highlight w:val="white"/>
        </w:rPr>
      </w:r>
    </w:p>
    <w:p>
      <w:pPr>
        <w:ind w:firstLine="709"/>
        <w:jc w:val="both"/>
        <w:spacing w:line="240" w:lineRule="auto"/>
        <w:widowControl w:val="off"/>
        <w:tabs>
          <w:tab w:val="left" w:pos="1134" w:leader="none"/>
        </w:tabs>
        <w:rPr>
          <w:bCs/>
          <w:highlight w:val="white"/>
        </w:rPr>
      </w:pPr>
      <w:r>
        <w:rPr>
          <w:bCs/>
          <w:highlight w:val="white"/>
        </w:rPr>
        <w:t xml:space="preserve">9.</w:t>
      </w:r>
      <w:r>
        <w:rPr>
          <w:bCs/>
          <w:highlight w:val="white"/>
        </w:rPr>
        <w:tab/>
        <w:t xml:space="preserve">Возврат обеспечительного платежа, предоставленного Поставщиком в кач</w:t>
      </w:r>
      <w:r>
        <w:rPr>
          <w:bCs/>
          <w:highlight w:val="white"/>
        </w:rPr>
        <w:t xml:space="preserve">е</w:t>
      </w:r>
      <w:r>
        <w:rPr>
          <w:bCs/>
          <w:highlight w:val="white"/>
        </w:rPr>
        <w:t xml:space="preserve">стве обеспечения исполнения обязательств по Договору, за вычетом средств, использованных Покупателем для возмещения своих убытков, связанных с нарушением Поставщиком условий Договора, производится в течение 30 (Тридцати) календарных дней со дня подписания </w:t>
      </w:r>
      <w:r>
        <w:rPr>
          <w:highlight w:val="white"/>
        </w:rPr>
        <w:t xml:space="preserve">Акта ввода в эксплуатацию законченного строительством объекта приемочной комиссией / Акта сдачи-приемки прочих работ (в части </w:t>
      </w:r>
      <w:r>
        <w:rPr>
          <w:highlight w:val="white"/>
        </w:rPr>
        <w:t xml:space="preserve">лесовосстановления</w:t>
      </w:r>
      <w:r>
        <w:rPr>
          <w:highlight w:val="white"/>
        </w:rPr>
        <w:t xml:space="preserve">) / </w:t>
      </w:r>
      <w:r>
        <w:rPr>
          <w:i/>
          <w:highlight w:val="white"/>
        </w:rPr>
        <w:t xml:space="preserve">подписания сторонами иных итоговых документов, предусмотренных договором, подтверждающих выполнение контрагентом работ / оказание услуг / поставки товаров в полном объеме </w:t>
      </w:r>
      <w:r>
        <w:rPr>
          <w:bCs/>
          <w:highlight w:val="white"/>
        </w:rPr>
        <w:t xml:space="preserve">при условии предоставления Поставщиком обеспечения исполнения обязательств в гарантийный период в соответствии с требованиями, установленными Договором.</w:t>
      </w:r>
      <w:r>
        <w:rPr>
          <w:bCs/>
          <w:highlight w:val="white"/>
        </w:rPr>
      </w:r>
      <w:r>
        <w:rPr>
          <w:bCs/>
          <w:highlight w:val="white"/>
        </w:rPr>
      </w:r>
    </w:p>
    <w:p>
      <w:pPr>
        <w:ind w:firstLine="709"/>
        <w:jc w:val="both"/>
        <w:spacing w:line="240" w:lineRule="auto"/>
        <w:tabs>
          <w:tab w:val="left" w:pos="840" w:leader="none"/>
        </w:tabs>
        <w:rPr>
          <w:bCs/>
          <w:szCs w:val="26"/>
          <w:highlight w:val="white"/>
        </w:rPr>
      </w:pPr>
      <w:r>
        <w:rPr>
          <w:bCs/>
          <w:szCs w:val="26"/>
          <w:highlight w:val="white"/>
        </w:rPr>
        <w:t xml:space="preserve">В случае, если в Акте ввода в эксплуатацию законченного строительством объекта приемочной комиссией заполнен пункт, предусматривающий перенос сроков выполнения работ по </w:t>
      </w:r>
      <w:r>
        <w:rPr>
          <w:bCs/>
          <w:szCs w:val="26"/>
          <w:highlight w:val="white"/>
        </w:rPr>
        <w:t xml:space="preserve">лесовосстановлению</w:t>
      </w:r>
      <w:r>
        <w:rPr>
          <w:bCs/>
          <w:szCs w:val="26"/>
          <w:highlight w:val="white"/>
        </w:rPr>
        <w:t xml:space="preserve">, то размер обеспечительного платежа может быть уменьшен до суммы не менее 5% от величины оценочного обязательства по </w:t>
      </w:r>
      <w:r>
        <w:rPr>
          <w:bCs/>
          <w:szCs w:val="26"/>
          <w:highlight w:val="white"/>
        </w:rPr>
        <w:t xml:space="preserve">лесовосстановлению</w:t>
      </w:r>
      <w:r>
        <w:rPr>
          <w:bCs/>
          <w:szCs w:val="26"/>
          <w:highlight w:val="white"/>
        </w:rPr>
        <w:t xml:space="preserve">, сумма которого рассчитана в приложении к Акту ввода в</w:t>
      </w:r>
      <w:r>
        <w:rPr>
          <w:bCs/>
          <w:szCs w:val="26"/>
          <w:highlight w:val="white"/>
        </w:rPr>
        <w:t xml:space="preserve"> эксплуатацию законченного строительством объекта приемочной комиссией, путем подписания дополнительного соглашения к действующему соглашению об обеспечительном платеже либо заключения нового соглашения об обеспечительном платеже. В этом случае возврат обе</w:t>
      </w:r>
      <w:r>
        <w:rPr>
          <w:bCs/>
          <w:szCs w:val="26"/>
          <w:highlight w:val="white"/>
        </w:rPr>
        <w:t xml:space="preserve">с</w:t>
      </w:r>
      <w:r>
        <w:rPr>
          <w:bCs/>
          <w:szCs w:val="26"/>
          <w:highlight w:val="white"/>
        </w:rPr>
        <w:t xml:space="preserve">печительного платежа, предоставленного Поставщиком в качестве обеспечения исполнения обязательств по Договору, производится за вычетом средств, использованных Покупателем для возмещения своих убытков, связанных с нарушением Поставщиком условий Договора, и </w:t>
      </w:r>
      <w:r>
        <w:rPr>
          <w:bCs/>
          <w:highlight w:val="white"/>
        </w:rPr>
        <w:t xml:space="preserve">при условии предоставления поставщиком обеспечения исполнения обязательств в гарантийный период в соответствии с требованиями, установленными Договором</w:t>
      </w:r>
      <w:r>
        <w:rPr>
          <w:bCs/>
          <w:szCs w:val="26"/>
          <w:highlight w:val="white"/>
        </w:rPr>
        <w:t xml:space="preserve">, в следующем порядке:</w:t>
      </w:r>
      <w:r>
        <w:rPr>
          <w:bCs/>
          <w:szCs w:val="26"/>
          <w:highlight w:val="white"/>
        </w:rPr>
      </w:r>
      <w:r>
        <w:rPr>
          <w:bCs/>
          <w:szCs w:val="26"/>
          <w:highlight w:val="white"/>
        </w:rPr>
      </w:r>
    </w:p>
    <w:p>
      <w:pPr>
        <w:ind w:firstLine="709"/>
        <w:jc w:val="both"/>
        <w:spacing w:line="240" w:lineRule="auto"/>
        <w:tabs>
          <w:tab w:val="left" w:pos="840" w:leader="none"/>
        </w:tabs>
        <w:rPr>
          <w:bCs/>
          <w:szCs w:val="26"/>
          <w:highlight w:val="white"/>
        </w:rPr>
      </w:pPr>
      <w:r>
        <w:rPr>
          <w:bCs/>
          <w:szCs w:val="26"/>
          <w:highlight w:val="white"/>
        </w:rPr>
        <w:t xml:space="preserve">- за вычетом 5% от величины оценочного обязательства по </w:t>
      </w:r>
      <w:r>
        <w:rPr>
          <w:bCs/>
          <w:szCs w:val="26"/>
          <w:highlight w:val="white"/>
        </w:rPr>
        <w:t xml:space="preserve">лесовосстановлению</w:t>
      </w:r>
      <w:r>
        <w:rPr>
          <w:bCs/>
          <w:szCs w:val="26"/>
          <w:highlight w:val="white"/>
        </w:rPr>
        <w:t xml:space="preserve">, сумма которо</w:t>
      </w:r>
      <w:r>
        <w:rPr>
          <w:bCs/>
          <w:szCs w:val="26"/>
          <w:highlight w:val="white"/>
        </w:rPr>
        <w:t xml:space="preserve">го рассчитана в приложении к Акту ввода в эксплуатацию законченного строительством объекта приемочной комиссией, в течение 30 (тридцати) календарных дней с даты подписания Акта ввода в эксплуатацию законченного строительством объекта приемочной комиссией);</w:t>
      </w:r>
      <w:r>
        <w:rPr>
          <w:bCs/>
          <w:szCs w:val="26"/>
          <w:highlight w:val="white"/>
        </w:rPr>
      </w:r>
      <w:r>
        <w:rPr>
          <w:bCs/>
          <w:szCs w:val="26"/>
          <w:highlight w:val="white"/>
        </w:rPr>
      </w:r>
    </w:p>
    <w:p>
      <w:pPr>
        <w:ind w:firstLine="709"/>
        <w:jc w:val="both"/>
        <w:spacing w:line="240" w:lineRule="auto"/>
        <w:widowControl w:val="off"/>
        <w:tabs>
          <w:tab w:val="left" w:pos="840" w:leader="none"/>
        </w:tabs>
        <w:rPr>
          <w:bCs/>
          <w:sz w:val="22"/>
          <w:highlight w:val="white"/>
        </w:rPr>
      </w:pPr>
      <w:r>
        <w:rPr>
          <w:bCs/>
          <w:szCs w:val="26"/>
          <w:highlight w:val="white"/>
        </w:rPr>
        <w:t xml:space="preserve">- 5% от величины оценочного обязательства по </w:t>
      </w:r>
      <w:r>
        <w:rPr>
          <w:bCs/>
          <w:szCs w:val="26"/>
          <w:highlight w:val="white"/>
        </w:rPr>
        <w:t xml:space="preserve">лесовосстановлению</w:t>
      </w:r>
      <w:r>
        <w:rPr>
          <w:bCs/>
          <w:szCs w:val="26"/>
          <w:highlight w:val="white"/>
        </w:rPr>
        <w:t xml:space="preserve">, сумма которого рассчитана в приложении к Акту ввода в эксплуатацию законченного строительством объекта приемочной комиссией, возвращается в течение 30 календарных дней с даты подписания последнего из Актов сдачи-приемки прочих работ (в части </w:t>
      </w:r>
      <w:r>
        <w:rPr>
          <w:bCs/>
          <w:szCs w:val="26"/>
          <w:highlight w:val="white"/>
        </w:rPr>
        <w:t xml:space="preserve">лесовосстановления</w:t>
      </w:r>
      <w:r>
        <w:rPr>
          <w:bCs/>
          <w:szCs w:val="26"/>
          <w:highlight w:val="white"/>
        </w:rPr>
        <w:t xml:space="preserve">).</w:t>
      </w:r>
      <w:r>
        <w:rPr>
          <w:bCs/>
          <w:sz w:val="22"/>
          <w:highlight w:val="white"/>
        </w:rPr>
      </w:r>
      <w:r>
        <w:rPr>
          <w:bCs/>
          <w:sz w:val="22"/>
          <w:highlight w:val="white"/>
        </w:rPr>
      </w:r>
    </w:p>
    <w:p>
      <w:pPr>
        <w:ind w:firstLine="709"/>
        <w:jc w:val="both"/>
        <w:spacing w:line="240" w:lineRule="auto"/>
        <w:widowControl w:val="off"/>
        <w:tabs>
          <w:tab w:val="left" w:pos="840" w:leader="none"/>
          <w:tab w:val="left" w:pos="1276" w:leader="none"/>
        </w:tabs>
        <w:rPr>
          <w:bCs/>
          <w:highlight w:val="white"/>
        </w:rPr>
      </w:pPr>
      <w:r>
        <w:rPr>
          <w:bCs/>
          <w:highlight w:val="white"/>
        </w:rPr>
        <w:t xml:space="preserve">10.</w:t>
      </w:r>
      <w:r>
        <w:rPr>
          <w:bCs/>
          <w:highlight w:val="white"/>
        </w:rPr>
        <w:tab/>
      </w:r>
      <w:r>
        <w:rPr>
          <w:bCs/>
          <w:highlight w:val="white"/>
        </w:rPr>
        <w:t xml:space="preserve">В</w:t>
      </w:r>
      <w:r>
        <w:rPr>
          <w:bCs/>
          <w:highlight w:val="white"/>
        </w:rPr>
        <w:t xml:space="preserve"> случае </w:t>
      </w:r>
      <w:r>
        <w:rPr>
          <w:bCs/>
          <w:highlight w:val="white"/>
        </w:rPr>
        <w:t xml:space="preserve">непредоставления</w:t>
      </w:r>
      <w:r>
        <w:rPr>
          <w:bCs/>
          <w:highlight w:val="white"/>
        </w:rPr>
        <w:t xml:space="preserve"> поставщиком обеспечения исполнения обязательств в гарантийный период возврат обеспечительного платежа Покупателем не осуществляется.</w:t>
      </w:r>
      <w:r>
        <w:rPr>
          <w:bCs/>
          <w:highlight w:val="white"/>
        </w:rPr>
      </w:r>
      <w:r>
        <w:rPr>
          <w:bCs/>
          <w:highlight w:val="white"/>
        </w:rPr>
      </w:r>
    </w:p>
    <w:p>
      <w:pPr>
        <w:ind w:firstLine="709"/>
        <w:jc w:val="both"/>
        <w:spacing w:line="240" w:lineRule="auto"/>
        <w:widowControl w:val="off"/>
        <w:tabs>
          <w:tab w:val="left" w:pos="840" w:leader="none"/>
          <w:tab w:val="left" w:pos="1276" w:leader="none"/>
        </w:tabs>
        <w:rPr>
          <w:bCs/>
          <w:highlight w:val="white"/>
        </w:rPr>
      </w:pPr>
      <w:r>
        <w:rPr>
          <w:bCs/>
          <w:highlight w:val="white"/>
        </w:rPr>
        <w:t xml:space="preserve">11.</w:t>
      </w:r>
      <w:r>
        <w:rPr>
          <w:bCs/>
          <w:highlight w:val="white"/>
        </w:rPr>
        <w:tab/>
        <w:t xml:space="preserve">При расторжении (прекращении) Договора по основаниям, связанным с неисполнением/ненадлежащем исполнением обязательств поставщиком по Договору, обеспечительный платеж возврату не подлежит.</w:t>
      </w:r>
      <w:r>
        <w:rPr>
          <w:bCs/>
          <w:highlight w:val="white"/>
        </w:rPr>
      </w:r>
      <w:r>
        <w:rPr>
          <w:bCs/>
          <w:highlight w:val="white"/>
        </w:rPr>
      </w:r>
    </w:p>
    <w:p>
      <w:pPr>
        <w:ind w:firstLine="709"/>
        <w:jc w:val="both"/>
        <w:spacing w:line="240" w:lineRule="auto"/>
        <w:widowControl w:val="off"/>
        <w:tabs>
          <w:tab w:val="left" w:pos="840" w:leader="none"/>
          <w:tab w:val="left" w:pos="1276" w:leader="none"/>
        </w:tabs>
        <w:rPr>
          <w:bCs/>
          <w:highlight w:val="white"/>
        </w:rPr>
      </w:pPr>
      <w:r>
        <w:rPr>
          <w:bCs/>
          <w:highlight w:val="white"/>
        </w:rPr>
        <w:t xml:space="preserve">12.</w:t>
      </w:r>
      <w:r>
        <w:rPr>
          <w:bCs/>
          <w:highlight w:val="white"/>
        </w:rPr>
        <w:tab/>
        <w:t xml:space="preserve">Стороны установили, что на сумму обеспечительного платежа начисление процентов поставщиком не осуществляется.  </w:t>
      </w:r>
      <w:r>
        <w:rPr>
          <w:bCs/>
          <w:highlight w:val="white"/>
        </w:rPr>
      </w:r>
      <w:r>
        <w:rPr>
          <w:bCs/>
          <w:highlight w:val="white"/>
        </w:rPr>
      </w:r>
    </w:p>
    <w:p>
      <w:pPr>
        <w:pStyle w:val="1346"/>
        <w:spacing w:line="240" w:lineRule="auto"/>
        <w:rPr>
          <w:highlight w:val="white"/>
        </w:rPr>
      </w:pPr>
      <w:r>
        <w:rPr>
          <w:highlight w:val="white"/>
        </w:rPr>
      </w:r>
      <w:r>
        <w:rPr>
          <w:highlight w:val="white"/>
        </w:rPr>
      </w:r>
      <w:r>
        <w:rPr>
          <w:highlight w:val="white"/>
        </w:rPr>
      </w:r>
    </w:p>
    <w:p>
      <w:pPr>
        <w:pStyle w:val="1346"/>
        <w:ind w:firstLine="4678"/>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ind w:firstLine="4678"/>
        <w:keepNext w:val="0"/>
        <w:spacing w:line="240" w:lineRule="auto"/>
        <w:rPr>
          <w:highlight w:val="white"/>
        </w:rPr>
      </w:pPr>
      <w:r>
        <w:rPr>
          <w:highlight w:val="white"/>
        </w:rPr>
      </w:r>
      <w:r>
        <w:rPr>
          <w:highlight w:val="white"/>
        </w:rPr>
      </w:r>
      <w:r>
        <w:rPr>
          <w:highlight w:val="white"/>
        </w:rPr>
      </w:r>
    </w:p>
    <w:p>
      <w:pPr>
        <w:pStyle w:val="1346"/>
        <w:ind w:firstLine="4678"/>
        <w:keepNext w:val="0"/>
        <w:spacing w:line="240" w:lineRule="auto"/>
        <w:rPr>
          <w:highlight w:val="white"/>
        </w:rPr>
      </w:pPr>
      <w:r>
        <w:rPr>
          <w:highlight w:val="white"/>
        </w:rPr>
        <w:br w:type="page" w:clear="all"/>
      </w:r>
      <w:r>
        <w:rPr>
          <w:highlight w:val="white"/>
        </w:rPr>
        <w:t xml:space="preserve">Приложение </w:t>
      </w:r>
      <w:r>
        <w:rPr>
          <w:highlight w:val="white"/>
        </w:rPr>
        <w:t xml:space="preserve">8</w:t>
      </w:r>
      <w:r>
        <w:rPr>
          <w:highlight w:val="white"/>
        </w:rPr>
        <w:t xml:space="preserve">.8. </w:t>
      </w:r>
      <w:r>
        <w:rPr>
          <w:highlight w:val="white"/>
        </w:rPr>
      </w:r>
      <w:r>
        <w:rPr>
          <w:highlight w:val="white"/>
        </w:rPr>
      </w:r>
    </w:p>
    <w:p>
      <w:pPr>
        <w:pStyle w:val="1346"/>
        <w:ind w:firstLine="4678"/>
        <w:keepNext w:val="0"/>
        <w:spacing w:line="240" w:lineRule="auto"/>
        <w:rPr>
          <w:highlight w:val="white"/>
        </w:rPr>
      </w:pPr>
      <w:r>
        <w:rPr>
          <w:highlight w:val="white"/>
        </w:rPr>
        <w:t xml:space="preserve">к Договору поставки продукции</w:t>
      </w:r>
      <w:r>
        <w:rPr>
          <w:highlight w:val="white"/>
        </w:rPr>
      </w:r>
      <w:r>
        <w:rPr>
          <w:highlight w:val="white"/>
        </w:rPr>
      </w:r>
    </w:p>
    <w:p>
      <w:pPr>
        <w:ind w:firstLine="4678"/>
        <w:keepNext w:val="0"/>
        <w:spacing w:line="240" w:lineRule="auto"/>
        <w:rPr>
          <w:highlight w:val="white"/>
        </w:rPr>
      </w:pPr>
      <w:r>
        <w:rPr>
          <w:highlight w:val="white"/>
        </w:rPr>
        <w:t xml:space="preserve">от «___» ________ _ г. </w:t>
      </w:r>
      <w:r>
        <w:rPr>
          <w:highlight w:val="white"/>
        </w:rPr>
      </w:r>
      <w:r>
        <w:rPr>
          <w:highlight w:val="white"/>
        </w:rPr>
      </w:r>
    </w:p>
    <w:p>
      <w:pPr>
        <w:pStyle w:val="1346"/>
        <w:ind w:firstLine="4678"/>
        <w:keepNext w:val="0"/>
        <w:spacing w:line="240" w:lineRule="auto"/>
        <w:rPr>
          <w:highlight w:val="white"/>
        </w:rPr>
      </w:pPr>
      <w:r>
        <w:rPr>
          <w:highlight w:val="white"/>
        </w:rPr>
        <w:t xml:space="preserve">№ ________ </w:t>
      </w:r>
      <w:r>
        <w:rPr>
          <w:highlight w:val="white"/>
        </w:rPr>
      </w:r>
      <w:r>
        <w:rPr>
          <w:highlight w:val="white"/>
        </w:rPr>
      </w:r>
    </w:p>
    <w:p>
      <w:pPr>
        <w:pStyle w:val="1346"/>
        <w:ind w:firstLine="4678"/>
        <w:keepNext w:val="0"/>
        <w:spacing w:line="240" w:lineRule="auto"/>
        <w:rPr>
          <w:highlight w:val="white"/>
        </w:rPr>
      </w:pPr>
      <w:r>
        <w:rPr>
          <w:highlight w:val="white"/>
        </w:rPr>
      </w:r>
      <w:r>
        <w:rPr>
          <w:highlight w:val="white"/>
        </w:rPr>
      </w:r>
      <w:r>
        <w:rPr>
          <w:highlight w:val="white"/>
        </w:rPr>
      </w:r>
    </w:p>
    <w:p>
      <w:pPr>
        <w:pStyle w:val="1346"/>
        <w:ind w:firstLine="4678"/>
        <w:keepNext w:val="0"/>
        <w:spacing w:line="240" w:lineRule="auto"/>
        <w:rPr>
          <w:b/>
          <w:highlight w:val="white"/>
        </w:rPr>
      </w:pPr>
      <w:r>
        <w:rPr>
          <w:b/>
          <w:highlight w:val="white"/>
        </w:rPr>
        <w:t xml:space="preserve">Ф</w:t>
      </w:r>
      <w:r>
        <w:rPr>
          <w:b/>
          <w:highlight w:val="white"/>
        </w:rPr>
        <w:t xml:space="preserve">орма </w:t>
      </w:r>
      <w:r>
        <w:rPr>
          <w:b/>
          <w:highlight w:val="white"/>
        </w:rPr>
      </w:r>
      <w:r>
        <w:rPr>
          <w:b/>
          <w:highlight w:val="white"/>
        </w:rPr>
      </w:r>
    </w:p>
    <w:p>
      <w:pPr>
        <w:pStyle w:val="1346"/>
        <w:jc w:val="center"/>
        <w:keepNext w:val="0"/>
        <w:spacing w:line="240" w:lineRule="auto"/>
        <w:tabs>
          <w:tab w:val="left" w:pos="840" w:leader="none"/>
        </w:tabs>
        <w:rPr>
          <w:b/>
          <w:highlight w:val="white"/>
        </w:rPr>
      </w:pPr>
      <w:r>
        <w:rPr>
          <w:b/>
          <w:highlight w:val="white"/>
        </w:rPr>
        <w:t xml:space="preserve">соглашения об обеспечительном платеже</w:t>
      </w:r>
      <w:r>
        <w:rPr>
          <w:b/>
          <w:highlight w:val="white"/>
        </w:rPr>
      </w:r>
      <w:r>
        <w:rPr>
          <w:b/>
          <w:highlight w:val="white"/>
        </w:rPr>
      </w:r>
    </w:p>
    <w:p>
      <w:pPr>
        <w:pStyle w:val="1346"/>
        <w:jc w:val="center"/>
        <w:keepNext w:val="0"/>
        <w:spacing w:line="240" w:lineRule="auto"/>
        <w:tabs>
          <w:tab w:val="left" w:pos="840" w:leader="none"/>
        </w:tabs>
        <w:rPr>
          <w:b/>
          <w:highlight w:val="white"/>
        </w:rPr>
      </w:pPr>
      <w:r>
        <w:rPr>
          <w:bCs/>
          <w:highlight w:val="white"/>
        </w:rPr>
        <w:t xml:space="preserve">(</w:t>
      </w:r>
      <w:r>
        <w:rPr>
          <w:bCs/>
          <w:highlight w:val="white"/>
        </w:rPr>
        <w:t xml:space="preserve">в качестве обеспечения исполнения обязательств в гарантийный период</w:t>
      </w:r>
      <w:r>
        <w:rPr>
          <w:bCs/>
          <w:highlight w:val="white"/>
        </w:rPr>
        <w:t xml:space="preserve">)</w:t>
      </w:r>
      <w:r>
        <w:rPr>
          <w:b/>
          <w:highlight w:val="white"/>
        </w:rPr>
      </w:r>
      <w:r>
        <w:rPr>
          <w:b/>
          <w:highlight w:val="white"/>
        </w:rPr>
      </w:r>
    </w:p>
    <w:p>
      <w:pPr>
        <w:pStyle w:val="1346"/>
        <w:jc w:val="center"/>
        <w:keepNext w:val="0"/>
        <w:spacing w:line="240" w:lineRule="auto"/>
        <w:tabs>
          <w:tab w:val="left" w:pos="840" w:leader="none"/>
        </w:tabs>
        <w:rPr>
          <w:b/>
          <w:highlight w:val="white"/>
        </w:rPr>
      </w:pPr>
      <w:r>
        <w:rPr>
          <w:b/>
          <w:highlight w:val="white"/>
        </w:rPr>
      </w:r>
      <w:r>
        <w:rPr>
          <w:b/>
          <w:highlight w:val="white"/>
        </w:rPr>
      </w:r>
      <w:r>
        <w:rPr>
          <w:b/>
          <w:highlight w:val="white"/>
        </w:rPr>
      </w:r>
    </w:p>
    <w:p>
      <w:pPr>
        <w:jc w:val="both"/>
        <w:spacing w:line="240" w:lineRule="auto"/>
        <w:widowControl w:val="off"/>
        <w:rPr>
          <w:sz w:val="26"/>
          <w:szCs w:val="26"/>
          <w:highlight w:val="white"/>
        </w:rPr>
      </w:pPr>
      <w:r>
        <w:rPr>
          <w:rStyle w:val="1904"/>
          <w:sz w:val="26"/>
          <w:szCs w:val="26"/>
          <w:highlight w:val="white"/>
        </w:rPr>
        <w:t xml:space="preserve">г. ________</w:t>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r>
      <w:r>
        <w:rPr>
          <w:rStyle w:val="1904"/>
          <w:sz w:val="26"/>
          <w:szCs w:val="26"/>
          <w:highlight w:val="white"/>
        </w:rPr>
        <w:tab/>
        <w:t xml:space="preserve"> </w:t>
      </w:r>
      <w:r>
        <w:rPr>
          <w:rStyle w:val="1904"/>
          <w:sz w:val="26"/>
          <w:szCs w:val="26"/>
          <w:highlight w:val="white"/>
        </w:rPr>
        <w:t xml:space="preserve">   «</w:t>
      </w:r>
      <w:r>
        <w:rPr>
          <w:rStyle w:val="1904"/>
          <w:sz w:val="26"/>
          <w:szCs w:val="26"/>
          <w:highlight w:val="white"/>
        </w:rPr>
        <w:t xml:space="preserve">___»___________20__ г.</w:t>
      </w:r>
      <w:r>
        <w:rPr>
          <w:sz w:val="26"/>
          <w:szCs w:val="26"/>
          <w:highlight w:val="white"/>
        </w:rPr>
      </w:r>
      <w:r>
        <w:rPr>
          <w:sz w:val="26"/>
          <w:szCs w:val="26"/>
          <w:highlight w:val="white"/>
        </w:rPr>
      </w:r>
    </w:p>
    <w:p>
      <w:pPr>
        <w:jc w:val="center"/>
        <w:spacing w:line="240" w:lineRule="auto"/>
        <w:widowControl w:val="off"/>
        <w:tabs>
          <w:tab w:val="left" w:pos="840" w:leader="none"/>
        </w:tabs>
        <w:rPr>
          <w:b/>
          <w:bCs/>
          <w:highlight w:val="white"/>
        </w:rPr>
      </w:pPr>
      <w:r>
        <w:rPr>
          <w:b/>
          <w:bCs/>
          <w:highlight w:val="white"/>
        </w:rPr>
      </w:r>
      <w:r>
        <w:rPr>
          <w:b/>
          <w:bCs/>
          <w:highlight w:val="white"/>
        </w:rPr>
      </w:r>
      <w:r>
        <w:rPr>
          <w:b/>
          <w:bCs/>
          <w:highlight w:val="white"/>
        </w:rPr>
      </w:r>
    </w:p>
    <w:p>
      <w:pPr>
        <w:ind w:firstLine="709"/>
        <w:jc w:val="both"/>
        <w:spacing w:line="240" w:lineRule="auto"/>
        <w:widowControl w:val="off"/>
        <w:rPr>
          <w:rStyle w:val="1905"/>
          <w:highlight w:val="white"/>
        </w:rPr>
      </w:pPr>
      <w:r>
        <w:rPr>
          <w:rStyle w:val="1904"/>
          <w:highlight w:val="white"/>
        </w:rPr>
        <w:t xml:space="preserve">__________ </w:t>
      </w:r>
      <w:r>
        <w:rPr>
          <w:rStyle w:val="1904"/>
          <w:i/>
          <w:iCs/>
          <w:highlight w:val="white"/>
        </w:rPr>
        <w:t xml:space="preserve">(указывается полное наименование Общества) </w:t>
      </w:r>
      <w:r>
        <w:rPr>
          <w:rStyle w:val="1904"/>
          <w:highlight w:val="white"/>
        </w:rPr>
        <w:t xml:space="preserve">(сокращенное наименование:</w:t>
      </w:r>
      <w:r>
        <w:rPr>
          <w:rStyle w:val="1904"/>
          <w:i/>
          <w:iCs/>
          <w:highlight w:val="white"/>
        </w:rPr>
        <w:t xml:space="preserve"> </w:t>
      </w:r>
      <w:r>
        <w:rPr>
          <w:rStyle w:val="1904"/>
          <w:highlight w:val="white"/>
        </w:rPr>
        <w:t xml:space="preserve">__________</w:t>
      </w:r>
      <w:r>
        <w:rPr>
          <w:rStyle w:val="1904"/>
          <w:i/>
          <w:iCs/>
          <w:highlight w:val="white"/>
        </w:rPr>
        <w:t xml:space="preserve">, ИНН</w:t>
      </w:r>
      <w:r>
        <w:rPr>
          <w:rStyle w:val="1904"/>
          <w:highlight w:val="white"/>
        </w:rPr>
        <w:t xml:space="preserve">__________</w:t>
      </w:r>
      <w:r>
        <w:rPr>
          <w:rStyle w:val="1904"/>
          <w:i/>
          <w:iCs/>
          <w:highlight w:val="white"/>
        </w:rPr>
        <w:t xml:space="preserve">, ОГРН</w:t>
      </w:r>
      <w:r>
        <w:rPr>
          <w:rStyle w:val="1904"/>
          <w:highlight w:val="white"/>
        </w:rPr>
        <w:t xml:space="preserve">__________</w:t>
      </w:r>
      <w:r>
        <w:rPr>
          <w:rStyle w:val="1904"/>
          <w:i/>
          <w:iCs/>
          <w:highlight w:val="white"/>
        </w:rPr>
        <w:t xml:space="preserve">)</w:t>
      </w:r>
      <w:r>
        <w:rPr>
          <w:rStyle w:val="1904"/>
          <w:highlight w:val="white"/>
        </w:rPr>
        <w:t xml:space="preserve">, именуемое в дальнейшем «</w:t>
      </w:r>
      <w:r>
        <w:rPr>
          <w:rStyle w:val="1904"/>
          <w:i/>
          <w:highlight w:val="white"/>
        </w:rPr>
        <w:t xml:space="preserve">Покупатель</w:t>
      </w:r>
      <w:r>
        <w:rPr>
          <w:rStyle w:val="1904"/>
          <w:highlight w:val="white"/>
        </w:rPr>
        <w:t xml:space="preserve">», в лице _______________________ </w:t>
      </w:r>
      <w:r>
        <w:rPr>
          <w:rStyle w:val="1904"/>
          <w:i/>
          <w:iCs/>
          <w:highlight w:val="white"/>
        </w:rPr>
        <w:t xml:space="preserve">(Ф.</w:t>
      </w:r>
      <w:r>
        <w:rPr>
          <w:rStyle w:val="1904"/>
          <w:i/>
          <w:iCs/>
          <w:highlight w:val="white"/>
        </w:rPr>
        <w:t xml:space="preserve"> </w:t>
      </w:r>
      <w:r>
        <w:rPr>
          <w:rStyle w:val="1904"/>
          <w:i/>
          <w:iCs/>
          <w:highlight w:val="white"/>
        </w:rPr>
        <w:t xml:space="preserve">И.</w:t>
      </w:r>
      <w:r>
        <w:rPr>
          <w:rStyle w:val="1904"/>
          <w:i/>
          <w:iCs/>
          <w:highlight w:val="white"/>
        </w:rPr>
        <w:t xml:space="preserve"> </w:t>
      </w:r>
      <w:r>
        <w:rPr>
          <w:rStyle w:val="1904"/>
          <w:i/>
          <w:iCs/>
          <w:highlight w:val="white"/>
        </w:rPr>
        <w:t xml:space="preserve">О., должность),</w:t>
      </w:r>
      <w:r>
        <w:rPr>
          <w:rStyle w:val="1904"/>
          <w:highlight w:val="white"/>
        </w:rPr>
        <w:t xml:space="preserve"> действующего на основании </w:t>
      </w:r>
      <w:r>
        <w:rPr>
          <w:rStyle w:val="1904"/>
          <w:i/>
          <w:iCs/>
          <w:highlight w:val="white"/>
        </w:rPr>
        <w:t xml:space="preserve">__________________(реквизиты доверенности),</w:t>
      </w:r>
      <w:r>
        <w:rPr>
          <w:rStyle w:val="1904"/>
          <w:highlight w:val="white"/>
        </w:rPr>
        <w:t xml:space="preserve"> с одной стороны, и ________________ </w:t>
      </w:r>
      <w:r>
        <w:rPr>
          <w:rStyle w:val="1904"/>
          <w:i/>
          <w:iCs/>
          <w:highlight w:val="white"/>
        </w:rPr>
        <w:t xml:space="preserve">(наименование, ОГРН, ИНН),</w:t>
      </w:r>
      <w:r>
        <w:rPr>
          <w:rStyle w:val="1904"/>
          <w:highlight w:val="white"/>
        </w:rPr>
        <w:t xml:space="preserve"> именуемое в дальнейшем «</w:t>
      </w:r>
      <w:r>
        <w:rPr>
          <w:rStyle w:val="1904"/>
          <w:i/>
          <w:highlight w:val="white"/>
        </w:rPr>
        <w:t xml:space="preserve">Поставщик</w:t>
      </w:r>
      <w:r>
        <w:rPr>
          <w:rStyle w:val="1904"/>
          <w:highlight w:val="white"/>
        </w:rPr>
        <w:t xml:space="preserve">», в лице __________________________ </w:t>
      </w:r>
      <w:r>
        <w:rPr>
          <w:rStyle w:val="1904"/>
          <w:i/>
          <w:iCs/>
          <w:highlight w:val="white"/>
        </w:rPr>
        <w:t xml:space="preserve">(Ф.</w:t>
      </w:r>
      <w:r>
        <w:rPr>
          <w:rStyle w:val="1904"/>
          <w:i/>
          <w:iCs/>
          <w:highlight w:val="white"/>
        </w:rPr>
        <w:t xml:space="preserve"> </w:t>
      </w:r>
      <w:r>
        <w:rPr>
          <w:rStyle w:val="1904"/>
          <w:i/>
          <w:iCs/>
          <w:highlight w:val="white"/>
        </w:rPr>
        <w:t xml:space="preserve">И.</w:t>
      </w:r>
      <w:r>
        <w:rPr>
          <w:rStyle w:val="1904"/>
          <w:i/>
          <w:iCs/>
          <w:highlight w:val="white"/>
        </w:rPr>
        <w:t xml:space="preserve"> </w:t>
      </w:r>
      <w:r>
        <w:rPr>
          <w:rStyle w:val="1904"/>
          <w:i/>
          <w:iCs/>
          <w:highlight w:val="white"/>
        </w:rPr>
        <w:t xml:space="preserve">О., должность),</w:t>
      </w:r>
      <w:r>
        <w:rPr>
          <w:rStyle w:val="1904"/>
          <w:highlight w:val="white"/>
        </w:rPr>
        <w:t xml:space="preserve"> действующего на основании </w:t>
      </w:r>
      <w:r>
        <w:rPr>
          <w:rStyle w:val="1904"/>
          <w:i/>
          <w:iCs/>
          <w:highlight w:val="white"/>
        </w:rPr>
        <w:t xml:space="preserve">__________________(реквизиты доверенности),</w:t>
      </w:r>
      <w:r>
        <w:rPr>
          <w:rStyle w:val="1904"/>
          <w:highlight w:val="white"/>
        </w:rPr>
        <w:t xml:space="preserve"> с другой стороны, именуемые в дальнейшем совместно «Стороны», в порядке п. ______ Договора от _____ № ______ (далее - Договор) заключили настоящее Соглашение о нижеследующем:</w:t>
      </w:r>
      <w:r>
        <w:rPr>
          <w:rStyle w:val="1905"/>
          <w:highlight w:val="white"/>
        </w:rPr>
      </w:r>
      <w:r>
        <w:rPr>
          <w:rStyle w:val="1905"/>
          <w:highlight w:val="white"/>
        </w:rPr>
      </w:r>
    </w:p>
    <w:p>
      <w:pPr>
        <w:ind w:firstLine="708"/>
        <w:jc w:val="both"/>
        <w:spacing w:line="240" w:lineRule="auto"/>
        <w:widowControl w:val="off"/>
        <w:rPr>
          <w:rStyle w:val="1905"/>
          <w:highlight w:val="white"/>
        </w:rPr>
      </w:pPr>
      <w:r>
        <w:rPr>
          <w:rStyle w:val="1905"/>
          <w:highlight w:val="white"/>
        </w:rPr>
        <w:t xml:space="preserve">1. </w:t>
      </w:r>
      <w:r>
        <w:rPr>
          <w:rStyle w:val="1905"/>
          <w:i/>
          <w:highlight w:val="white"/>
        </w:rPr>
        <w:t xml:space="preserve">Поставщик</w:t>
      </w:r>
      <w:r>
        <w:rPr>
          <w:rStyle w:val="1905"/>
          <w:highlight w:val="white"/>
        </w:rPr>
        <w:t xml:space="preserve"> в порядке статьи 381.1 Гражданского кодекса Российской Федерации предоставляет </w:t>
      </w:r>
      <w:r>
        <w:rPr>
          <w:rStyle w:val="1905"/>
          <w:i/>
          <w:highlight w:val="white"/>
        </w:rPr>
        <w:t xml:space="preserve">Покупателю</w:t>
      </w:r>
      <w:r>
        <w:rPr>
          <w:rStyle w:val="1905"/>
          <w:highlight w:val="white"/>
        </w:rPr>
        <w:t xml:space="preserve"> в качестве способа обесп</w:t>
      </w:r>
      <w:r>
        <w:rPr>
          <w:rStyle w:val="1905"/>
          <w:highlight w:val="white"/>
        </w:rPr>
        <w:t xml:space="preserve">ечения исполнения обязательств в гарантийный период обеспечительный платеж в размере 5 % от цены Договора (включая НДС) на сумму ___________ (____________________) рублей на период гарантийного срока до момента подписания Протокола об отсутствии претензий.</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2. Перечисление обеспечительного платежа осуществляется </w:t>
      </w:r>
      <w:r>
        <w:rPr>
          <w:rStyle w:val="1905"/>
          <w:i/>
          <w:highlight w:val="white"/>
        </w:rPr>
        <w:t xml:space="preserve">Поставщиком</w:t>
      </w:r>
      <w:r>
        <w:rPr>
          <w:rStyle w:val="1905"/>
          <w:highlight w:val="white"/>
        </w:rPr>
        <w:t xml:space="preserve"> на обособленный счет </w:t>
      </w:r>
      <w:r>
        <w:rPr>
          <w:rStyle w:val="1905"/>
          <w:i/>
          <w:highlight w:val="white"/>
        </w:rPr>
        <w:t xml:space="preserve">Покупателя</w:t>
      </w:r>
      <w:r>
        <w:rPr>
          <w:rStyle w:val="1905"/>
          <w:highlight w:val="white"/>
        </w:rPr>
        <w:t xml:space="preserve">. Перечисление обеспечительного платежа должно быть совершено </w:t>
      </w:r>
      <w:r>
        <w:rPr>
          <w:rStyle w:val="1905"/>
          <w:i/>
          <w:highlight w:val="white"/>
        </w:rPr>
        <w:t xml:space="preserve">Поставщиком</w:t>
      </w:r>
      <w:r>
        <w:rPr>
          <w:rStyle w:val="1905"/>
          <w:highlight w:val="white"/>
        </w:rPr>
        <w:t xml:space="preserve"> не позднее даты начала гарантийного срока по договору.</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Открытие и обслуживание данного счета осуществляется </w:t>
      </w:r>
      <w:r>
        <w:rPr>
          <w:rStyle w:val="1905"/>
          <w:i/>
          <w:highlight w:val="white"/>
        </w:rPr>
        <w:t xml:space="preserve">Покупателем</w:t>
      </w:r>
      <w:r>
        <w:rPr>
          <w:rStyle w:val="1905"/>
          <w:highlight w:val="white"/>
        </w:rPr>
        <w:t xml:space="preserve">.</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3. </w:t>
      </w:r>
      <w:r>
        <w:rPr>
          <w:rStyle w:val="1905"/>
          <w:i/>
          <w:highlight w:val="white"/>
        </w:rPr>
        <w:t xml:space="preserve">Поставщик</w:t>
      </w:r>
      <w:r>
        <w:rPr>
          <w:rStyle w:val="1905"/>
          <w:highlight w:val="white"/>
        </w:rPr>
        <w:t xml:space="preserve"> предоставляет обеспечительный платеж на период гарантийной эксплуатации Объекта до момента окончания гарантийного срока и подписания Протокола об отсутствии взаимных претензий.</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4. Обеспечительный платеж может быть использован </w:t>
      </w:r>
      <w:r>
        <w:rPr>
          <w:rStyle w:val="1905"/>
          <w:i/>
          <w:highlight w:val="white"/>
        </w:rPr>
        <w:t xml:space="preserve">Поставщиком</w:t>
      </w:r>
      <w:r>
        <w:rPr>
          <w:rStyle w:val="1905"/>
          <w:highlight w:val="white"/>
        </w:rPr>
        <w:t xml:space="preserve"> для покрытия расходов, связанных с неисполнением/ненадлежащим исполнением </w:t>
      </w:r>
      <w:r>
        <w:rPr>
          <w:rStyle w:val="1905"/>
          <w:i/>
          <w:highlight w:val="white"/>
        </w:rPr>
        <w:t xml:space="preserve">Поставщик</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5. Сумма списания обеспечительного платежа определяется </w:t>
      </w:r>
      <w:r>
        <w:rPr>
          <w:rStyle w:val="1905"/>
          <w:i/>
          <w:highlight w:val="white"/>
        </w:rPr>
        <w:t xml:space="preserve">Покупателем</w:t>
      </w:r>
      <w:r>
        <w:rPr>
          <w:rStyle w:val="1905"/>
          <w:highlight w:val="white"/>
        </w:rPr>
        <w:t xml:space="preserve"> с учетом следующих положений:</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5.1. Сумма списания обеспечительного платежа должна соответствовать минимальной из следующих величин:</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 сумма неисполненных денежных обязательств </w:t>
      </w:r>
      <w:r>
        <w:rPr>
          <w:rStyle w:val="1905"/>
          <w:i/>
          <w:highlight w:val="white"/>
        </w:rPr>
        <w:t xml:space="preserve">Поставщика</w:t>
      </w:r>
      <w:r>
        <w:rPr>
          <w:rStyle w:val="1905"/>
          <w:highlight w:val="white"/>
        </w:rPr>
        <w:t xml:space="preserve"> перед Покупателе</w:t>
      </w:r>
      <w:r>
        <w:rPr>
          <w:rStyle w:val="1905"/>
          <w:i/>
          <w:highlight w:val="white"/>
        </w:rPr>
        <w:t xml:space="preserve">м</w:t>
      </w:r>
      <w:r>
        <w:rPr>
          <w:rStyle w:val="1905"/>
          <w:highlight w:val="white"/>
        </w:rPr>
        <w:t xml:space="preserve"> в гарантийный период; </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 размера обеспечительного платежа.</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6. Для обеспечительного платежа, предоставляемого в качестве обеспечения исполнения гарантийных обязательств сумма неисполненных денежных обязательств </w:t>
      </w:r>
      <w:r>
        <w:rPr>
          <w:rStyle w:val="1905"/>
          <w:i/>
          <w:highlight w:val="white"/>
        </w:rPr>
        <w:t xml:space="preserve">Поставщика</w:t>
      </w:r>
      <w:r>
        <w:rPr>
          <w:rStyle w:val="1905"/>
          <w:highlight w:val="white"/>
        </w:rPr>
        <w:t xml:space="preserve"> перед </w:t>
      </w:r>
      <w:r>
        <w:rPr>
          <w:rStyle w:val="1905"/>
          <w:i/>
          <w:highlight w:val="white"/>
        </w:rPr>
        <w:t xml:space="preserve">Покупателем</w:t>
      </w:r>
      <w:r>
        <w:rPr>
          <w:rStyle w:val="1905"/>
          <w:highlight w:val="white"/>
        </w:rPr>
        <w:t xml:space="preserve"> определяется с учетом:</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суммы выставленных </w:t>
      </w:r>
      <w:r>
        <w:rPr>
          <w:rStyle w:val="1905"/>
          <w:i/>
          <w:highlight w:val="white"/>
        </w:rPr>
        <w:t xml:space="preserve">Поставщику</w:t>
      </w:r>
      <w:r>
        <w:rPr>
          <w:rStyle w:val="1905"/>
          <w:highlight w:val="white"/>
        </w:rPr>
        <w:t xml:space="preserve"> и неоплаченных претензий (кроме претензий, отозванных </w:t>
      </w:r>
      <w:r>
        <w:rPr>
          <w:rStyle w:val="1905"/>
          <w:i/>
          <w:highlight w:val="white"/>
        </w:rPr>
        <w:t xml:space="preserve">Покупателем</w:t>
      </w:r>
      <w:r>
        <w:rPr>
          <w:rStyle w:val="1905"/>
          <w:highlight w:val="white"/>
        </w:rPr>
        <w:t xml:space="preserve">) в связи с неисполнением/ненадлежащим исполнением Поставщик</w:t>
      </w:r>
      <w:r>
        <w:rPr>
          <w:rStyle w:val="1905"/>
          <w:i/>
          <w:highlight w:val="white"/>
        </w:rPr>
        <w:t xml:space="preserve">ом</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суммы неустойки (сверх суммы, уже учтенной в выставленных претензиях), на взыскание которой </w:t>
      </w:r>
      <w:r>
        <w:rPr>
          <w:rStyle w:val="1905"/>
          <w:i/>
          <w:highlight w:val="white"/>
        </w:rPr>
        <w:t xml:space="preserve">Покупатель</w:t>
      </w:r>
      <w:r>
        <w:rPr>
          <w:rStyle w:val="1905"/>
          <w:highlight w:val="white"/>
        </w:rPr>
        <w:t xml:space="preserve"> имеет право на основании Договора либо закона в связи с неисполнением/ненадлежащим исполнением </w:t>
      </w:r>
      <w:r>
        <w:rPr>
          <w:rStyle w:val="1905"/>
          <w:i/>
          <w:highlight w:val="white"/>
        </w:rPr>
        <w:t xml:space="preserve">Поставщиком</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суммы возмещения расходов (сверх суммы, уже оплаченной </w:t>
      </w:r>
      <w:r>
        <w:rPr>
          <w:rStyle w:val="1905"/>
          <w:i/>
          <w:highlight w:val="white"/>
        </w:rPr>
        <w:t xml:space="preserve">Поставиком</w:t>
      </w:r>
      <w:r>
        <w:rPr>
          <w:rStyle w:val="1905"/>
          <w:highlight w:val="white"/>
        </w:rPr>
        <w:t xml:space="preserve"> либо учтенной в выставленных претензиях), которые понес </w:t>
      </w:r>
      <w:r>
        <w:rPr>
          <w:rStyle w:val="1905"/>
          <w:i/>
          <w:highlight w:val="white"/>
        </w:rPr>
        <w:t xml:space="preserve">Покупатель</w:t>
      </w:r>
      <w:r>
        <w:rPr>
          <w:rStyle w:val="1905"/>
          <w:highlight w:val="white"/>
        </w:rPr>
        <w:t xml:space="preserve"> в связи с неисполнением/ненадлежащим исполнением </w:t>
      </w:r>
      <w:r>
        <w:rPr>
          <w:rStyle w:val="1905"/>
          <w:i/>
          <w:highlight w:val="white"/>
        </w:rPr>
        <w:t xml:space="preserve">Поставщиком</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суммы возмещения убытков (сверх суммы, уже оплаченной </w:t>
      </w:r>
      <w:r>
        <w:rPr>
          <w:rStyle w:val="1905"/>
          <w:i/>
          <w:highlight w:val="white"/>
        </w:rPr>
        <w:t xml:space="preserve">Поставщиком</w:t>
      </w:r>
      <w:r>
        <w:rPr>
          <w:rStyle w:val="1905"/>
          <w:highlight w:val="white"/>
        </w:rPr>
        <w:t xml:space="preserve"> либо учтенной в выставленных претензиях), причиненных неисполнением/ненадлежащим исполнением </w:t>
      </w:r>
      <w:r>
        <w:rPr>
          <w:rStyle w:val="1905"/>
          <w:i/>
          <w:highlight w:val="white"/>
        </w:rPr>
        <w:t xml:space="preserve">Поставщикиком</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процентов за неправомерное пользование денежными средствами </w:t>
      </w:r>
      <w:r>
        <w:rPr>
          <w:rStyle w:val="1905"/>
          <w:i/>
          <w:highlight w:val="white"/>
        </w:rPr>
        <w:t xml:space="preserve">Покупателя</w:t>
      </w:r>
      <w:r>
        <w:rPr>
          <w:rStyle w:val="1905"/>
          <w:highlight w:val="white"/>
        </w:rPr>
        <w:t xml:space="preserve"> (сверх суммы, уже оплаченной </w:t>
      </w:r>
      <w:r>
        <w:rPr>
          <w:rStyle w:val="1905"/>
          <w:i/>
          <w:highlight w:val="white"/>
        </w:rPr>
        <w:t xml:space="preserve">Поставщиком</w:t>
      </w:r>
      <w:r>
        <w:rPr>
          <w:rStyle w:val="1905"/>
          <w:highlight w:val="white"/>
        </w:rPr>
        <w:t xml:space="preserve"> либо учтенной в выставленных претензиях) в связи с неисполнением/ненадлежащим исполнением </w:t>
      </w:r>
      <w:r>
        <w:rPr>
          <w:rStyle w:val="1905"/>
          <w:i/>
          <w:highlight w:val="white"/>
        </w:rPr>
        <w:t xml:space="preserve">Поставщиком</w:t>
      </w:r>
      <w:r>
        <w:rPr>
          <w:rStyle w:val="1905"/>
          <w:highlight w:val="white"/>
        </w:rPr>
        <w:t xml:space="preserve"> обязательств в гарантийный период;</w:t>
      </w:r>
      <w:r>
        <w:rPr>
          <w:rStyle w:val="1905"/>
          <w:highlight w:val="white"/>
        </w:rPr>
      </w:r>
      <w:r>
        <w:rPr>
          <w:rStyle w:val="1905"/>
          <w:highlight w:val="white"/>
        </w:rPr>
      </w:r>
    </w:p>
    <w:p>
      <w:pPr>
        <w:ind w:firstLine="709"/>
        <w:jc w:val="both"/>
        <w:spacing w:line="240" w:lineRule="auto"/>
        <w:widowControl w:val="off"/>
        <w:tabs>
          <w:tab w:val="left" w:pos="993" w:leader="none"/>
          <w:tab w:val="left" w:pos="1134" w:leader="none"/>
          <w:tab w:val="left" w:pos="1276" w:leader="none"/>
        </w:tabs>
        <w:rPr>
          <w:rStyle w:val="1905"/>
          <w:highlight w:val="white"/>
        </w:rPr>
      </w:pPr>
      <w:r>
        <w:rPr>
          <w:rStyle w:val="1905"/>
          <w:highlight w:val="white"/>
        </w:rPr>
        <w:t xml:space="preserve">•</w:t>
      </w:r>
      <w:r>
        <w:rPr>
          <w:rStyle w:val="1905"/>
          <w:highlight w:val="white"/>
        </w:rPr>
        <w:tab/>
        <w:t xml:space="preserve">иных подлежащих оплате и неисполненных обязательств </w:t>
      </w:r>
      <w:r>
        <w:rPr>
          <w:rStyle w:val="1905"/>
          <w:i/>
          <w:highlight w:val="white"/>
        </w:rPr>
        <w:t xml:space="preserve">Поставщика</w:t>
      </w:r>
      <w:r>
        <w:rPr>
          <w:rStyle w:val="1905"/>
          <w:highlight w:val="white"/>
        </w:rPr>
        <w:t xml:space="preserve"> перед Покупателе</w:t>
      </w:r>
      <w:r>
        <w:rPr>
          <w:rStyle w:val="1905"/>
          <w:i/>
          <w:highlight w:val="white"/>
        </w:rPr>
        <w:t xml:space="preserve">м</w:t>
      </w:r>
      <w:r>
        <w:rPr>
          <w:rStyle w:val="1905"/>
          <w:highlight w:val="white"/>
        </w:rPr>
        <w:t xml:space="preserve"> (сверх суммы, уже учтенной в выставленных претензиях).</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7. В случае принятия решения о списании обеспечительного платежа </w:t>
      </w:r>
      <w:r>
        <w:rPr>
          <w:rStyle w:val="1905"/>
          <w:i/>
          <w:highlight w:val="white"/>
        </w:rPr>
        <w:t xml:space="preserve">Покупатель</w:t>
      </w:r>
      <w:r>
        <w:rPr>
          <w:rStyle w:val="1905"/>
          <w:highlight w:val="white"/>
        </w:rPr>
        <w:t xml:space="preserve"> в течение 3 (трех) рабочих дней направляет </w:t>
      </w:r>
      <w:r>
        <w:rPr>
          <w:rStyle w:val="1905"/>
          <w:i/>
          <w:highlight w:val="white"/>
        </w:rPr>
        <w:t xml:space="preserve">Поставщику</w:t>
      </w:r>
      <w:r>
        <w:rPr>
          <w:rStyle w:val="1905"/>
          <w:highlight w:val="white"/>
        </w:rPr>
        <w:t xml:space="preserve"> информацию о списании обеспечительного платежа с указанием, в чем состоит нарушение обязательств, в обеспечение которых был перечислен обеспечительный платеж, а также с указанием суммы списания, определенной в соответствии с п. 6 настоящего Соглашения.</w:t>
      </w:r>
      <w:r>
        <w:rPr>
          <w:rStyle w:val="1905"/>
          <w:highlight w:val="white"/>
        </w:rPr>
      </w:r>
      <w:r>
        <w:rPr>
          <w:rStyle w:val="1905"/>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8. Возврат обеспечительного платежа </w:t>
      </w:r>
      <w:r>
        <w:rPr>
          <w:rStyle w:val="1905"/>
          <w:i/>
          <w:highlight w:val="white"/>
        </w:rPr>
        <w:t xml:space="preserve">Поставщику</w:t>
      </w:r>
      <w:r>
        <w:rPr>
          <w:rStyle w:val="1905"/>
          <w:highlight w:val="white"/>
        </w:rPr>
        <w:t xml:space="preserve"> до момента окончания гарантийного срока и подписания сторонами протокола об отсутствии взаимных претензий не допускается.</w:t>
      </w:r>
      <w:r>
        <w:rPr>
          <w:rStyle w:val="1905"/>
          <w:highlight w:val="white"/>
        </w:rPr>
      </w:r>
      <w:r>
        <w:rPr>
          <w:rStyle w:val="1905"/>
          <w:highlight w:val="white"/>
        </w:rPr>
      </w:r>
    </w:p>
    <w:p>
      <w:pPr>
        <w:ind w:firstLine="709"/>
        <w:jc w:val="both"/>
        <w:spacing w:line="240" w:lineRule="auto"/>
        <w:tabs>
          <w:tab w:val="left" w:pos="840" w:leader="none"/>
        </w:tabs>
        <w:rPr>
          <w:rStyle w:val="1905"/>
          <w:highlight w:val="white"/>
        </w:rPr>
      </w:pPr>
      <w:r>
        <w:rPr>
          <w:rStyle w:val="1905"/>
          <w:highlight w:val="white"/>
        </w:rPr>
        <w:t xml:space="preserve">Досрочный возврат обеспечительного платежа до наступления указанных в настоящем пункте обстоятельств не допускается, за исключением случаев предоставления </w:t>
      </w:r>
      <w:r>
        <w:rPr>
          <w:rStyle w:val="1905"/>
          <w:i/>
          <w:highlight w:val="white"/>
        </w:rPr>
        <w:t xml:space="preserve">Поставщиком</w:t>
      </w:r>
      <w:r>
        <w:rPr>
          <w:rStyle w:val="1905"/>
          <w:highlight w:val="white"/>
        </w:rPr>
        <w:t xml:space="preserve"> взамен обеспечения в форме обеспечительного платежа иного способа обеспечения исполнения гарантийных обязательств, удовлетворяющего требованиям настоящего Договора.</w:t>
      </w:r>
      <w:r>
        <w:rPr>
          <w:rStyle w:val="1905"/>
          <w:highlight w:val="white"/>
        </w:rPr>
      </w:r>
      <w:r>
        <w:rPr>
          <w:rStyle w:val="1905"/>
          <w:highlight w:val="white"/>
        </w:rPr>
      </w:r>
    </w:p>
    <w:p>
      <w:pPr>
        <w:ind w:firstLine="709"/>
        <w:jc w:val="both"/>
        <w:spacing w:line="240" w:lineRule="auto"/>
        <w:widowControl w:val="off"/>
        <w:tabs>
          <w:tab w:val="left" w:pos="840" w:leader="none"/>
        </w:tabs>
        <w:rPr>
          <w:sz w:val="22"/>
          <w:szCs w:val="22"/>
          <w:highlight w:val="white"/>
        </w:rPr>
      </w:pPr>
      <w:r>
        <w:rPr>
          <w:rStyle w:val="1905"/>
          <w:highlight w:val="white"/>
        </w:rPr>
        <w:t xml:space="preserve">В случае замены </w:t>
      </w:r>
      <w:r>
        <w:rPr>
          <w:rStyle w:val="1905"/>
          <w:i/>
          <w:highlight w:val="white"/>
        </w:rPr>
        <w:t xml:space="preserve">Поставщиком</w:t>
      </w:r>
      <w:r>
        <w:rPr>
          <w:rStyle w:val="1905"/>
          <w:highlight w:val="white"/>
        </w:rPr>
        <w:t xml:space="preserve"> обеспечительного платежа иным способом обеспечения в порядке и на условиях, предусмотренных Договором, возврат обеспечительного платежа </w:t>
      </w:r>
      <w:r>
        <w:rPr>
          <w:rStyle w:val="1905"/>
          <w:i/>
          <w:highlight w:val="white"/>
        </w:rPr>
        <w:t xml:space="preserve">Поставщику</w:t>
      </w:r>
      <w:r>
        <w:rPr>
          <w:rStyle w:val="1905"/>
          <w:highlight w:val="white"/>
        </w:rPr>
        <w:t xml:space="preserve"> осуществляется в течение 30 (тридцати) календарных дней со дня получения </w:t>
      </w:r>
      <w:r>
        <w:rPr>
          <w:rStyle w:val="1905"/>
          <w:i/>
          <w:highlight w:val="white"/>
        </w:rPr>
        <w:t xml:space="preserve">Покупателем</w:t>
      </w:r>
      <w:r>
        <w:rPr>
          <w:rStyle w:val="1905"/>
          <w:highlight w:val="white"/>
        </w:rPr>
        <w:t xml:space="preserve"> альтернативного способа обеспечения.</w:t>
      </w:r>
      <w:r>
        <w:rPr>
          <w:sz w:val="22"/>
          <w:szCs w:val="22"/>
          <w:highlight w:val="white"/>
        </w:rPr>
      </w:r>
      <w:r>
        <w:rPr>
          <w:sz w:val="22"/>
          <w:szCs w:val="22"/>
          <w:highlight w:val="white"/>
        </w:rPr>
      </w:r>
    </w:p>
    <w:p>
      <w:pPr>
        <w:ind w:firstLine="709"/>
        <w:jc w:val="both"/>
        <w:spacing w:line="240" w:lineRule="auto"/>
        <w:widowControl w:val="off"/>
        <w:tabs>
          <w:tab w:val="left" w:pos="840" w:leader="none"/>
        </w:tabs>
        <w:rPr>
          <w:rStyle w:val="1905"/>
          <w:highlight w:val="white"/>
        </w:rPr>
      </w:pPr>
      <w:r>
        <w:rPr>
          <w:rStyle w:val="1905"/>
          <w:highlight w:val="white"/>
        </w:rPr>
        <w:t xml:space="preserve">9. Возврат обеспечительного платежа, предоставленного </w:t>
      </w:r>
      <w:r>
        <w:rPr>
          <w:rStyle w:val="1905"/>
          <w:i/>
          <w:highlight w:val="white"/>
        </w:rPr>
        <w:t xml:space="preserve">Поставщиком</w:t>
      </w:r>
      <w:r>
        <w:rPr>
          <w:rStyle w:val="1905"/>
          <w:highlight w:val="white"/>
        </w:rPr>
        <w:t xml:space="preserve"> в качестве обеспечения исполнения обязательств в гарантийный период, за вычетом средств, использованных </w:t>
      </w:r>
      <w:r>
        <w:rPr>
          <w:rStyle w:val="1905"/>
          <w:i/>
          <w:highlight w:val="white"/>
        </w:rPr>
        <w:t xml:space="preserve">Покупателем</w:t>
      </w:r>
      <w:r>
        <w:rPr>
          <w:rStyle w:val="1905"/>
          <w:highlight w:val="white"/>
        </w:rPr>
        <w:t xml:space="preserve"> для возмещения своих убытков, связанных с неисполнением/ ненадлежащим исполнением обязательств </w:t>
      </w:r>
      <w:r>
        <w:rPr>
          <w:rStyle w:val="1905"/>
          <w:i/>
          <w:highlight w:val="white"/>
        </w:rPr>
        <w:t xml:space="preserve">Поставщиком</w:t>
      </w:r>
      <w:r>
        <w:rPr>
          <w:rStyle w:val="1905"/>
          <w:highlight w:val="white"/>
        </w:rPr>
        <w:t xml:space="preserve"> в гарантийный период осуществляется </w:t>
      </w:r>
      <w:r>
        <w:rPr>
          <w:rStyle w:val="1905"/>
          <w:i/>
          <w:highlight w:val="white"/>
        </w:rPr>
        <w:t xml:space="preserve">Покупателем</w:t>
      </w:r>
      <w:r>
        <w:rPr>
          <w:rStyle w:val="1905"/>
          <w:highlight w:val="white"/>
        </w:rPr>
        <w:t xml:space="preserve"> в течение 30 дней со дня окончания гарантийного срока и подписания Протокола об отсутствии взаимных претензий. </w:t>
      </w:r>
      <w:r>
        <w:rPr>
          <w:rStyle w:val="1905"/>
          <w:highlight w:val="white"/>
        </w:rPr>
      </w:r>
      <w:r>
        <w:rPr>
          <w:rStyle w:val="1905"/>
          <w:highlight w:val="white"/>
        </w:rPr>
      </w:r>
    </w:p>
    <w:p>
      <w:pPr>
        <w:pStyle w:val="1346"/>
        <w:spacing w:line="240" w:lineRule="auto"/>
        <w:rPr>
          <w:highlight w:val="white"/>
        </w:rPr>
      </w:pPr>
      <w:r>
        <w:rPr>
          <w:rStyle w:val="1905"/>
          <w:highlight w:val="white"/>
        </w:rPr>
        <w:t xml:space="preserve">10. Стороны установили, что на сумму обеспечительного платежа начисление процентов</w:t>
      </w:r>
      <w:r>
        <w:rPr>
          <w:rStyle w:val="1905"/>
          <w:highlight w:val="white"/>
        </w:rPr>
        <w:t xml:space="preserve"> </w:t>
      </w:r>
      <w:r>
        <w:rPr>
          <w:rStyle w:val="1905"/>
          <w:highlight w:val="white"/>
        </w:rPr>
        <w:t xml:space="preserve">По</w:t>
      </w:r>
      <w:r>
        <w:rPr>
          <w:rStyle w:val="1905"/>
          <w:highlight w:val="white"/>
        </w:rPr>
        <w:t xml:space="preserve">с</w:t>
      </w:r>
      <w:r>
        <w:rPr>
          <w:rStyle w:val="1905"/>
          <w:highlight w:val="white"/>
        </w:rPr>
        <w:t xml:space="preserve">т</w:t>
      </w:r>
      <w:r>
        <w:rPr>
          <w:rStyle w:val="1905"/>
          <w:highlight w:val="white"/>
        </w:rPr>
        <w:t xml:space="preserve">а</w:t>
      </w:r>
      <w:r>
        <w:rPr>
          <w:rStyle w:val="1905"/>
          <w:highlight w:val="white"/>
        </w:rPr>
        <w:t xml:space="preserve">в</w:t>
      </w:r>
      <w:r>
        <w:rPr>
          <w:rStyle w:val="1905"/>
          <w:highlight w:val="white"/>
        </w:rPr>
        <w:t xml:space="preserve">щ</w:t>
      </w:r>
      <w:r>
        <w:rPr>
          <w:rStyle w:val="1905"/>
          <w:highlight w:val="white"/>
        </w:rPr>
        <w:t xml:space="preserve">и</w:t>
      </w:r>
      <w:r>
        <w:rPr>
          <w:rStyle w:val="1905"/>
          <w:highlight w:val="white"/>
        </w:rPr>
        <w:t xml:space="preserve">к</w:t>
      </w:r>
      <w:r>
        <w:rPr>
          <w:rStyle w:val="1905"/>
          <w:highlight w:val="white"/>
        </w:rPr>
        <w:t xml:space="preserve">о</w:t>
      </w:r>
      <w:r>
        <w:rPr>
          <w:rStyle w:val="1905"/>
          <w:highlight w:val="white"/>
        </w:rPr>
        <w:t xml:space="preserve">м</w:t>
      </w:r>
      <w:r>
        <w:rPr>
          <w:rStyle w:val="1905"/>
          <w:highlight w:val="white"/>
        </w:rPr>
        <w:t xml:space="preserve"> не осуществляется.  </w:t>
      </w:r>
      <w:r>
        <w:rPr>
          <w:highlight w:val="white"/>
        </w:rPr>
      </w:r>
      <w:r>
        <w:rPr>
          <w:highlight w:val="white"/>
        </w:rPr>
      </w:r>
    </w:p>
    <w:p>
      <w:pPr>
        <w:pStyle w:val="1346"/>
        <w:spacing w:line="240" w:lineRule="auto"/>
        <w:rPr>
          <w:highlight w:val="white"/>
        </w:rPr>
      </w:pPr>
      <w:r>
        <w:rPr>
          <w:highlight w:val="white"/>
        </w:rPr>
      </w:r>
      <w:r>
        <w:rPr>
          <w:highlight w:val="white"/>
        </w:rPr>
      </w:r>
      <w:r>
        <w:rPr>
          <w:highlight w:val="white"/>
        </w:rPr>
      </w:r>
    </w:p>
    <w:p>
      <w:pPr>
        <w:pStyle w:val="1346"/>
        <w:ind w:firstLine="4962"/>
        <w:keepNext w:val="0"/>
        <w:spacing w:line="240" w:lineRule="auto"/>
        <w:rPr>
          <w:highlight w:val="white"/>
        </w:rPr>
      </w:pPr>
      <w:r>
        <w:rPr>
          <w:highlight w:val="white"/>
        </w:rPr>
      </w:r>
      <w:r>
        <w:rPr>
          <w:highlight w:val="white"/>
        </w:rPr>
      </w:r>
      <w:r>
        <w:rPr>
          <w:highlight w:val="white"/>
        </w:rPr>
      </w:r>
    </w:p>
    <w:p>
      <w:pPr>
        <w:pStyle w:val="1346"/>
        <w:ind w:firstLine="4962"/>
        <w:keepNext w:val="0"/>
        <w:spacing w:line="240" w:lineRule="auto"/>
        <w:rPr>
          <w:highlight w:val="white"/>
        </w:rPr>
      </w:pPr>
      <w:r>
        <w:rPr>
          <w:highlight w:val="white"/>
        </w:rPr>
      </w:r>
      <w:r>
        <w:rPr>
          <w:highlight w:val="white"/>
        </w:rPr>
      </w:r>
      <w:r>
        <w:rPr>
          <w:highlight w:val="white"/>
        </w:rPr>
      </w:r>
    </w:p>
    <w:p>
      <w:pPr>
        <w:pStyle w:val="1346"/>
        <w:contextualSpacing/>
        <w:ind w:firstLine="0"/>
        <w:keepNext w:val="0"/>
        <w:spacing w:line="240" w:lineRule="auto"/>
        <w:rPr>
          <w:highlight w:val="white"/>
        </w:rPr>
        <w:pBdr>
          <w:bottom w:val="single" w:color="000000" w:sz="12" w:space="0"/>
        </w:pBdr>
      </w:pPr>
      <w:r>
        <w:rPr>
          <w:highlight w:val="white"/>
        </w:rPr>
        <w:t xml:space="preserve">Форму согласовали:</w:t>
      </w:r>
      <w:r>
        <w:rPr>
          <w:highlight w:val="white"/>
        </w:rPr>
      </w:r>
      <w:r>
        <w:rPr>
          <w:highlight w:val="white"/>
        </w:rPr>
      </w:r>
    </w:p>
    <w:p>
      <w:pPr>
        <w:pStyle w:val="1346"/>
        <w:contextualSpacing/>
        <w:ind w:firstLine="0"/>
        <w:keepNext w:val="0"/>
        <w:spacing w:line="240" w:lineRule="auto"/>
        <w:rPr>
          <w:highlight w:val="white"/>
        </w:rPr>
      </w:pPr>
      <w:r>
        <w:rPr>
          <w:highlight w:val="white"/>
        </w:rPr>
      </w:r>
      <w:r>
        <w:rPr>
          <w:highlight w:val="white"/>
        </w:rPr>
      </w:r>
      <w:r>
        <w:rPr>
          <w:highlight w:val="white"/>
        </w:rPr>
      </w:r>
    </w:p>
    <w:tbl>
      <w:tblPr>
        <w:tblW w:w="10065" w:type="dxa"/>
        <w:tblInd w:w="108" w:type="dxa"/>
        <w:tblLayout w:type="fixed"/>
        <w:tblCellMar>
          <w:left w:w="108" w:type="dxa"/>
          <w:top w:w="0" w:type="dxa"/>
          <w:right w:w="108" w:type="dxa"/>
          <w:bottom w:w="0" w:type="dxa"/>
        </w:tblCellMar>
        <w:tblLook w:val="01E0" w:firstRow="1" w:lastRow="1" w:firstColumn="1" w:lastColumn="1" w:noHBand="0" w:noVBand="0"/>
      </w:tblPr>
      <w:tblGrid>
        <w:gridCol w:w="5529"/>
        <w:gridCol w:w="4536"/>
      </w:tblGrid>
      <w:tr>
        <w:tblPrEx/>
        <w:trPr/>
        <w:tc>
          <w:tcPr>
            <w:tcBorders>
              <w:top w:val="none" w:color="000000" w:sz="0" w:space="0"/>
              <w:left w:val="none" w:color="000000" w:sz="0" w:space="0"/>
              <w:bottom w:val="none" w:color="000000" w:sz="0" w:space="0"/>
              <w:right w:val="none" w:color="000000" w:sz="0" w:space="0"/>
            </w:tcBorders>
            <w:tcW w:w="5529" w:type="dxa"/>
            <w:vAlign w:val="top"/>
            <w:textDirection w:val="lrTb"/>
            <w:noWrap w:val="false"/>
          </w:tcPr>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ПОКУПАТЕЛЬ</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______________________/_______________/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2040"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c>
          <w:tcPr>
            <w:tcBorders>
              <w:top w:val="none" w:color="000000" w:sz="0" w:space="0"/>
              <w:left w:val="none" w:color="000000" w:sz="0" w:space="0"/>
              <w:bottom w:val="none" w:color="000000" w:sz="0" w:space="0"/>
              <w:right w:val="none" w:color="000000" w:sz="0" w:space="0"/>
            </w:tcBorders>
            <w:tcW w:w="4536" w:type="dxa"/>
            <w:vAlign w:val="top"/>
            <w:textDirection w:val="lrTb"/>
            <w:noWrap w:val="false"/>
          </w:tcPr>
          <w:p>
            <w:pPr>
              <w:pStyle w:val="1910"/>
              <w:ind w:left="1134" w:right="317" w:hanging="1097"/>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ПОСТАВЩИК</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346"/>
              <w:ind w:firstLine="0"/>
              <w:keepNext w:val="0"/>
              <w:spacing w:line="240" w:lineRule="auto"/>
              <w:rPr>
                <w:highlight w:val="white"/>
              </w:rPr>
            </w:pPr>
            <w:r>
              <w:rPr>
                <w:highlight w:val="white"/>
              </w:rPr>
              <w:t xml:space="preserve">_______________________</w:t>
            </w:r>
            <w:r>
              <w:rPr>
                <w:highlight w:val="white"/>
              </w:rPr>
            </w:r>
            <w:r>
              <w:rPr>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____</w:t>
            </w:r>
            <w:r>
              <w:rPr>
                <w:rFonts w:ascii="Times New Roman" w:hAnsi="Times New Roman"/>
                <w:color w:val="000000"/>
                <w:sz w:val="24"/>
                <w:szCs w:val="24"/>
                <w:highlight w:val="white"/>
                <w:lang w:eastAsia="en-US"/>
              </w:rPr>
              <w:t xml:space="preserve">_________/___________________/</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«___» __________ 20__ г.</w:t>
            </w:r>
            <w:r>
              <w:rPr>
                <w:rFonts w:ascii="Times New Roman" w:hAnsi="Times New Roman"/>
                <w:color w:val="000000"/>
                <w:sz w:val="24"/>
                <w:szCs w:val="24"/>
                <w:highlight w:val="white"/>
              </w:rPr>
            </w:r>
            <w:r>
              <w:rPr>
                <w:rFonts w:ascii="Times New Roman" w:hAnsi="Times New Roman"/>
                <w:color w:val="000000"/>
                <w:sz w:val="24"/>
                <w:szCs w:val="24"/>
                <w:highlight w:val="white"/>
              </w:rPr>
            </w:r>
          </w:p>
          <w:p>
            <w:pPr>
              <w:pStyle w:val="1910"/>
              <w:ind w:left="1134" w:right="317" w:hanging="1134"/>
              <w:keepLines w:val="0"/>
              <w:keepNext w:val="0"/>
              <w:spacing w:before="0" w:line="240" w:lineRule="auto"/>
              <w:tabs>
                <w:tab w:val="left" w:pos="1134" w:leader="none"/>
              </w:tabs>
              <w:rPr>
                <w:rFonts w:ascii="Times New Roman" w:hAnsi="Times New Roman"/>
                <w:color w:val="000000"/>
                <w:sz w:val="24"/>
                <w:szCs w:val="24"/>
                <w:highlight w:val="white"/>
              </w:rPr>
            </w:pPr>
            <w:r>
              <w:rPr>
                <w:rFonts w:ascii="Times New Roman" w:hAnsi="Times New Roman"/>
                <w:color w:val="000000"/>
                <w:sz w:val="24"/>
                <w:szCs w:val="24"/>
                <w:highlight w:val="white"/>
                <w:lang w:eastAsia="en-US"/>
              </w:rPr>
              <w:t xml:space="preserve">М.П.</w:t>
            </w:r>
            <w:r>
              <w:rPr>
                <w:rFonts w:ascii="Times New Roman" w:hAnsi="Times New Roman"/>
                <w:color w:val="000000"/>
                <w:sz w:val="24"/>
                <w:szCs w:val="24"/>
                <w:highlight w:val="white"/>
              </w:rPr>
            </w:r>
            <w:r>
              <w:rPr>
                <w:rFonts w:ascii="Times New Roman" w:hAnsi="Times New Roman"/>
                <w:color w:val="000000"/>
                <w:sz w:val="24"/>
                <w:szCs w:val="24"/>
                <w:highlight w:val="white"/>
              </w:rPr>
            </w:r>
          </w:p>
        </w:tc>
      </w:tr>
    </w:tbl>
    <w:p>
      <w:pPr>
        <w:pStyle w:val="1346"/>
        <w:keepNext w:val="0"/>
        <w:spacing w:line="240" w:lineRule="auto"/>
        <w:rPr>
          <w:highlight w:val="white"/>
        </w:rPr>
      </w:pPr>
      <w:r>
        <w:rPr>
          <w:highlight w:val="white"/>
        </w:rPr>
      </w:r>
      <w:r>
        <w:rPr>
          <w:highlight w:val="white"/>
        </w:rPr>
      </w:r>
      <w:r>
        <w:rPr>
          <w:highlight w:val="white"/>
        </w:rPr>
      </w:r>
    </w:p>
    <w:p>
      <w:pPr>
        <w:pStyle w:val="1346"/>
        <w:ind w:firstLine="4962"/>
        <w:keepNext w:val="0"/>
        <w:spacing w:line="240" w:lineRule="auto"/>
        <w:rPr>
          <w:highlight w:val="white"/>
        </w:rPr>
      </w:pPr>
      <w:r>
        <w:rPr>
          <w:highlight w:val="white"/>
        </w:rPr>
      </w:r>
      <w:r>
        <w:rPr>
          <w:highlight w:val="white"/>
        </w:rPr>
      </w:r>
      <w:r>
        <w:rPr>
          <w:highlight w:val="white"/>
        </w:rPr>
      </w:r>
    </w:p>
    <w:p>
      <w:pPr>
        <w:pStyle w:val="1346"/>
        <w:keepNext w:val="0"/>
        <w:spacing w:line="240" w:lineRule="auto"/>
        <w:tabs>
          <w:tab w:val="left" w:pos="8196" w:leader="none"/>
        </w:tabs>
        <w:rPr>
          <w:highlight w:val="white"/>
        </w:rPr>
      </w:pPr>
      <w:r>
        <w:rPr>
          <w:highlight w:val="white"/>
        </w:rPr>
      </w:r>
      <w:r>
        <w:rPr>
          <w:highlight w:val="white"/>
        </w:rPr>
      </w:r>
      <w:r>
        <w:rPr>
          <w:highlight w:val="white"/>
        </w:rPr>
      </w:r>
    </w:p>
    <w:p>
      <w:pPr>
        <w:ind w:left="709" w:firstLine="0"/>
        <w:jc w:val="right"/>
        <w:keepNext w:val="0"/>
        <w:spacing w:line="240" w:lineRule="auto"/>
        <w:tabs>
          <w:tab w:val="left" w:pos="8931" w:leader="none"/>
        </w:tabs>
        <w:rPr>
          <w:vanish/>
          <w:highlight w:val="white"/>
        </w:rPr>
      </w:pPr>
      <w:r>
        <w:rPr>
          <w:vanish/>
          <w:highlight w:val="white"/>
        </w:rPr>
      </w:r>
      <w:r>
        <w:rPr>
          <w:vanish/>
          <w:highlight w:val="white"/>
        </w:rPr>
      </w:r>
      <w:r>
        <w:rPr>
          <w:vanish/>
          <w:highlight w:val="white"/>
        </w:rPr>
      </w:r>
    </w:p>
    <w:sectPr>
      <w:footnotePr/>
      <w:endnotePr/>
      <w:type w:val="nextPage"/>
      <w:pgSz w:w="11906" w:h="16838" w:orient="portrait"/>
      <w:pgMar w:top="1134" w:right="567" w:bottom="1134" w:left="992" w:header="709" w:footer="709" w:gutter="0"/>
      <w:cols w:num="1" w:sep="0" w:space="720" w:equalWidth="1"/>
      <w:docGrid w:linePitch="360"/>
    </w:sectPr>
  </w:body>
</w:document>
</file>

<file path=word/commentsDocument.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Zavalevskaya_YUN" w:date="2026-05-12T13:10:06Z" w:initials="Z">
    <w:p w14:paraId="00000001" w14:textId="00000001">
      <w:pPr>
        <w:spacing w:line="240" w:after="0" w:lineRule="auto" w:before="0"/>
        <w:ind w:firstLine="0" w:left="0" w:right="0"/>
        <w:jc w:val="left"/>
      </w:pPr>
      <w:r>
        <w:rPr>
          <w:rFonts w:eastAsia="Arial" w:ascii="Arial" w:hAnsi="Arial" w:cs="Arial"/>
          <w:sz w:val="22"/>
        </w:rPr>
        <w:t xml:space="preserve">вес заявленного производителя 970 г</w:t>
      </w:r>
    </w:p>
  </w:comment>
</w:comments>
</file>

<file path=word/commentsExtendedDocument.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ExtensibleDocument.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58C58D4" w16cex:dateUtc="2026-05-12T06:11:58Z"/>
</w16cex:commentsExtensible>
</file>

<file path=word/commentsIdsDocument.xml><?xml version="1.0" encoding="utf-8"?>
<w16cid:commentsIds xmlns:mc="http://schemas.openxmlformats.org/markup-compatibility/2006" xmlns:w16cid="http://schemas.microsoft.com/office/word/2016/wordml/cid" mc:Ignorable="w16cid">
  <w16cid:commentId w16cid:paraId="00000001" w16cid:durableId="758C58D4"/>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line="240" w:lineRule="auto"/>
      </w:pPr>
      <w:r>
        <w:separator/>
      </w:r>
      <w:r/>
    </w:p>
  </w:endnote>
  <w:endnote w:type="continuationSeparator" w:id="0">
    <w:p>
      <w:pPr>
        <w:spacing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CYR">
    <w:panose1 w:val="02020603050405020304"/>
  </w:font>
  <w:font w:name="Wingdings">
    <w:panose1 w:val="05000000000000000000"/>
  </w:font>
  <w:font w:name="HiddenHorzOCl">
    <w:panose1 w:val="02000603000000000000"/>
  </w:font>
  <w:font w:name="Symbol">
    <w:panose1 w:val="05050102010706020507"/>
  </w:font>
  <w:font w:name="Consolas">
    <w:panose1 w:val="020B0609020204030204"/>
  </w:font>
  <w:font w:name="Arial CYR">
    <w:panose1 w:val="020B0604020202020204"/>
  </w:font>
  <w:font w:name="open-sans">
    <w:panose1 w:val="020B0606030504020204"/>
  </w:font>
  <w:font w:name="Courier New">
    <w:panose1 w:val="02070309020205020404"/>
  </w:font>
  <w:font w:name="Mangal">
    <w:panose1 w:val="02040503050406030204"/>
  </w:font>
  <w:font w:name="Tms Rmn">
    <w:panose1 w:val="02000603000000000000"/>
  </w:font>
  <w:font w:name="Lucida Sans Unicode">
    <w:panose1 w:val="020B0602030504020204"/>
  </w:font>
  <w:font w:name="Verdana">
    <w:panose1 w:val="020B0604030504040204"/>
  </w:font>
  <w:font w:name="Helvetica">
    <w:panose1 w:val="020B0604020202020204"/>
  </w:font>
  <w:font w:name="SimSun">
    <w:panose1 w:val="02010600030101010101"/>
  </w:font>
  <w:font w:name="Tahoma">
    <w:panose1 w:val="020B0604030504040204"/>
  </w:font>
  <w:font w:name="Book Antiqua">
    <w:panose1 w:val="02040602050305030304"/>
  </w:font>
  <w:font w:name="Cambria">
    <w:panose1 w:val="02040503050406030204"/>
  </w:font>
  <w:font w:name="Calibri Light">
    <w:panose1 w:val="020F0302020204030204"/>
  </w:font>
  <w:font w:name="Arial Unicode MS">
    <w:panose1 w:val="020B0604020202020204"/>
  </w:font>
  <w:font w:name="Arial">
    <w:panose1 w:val="020B0604020202020204"/>
  </w:font>
  <w:font w:name="Times New Roman">
    <w:panose1 w:val="02020603050405020304"/>
  </w:font>
  <w:font w:name="Calibri">
    <w:panose1 w:val="020F0502020204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line="240" w:lineRule="auto"/>
      </w:pPr>
      <w:r>
        <w:separator/>
      </w:r>
      <w:r/>
    </w:p>
  </w:footnote>
  <w:footnote w:type="continuationSeparator" w:id="0">
    <w:p>
      <w:pPr>
        <w:spacing w:line="240" w:lineRule="auto"/>
      </w:pPr>
      <w:r>
        <w:continuationSeparator/>
      </w:r>
      <w:r/>
    </w:p>
  </w:footnote>
  <w:footnote w:id="2">
    <w:p>
      <w:pPr>
        <w:pStyle w:val="1901"/>
        <w:contextualSpacing w:val="0"/>
        <w:ind w:left="142" w:hanging="142"/>
        <w:jc w:val="both"/>
        <w:tabs>
          <w:tab w:val="left" w:pos="-142" w:leader="none"/>
        </w:tabs>
        <w:rPr>
          <w:i/>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Style w:val="1510"/>
        </w:rPr>
        <w:footnoteRef/>
      </w:r>
      <w:r>
        <w:t xml:space="preserve"> </w:t>
      </w:r>
      <w:r>
        <w:rPr>
          <w:i/>
          <w:highlight w:val="white"/>
        </w:rPr>
        <w:t xml:space="preserve">В том случ</w:t>
      </w:r>
      <w:r>
        <w:rPr>
          <w:i/>
          <w:highlight w:val="white"/>
        </w:rPr>
        <w:t xml:space="preserve">ае,</w:t>
      </w:r>
      <w:r>
        <w:rPr>
          <w:highlight w:val="white"/>
        </w:rPr>
        <w:t xml:space="preserve"> </w:t>
      </w:r>
      <w:r>
        <w:rPr>
          <w:i/>
          <w:highlight w:val="white"/>
        </w:rPr>
        <w:t xml:space="preserve">если контрагент на дату заключения договора освобожден от налогообложения НДС, в пункте необходимо указать «НДС не облагается на основании (указывается ссылка на </w:t>
      </w:r>
      <w:r>
        <w:rPr>
          <w:i/>
          <w:highlight w:val="white"/>
        </w:rPr>
        <w:t xml:space="preserve">с</w:t>
      </w:r>
      <w:r>
        <w:rPr>
          <w:i/>
          <w:highlight w:val="white"/>
        </w:rPr>
        <w:t xml:space="preserve">оответствующую статью НК РФ).</w:t>
      </w:r>
      <w:r>
        <w:rPr>
          <w:i/>
          <w:highlight w:val="white"/>
        </w:rPr>
        <w:t xml:space="preserve">»</w:t>
      </w:r>
      <w:r>
        <w:rPr>
          <w:i/>
          <w:highlight w:val="white"/>
        </w:rPr>
      </w:r>
      <w:r>
        <w:rPr>
          <w:i/>
          <w:highlight w:val="white"/>
        </w:rPr>
      </w:r>
    </w:p>
    <w:p>
      <w:pPr>
        <w:pStyle w:val="1508"/>
        <w:ind w:left="142" w:firstLine="567"/>
        <w:jc w:val="both"/>
        <w:tabs>
          <w:tab w:val="left" w:pos="-142" w:leader="none"/>
        </w:tabs>
        <w:rPr>
          <w:sz w:val="22"/>
          <w:szCs w:val="22"/>
        </w:rPr>
      </w:pPr>
      <w:r>
        <w:rPr>
          <w:i/>
          <w:highlight w:val="white"/>
        </w:rPr>
        <w:t xml:space="preserve">В случае</w:t>
      </w:r>
      <w:r>
        <w:rPr>
          <w:i/>
          <w:highlight w:val="white"/>
        </w:rPr>
        <w:t xml:space="preserve">,</w:t>
      </w:r>
      <w:r>
        <w:rPr>
          <w:i/>
          <w:highlight w:val="white"/>
        </w:rPr>
        <w:t xml:space="preserve"> когда контрагент применяет упрощенную систему налогообложения в пункте дополнительно указать</w:t>
      </w:r>
      <w:r>
        <w:rPr>
          <w:i/>
          <w:highlight w:val="white"/>
        </w:rPr>
        <w:t xml:space="preserve"> «</w:t>
      </w:r>
      <w:r>
        <w:rPr>
          <w:i/>
          <w:highlight w:val="white"/>
        </w:rPr>
        <w:t xml:space="preserve">применяет упрощенную систему налогообложения и пользуется освобождением от НДС на основании п.1 ст.145 НК РФ.</w:t>
      </w:r>
      <w:r>
        <w:rPr>
          <w:i/>
          <w:highlight w:val="white"/>
        </w:rPr>
        <w:t xml:space="preserve">»</w:t>
      </w:r>
      <w:r>
        <w:rPr>
          <w:i/>
          <w:highlight w:val="white"/>
        </w:rPr>
        <w:t xml:space="preserve">.</w:t>
      </w:r>
      <w:r>
        <w:rPr>
          <w:i/>
          <w:highlight w:val="white"/>
        </w:rPr>
        <w:t xml:space="preserve"> </w:t>
      </w:r>
      <w:r>
        <w:rPr>
          <w:sz w:val="22"/>
          <w:szCs w:val="22"/>
        </w:rPr>
      </w:r>
      <w:r>
        <w:rPr>
          <w:sz w:val="22"/>
          <w:szCs w:val="22"/>
        </w:rPr>
      </w:r>
    </w:p>
  </w:footnote>
  <w:footnote w:id="3">
    <w:p>
      <w:pPr>
        <w:pStyle w:val="1508"/>
        <w:spacing w:before="0" w:after="0"/>
      </w:pPr>
      <w:r>
        <w:rPr>
          <w:rStyle w:val="1510"/>
        </w:rPr>
        <w:footnoteRef/>
      </w:r>
      <w:r>
        <w:t xml:space="preserve"> </w:t>
      </w:r>
      <w:r>
        <w:rPr>
          <w:i/>
        </w:rPr>
        <w:t xml:space="preserve">Пункт включается, если обеспечение предусмотрено договором.</w:t>
      </w:r>
      <w:r/>
    </w:p>
  </w:footnote>
  <w:footnote w:id="4">
    <w:p>
      <w:pPr>
        <w:pStyle w:val="1508"/>
        <w:spacing w:before="0" w:after="0"/>
        <w:tabs>
          <w:tab w:val="left" w:pos="-142" w:leader="none"/>
        </w:tabs>
        <w:rPr>
          <w:i/>
        </w:rPr>
      </w:pPr>
      <w:r>
        <w:rPr>
          <w:rStyle w:val="1510"/>
        </w:rPr>
        <w:footnoteRef/>
      </w:r>
      <w:r>
        <w:rPr>
          <w:rStyle w:val="1510"/>
        </w:rPr>
        <w:t xml:space="preserve"> </w:t>
      </w:r>
      <w:r>
        <w:rPr>
          <w:i/>
        </w:rPr>
        <w:t xml:space="preserve">Включается, если договором предусмотрено обеспечение в форме независимой гарантии.</w:t>
      </w:r>
      <w:r>
        <w:rPr>
          <w:i/>
        </w:rPr>
      </w:r>
      <w:r>
        <w:rPr>
          <w:i/>
        </w:rPr>
      </w:r>
    </w:p>
  </w:footnote>
  <w:footnote w:id="5">
    <w:p>
      <w:pPr>
        <w:pStyle w:val="1508"/>
        <w:jc w:val="both"/>
        <w:spacing w:before="0" w:after="0"/>
      </w:pPr>
      <w:r>
        <w:rPr>
          <w:rStyle w:val="1510"/>
        </w:rPr>
        <w:footnoteRef/>
      </w:r>
      <w:r>
        <w:t xml:space="preserve"> </w:t>
      </w:r>
      <w:r>
        <w:rPr>
          <w:i/>
        </w:rPr>
        <w:t xml:space="preserve">Включается в текст договора только в случае наличия в конк</w:t>
      </w:r>
      <w:r>
        <w:rPr>
          <w:i/>
        </w:rPr>
        <w:t xml:space="preserve">урсной/закупочной документации требования о привлечении субъектов малого и среднего предпринимательства на выполнение субподрядных работ, а также в случае наличия соответствующих обязательств в оферте Поставщика поданной на  участие в закупочной процедуре.</w:t>
      </w:r>
      <w:r/>
    </w:p>
  </w:footnote>
  <w:footnote w:id="6">
    <w:p>
      <w:pPr>
        <w:pStyle w:val="1508"/>
        <w:contextualSpacing w:val="0"/>
        <w:jc w:val="both"/>
        <w:rPr>
          <w:bCs/>
          <w:i/>
          <w:highlight w:val="white"/>
        </w:rPr>
        <w:pBdr>
          <w:top w:val="none" w:color="000000" w:sz="4" w:space="0"/>
          <w:left w:val="single" w:color="000000" w:sz="8" w:space="0"/>
          <w:bottom w:val="none" w:color="000000" w:sz="4" w:space="0"/>
          <w:right w:val="none" w:color="000000" w:sz="4" w:space="0"/>
          <w:between w:val="none" w:color="000000" w:sz="4" w:space="0"/>
        </w:pBdr>
        <w:suppressLineNumbers w:val="0"/>
      </w:pPr>
      <w:r>
        <w:rPr>
          <w:rStyle w:val="1510"/>
        </w:rPr>
        <w:footnoteRef/>
      </w:r>
      <w:r>
        <w:rPr>
          <w:highlight w:val="white"/>
        </w:rPr>
        <w:t xml:space="preserve"> </w:t>
      </w:r>
      <w:r>
        <w:rPr>
          <w:rFonts w:ascii="Times New Roman" w:hAnsi="Times New Roman" w:eastAsia="Times New Roman" w:cs="Times New Roman"/>
          <w:i/>
          <w:iCs/>
          <w:highlight w:val="white"/>
        </w:rPr>
        <w:t xml:space="preserve">Абзац не распространяется на обязательства по оплате субъектам малого и среднего предпринимательства.</w:t>
      </w:r>
      <w:r>
        <w:rPr>
          <w:bCs/>
          <w:i/>
          <w:highlight w:val="white"/>
        </w:rPr>
      </w:r>
      <w:r>
        <w:rPr>
          <w:bCs/>
          <w:i/>
          <w:highlight w:val="white"/>
        </w:rPr>
      </w:r>
    </w:p>
  </w:footnote>
  <w:footnote w:id="7">
    <w:p>
      <w:pPr>
        <w:pStyle w:val="1508"/>
        <w:ind w:left="142" w:firstLine="567"/>
        <w:jc w:val="both"/>
        <w:spacing w:before="0" w:after="0"/>
        <w:tabs>
          <w:tab w:val="left" w:pos="-142" w:leader="none"/>
        </w:tabs>
        <w:rPr>
          <w:sz w:val="16"/>
          <w:szCs w:val="16"/>
        </w:rPr>
      </w:pPr>
      <w:r>
        <w:rPr>
          <w:rStyle w:val="1510"/>
          <w:sz w:val="16"/>
          <w:szCs w:val="16"/>
        </w:rPr>
        <w:footnoteRef/>
      </w:r>
      <w:r>
        <w:rPr>
          <w:sz w:val="16"/>
          <w:szCs w:val="16"/>
        </w:rPr>
        <w:t xml:space="preserve"> Условия применения и содержание может быть скорректировано в соответствии с организационно-распорядительным документом Покупателя и протоколом закупочного органа Покупателя.</w:t>
      </w:r>
      <w:r>
        <w:rPr>
          <w:sz w:val="16"/>
          <w:szCs w:val="16"/>
        </w:rPr>
      </w:r>
      <w:r>
        <w:rPr>
          <w:sz w:val="16"/>
          <w:szCs w:val="16"/>
        </w:rPr>
      </w:r>
    </w:p>
  </w:footnote>
  <w:footnote w:id="8">
    <w:p>
      <w:pPr>
        <w:pStyle w:val="1508"/>
        <w:ind w:firstLine="851"/>
        <w:jc w:val="both"/>
        <w:spacing w:before="0" w:after="0"/>
        <w:rPr>
          <w:sz w:val="16"/>
          <w:szCs w:val="16"/>
        </w:rPr>
      </w:pPr>
      <w:r>
        <w:rPr>
          <w:rStyle w:val="1510"/>
          <w:sz w:val="16"/>
          <w:szCs w:val="16"/>
        </w:rPr>
        <w:footnoteRef/>
      </w:r>
      <w:r>
        <w:rPr>
          <w:sz w:val="16"/>
          <w:szCs w:val="16"/>
        </w:rPr>
        <w:t xml:space="preserve"> Условия об обеспечении включаются в соответствии с организационно-распорядительным документом Покупателя и п</w:t>
      </w:r>
      <w:r>
        <w:rPr>
          <w:sz w:val="16"/>
          <w:szCs w:val="16"/>
        </w:rPr>
        <w:t xml:space="preserve">ротоколом закупочного органа Покупателя. В соответствии с п.8.1.15.10 Единого Стандарта закупок ПАО «Россети» (Положение о закупке) обеспечение исполнения договора, заключенного по результатам спецторгов, предоставляется Поставщиком до заключения договора.</w:t>
      </w:r>
      <w:r>
        <w:rPr>
          <w:sz w:val="16"/>
          <w:szCs w:val="16"/>
        </w:rPr>
      </w:r>
      <w:r>
        <w:rPr>
          <w:sz w:val="16"/>
          <w:szCs w:val="16"/>
        </w:rPr>
      </w:r>
    </w:p>
  </w:footnote>
  <w:footnote w:id="9">
    <w:p>
      <w:pPr>
        <w:pStyle w:val="1508"/>
      </w:pPr>
      <w:r>
        <w:rPr>
          <w:rStyle w:val="1510"/>
        </w:rPr>
        <w:footnoteRef/>
      </w:r>
      <w:r>
        <w:t xml:space="preserve"> </w:t>
      </w:r>
      <w:r>
        <w:rPr>
          <w:i/>
          <w:iCs/>
          <w:sz w:val="16"/>
          <w:szCs w:val="16"/>
        </w:rPr>
        <w:t xml:space="preserve">Раздел включается при заключении договоров с субъектами малого и среднего предпринимательства на поставку продукции, выполнение работ, оказание услуг.</w:t>
      </w:r>
      <w:r/>
    </w:p>
  </w:footnote>
  <w:footnote w:id="10">
    <w:p>
      <w:pPr>
        <w:pStyle w:val="1901"/>
        <w:jc w:val="both"/>
        <w:spacing w:before="0" w:after="0"/>
      </w:pPr>
      <w:r>
        <w:rPr>
          <w:rStyle w:val="1902"/>
        </w:rPr>
        <w:footnoteRef/>
      </w:r>
      <w:r>
        <w:t xml:space="preserve"> </w:t>
      </w:r>
      <w:r>
        <w:t xml:space="preserve">В случае применения электронного документооборота изложить пункт в следующей редакции:</w:t>
      </w:r>
      <w:r/>
    </w:p>
    <w:p>
      <w:pPr>
        <w:pStyle w:val="1901"/>
        <w:jc w:val="both"/>
        <w:spacing w:before="0" w:after="0"/>
      </w:pPr>
      <w:r>
        <w:rPr>
          <w:i/>
        </w:rPr>
        <w:t xml:space="preserve">«Стороны договорились использовать электронный документооборот для обмена документами, связанными</w:t>
      </w:r>
      <w:r>
        <w:rPr>
          <w:i/>
        </w:rPr>
        <w:t xml:space="preserve"> с исполнением договора, в электронном формате с использованием защищенных информационных систем электронного документооборота во исполнение своих обязательств по Договору в соответствии с Соглашением о применении электронного документооборота (Приложение </w:t>
      </w:r>
      <w:r>
        <w:rPr>
          <w:i/>
        </w:rPr>
        <w:t xml:space="preserve">7</w:t>
      </w:r>
      <w:r>
        <w:rPr>
          <w:i/>
        </w:rPr>
        <w:t xml:space="preserve"> к Договору). В случае оформления документа посредством системы электронного документооборота, требования Договора в части подписания документа на бумажном носителе, а также об обмене экземплярами такого документа на бумажном носителе не применяются».</w:t>
      </w:r>
      <w:r/>
    </w:p>
  </w:footnote>
  <w:footnote w:id="11">
    <w:p>
      <w:pPr>
        <w:pStyle w:val="1508"/>
        <w:spacing w:before="0" w:after="0"/>
        <w:rPr>
          <w:color w:val="000000" w:themeColor="text1"/>
        </w:rPr>
      </w:pPr>
      <w:r>
        <w:rPr>
          <w:rStyle w:val="1510"/>
        </w:rPr>
        <w:footnoteRef/>
      </w:r>
      <w:r>
        <w:t xml:space="preserve"> </w:t>
      </w:r>
      <w:r>
        <w:rPr>
          <w:i/>
          <w:color w:val="000000" w:themeColor="text1"/>
          <w:sz w:val="22"/>
          <w:szCs w:val="22"/>
        </w:rPr>
        <w:t xml:space="preserve">Включается в договор в случае наличия требования о предоставлении обеспечения обязательств в итоговом протоколе </w:t>
      </w:r>
      <w:r>
        <w:rPr>
          <w:i/>
          <w:color w:val="000000" w:themeColor="text1"/>
          <w:sz w:val="20"/>
          <w:szCs w:val="20"/>
        </w:rPr>
        <w:t xml:space="preserve"> </w:t>
      </w:r>
      <w:r>
        <w:rPr>
          <w:color w:val="000000" w:themeColor="text1"/>
          <w:sz w:val="20"/>
          <w:szCs w:val="20"/>
        </w:rPr>
        <w:t xml:space="preserve">при аномально низкой цене</w:t>
      </w:r>
      <w:r>
        <w:rPr>
          <w:color w:val="000000" w:themeColor="text1"/>
        </w:rPr>
        <w:t xml:space="preserve">.</w:t>
      </w:r>
      <w:r>
        <w:rPr>
          <w:color w:val="000000" w:themeColor="text1"/>
        </w:rPr>
      </w:r>
      <w:r>
        <w:rPr>
          <w:color w:val="000000" w:themeColor="text1"/>
        </w:rPr>
      </w:r>
    </w:p>
  </w:footnote>
  <w:footnote w:id="12">
    <w:p>
      <w:pPr>
        <w:pStyle w:val="1901"/>
        <w:spacing w:before="0" w:after="0"/>
        <w:pBdr>
          <w:left w:val="single" w:color="000000" w:sz="4" w:space="3"/>
        </w:pBdr>
      </w:pPr>
      <w:r>
        <w:rPr>
          <w:rStyle w:val="1902"/>
        </w:rPr>
        <w:footnoteRef/>
      </w:r>
      <w:r>
        <w:t xml:space="preserve"> Включается в договор в случае применения сторонами ЭДО по форме СО 6.3335/0.</w:t>
      </w:r>
      <w:r/>
    </w:p>
  </w:footnote>
  <w:footnote w:id="13">
    <w:p>
      <w:pPr>
        <w:pStyle w:val="1901"/>
        <w:spacing w:before="0" w:after="0"/>
      </w:pPr>
      <w:r>
        <w:rPr>
          <w:rStyle w:val="1902"/>
        </w:rPr>
        <w:footnoteRef/>
      </w:r>
      <w:r>
        <w:t xml:space="preserve"> </w:t>
      </w:r>
      <w:r>
        <w:t xml:space="preserve">Включается в случае, если </w:t>
      </w:r>
      <w:r>
        <w:t xml:space="preserve">д</w:t>
      </w:r>
      <w:r>
        <w:t xml:space="preserve">оговором предусмотрен</w:t>
      </w:r>
      <w:r>
        <w:t xml:space="preserve">о обеспечение исполнения обязательств</w:t>
      </w:r>
      <w:r>
        <w:t xml:space="preserve">.</w:t>
      </w:r>
      <w:r/>
    </w:p>
  </w:footnote>
  <w:footnote w:id="14">
    <w:p>
      <w:pPr>
        <w:rPr>
          <w:color w:val="ff0000"/>
        </w:rPr>
      </w:pPr>
      <w:r>
        <w:rPr>
          <w:rStyle w:val="1510"/>
        </w:rPr>
        <w:footnoteRef/>
      </w:r>
      <w:r>
        <w:t xml:space="preserve"> </w:t>
      </w:r>
      <w:r>
        <w:rPr>
          <w:sz w:val="20"/>
          <w:szCs w:val="20"/>
        </w:rPr>
        <w:t xml:space="preserve">Применяется в случае принятия соответствующего решения закупочным органом Покупателя, а также в иных случаях в соответствии с ОРД Покупателя.</w:t>
      </w:r>
      <w:r>
        <w:rPr>
          <w:color w:val="ff0000"/>
        </w:rPr>
      </w:r>
      <w:r>
        <w:rPr>
          <w:color w:val="ff0000"/>
        </w:rPr>
      </w:r>
    </w:p>
    <w:p>
      <w:pPr>
        <w:pStyle w:val="1508"/>
        <w:rPr>
          <w:sz w:val="18"/>
          <w:szCs w:val="18"/>
        </w:rPr>
      </w:pPr>
      <w:r>
        <w:rPr>
          <w:sz w:val="18"/>
          <w:szCs w:val="18"/>
        </w:rPr>
      </w:r>
      <w:r>
        <w:rPr>
          <w:sz w:val="18"/>
          <w:szCs w:val="18"/>
        </w:rPr>
      </w:r>
      <w:r>
        <w:rPr>
          <w:sz w:val="18"/>
          <w:szCs w:val="18"/>
        </w:rPr>
      </w:r>
    </w:p>
  </w:footnote>
  <w:footnote w:id="15">
    <w:p>
      <w:pPr>
        <w:pStyle w:val="1903"/>
        <w:jc w:val="both"/>
        <w:rPr>
          <w:sz w:val="20"/>
          <w:szCs w:val="20"/>
        </w:rPr>
      </w:pPr>
      <w:r>
        <w:rPr>
          <w:rStyle w:val="1902"/>
        </w:rPr>
        <w:footnoteRef/>
      </w:r>
      <w:r>
        <w:t xml:space="preserve"> </w:t>
      </w:r>
      <w:r>
        <w:rPr>
          <w:rFonts w:ascii="Times New Roman" w:hAnsi="Times New Roman" w:eastAsia="Times New Roman"/>
          <w:i/>
          <w:sz w:val="20"/>
          <w:szCs w:val="20"/>
          <w:lang w:eastAsia="ru-RU"/>
        </w:rPr>
        <w:t xml:space="preserve">Включается, если соглашение о применении электронного документооборота является приложением к вновь заключаемому договору.</w:t>
      </w:r>
      <w:r>
        <w:rPr>
          <w:sz w:val="20"/>
          <w:szCs w:val="20"/>
        </w:rPr>
      </w:r>
      <w:r>
        <w:rPr>
          <w:sz w:val="20"/>
          <w:szCs w:val="20"/>
        </w:rPr>
      </w:r>
    </w:p>
  </w:footnote>
  <w:footnote w:id="16">
    <w:p>
      <w:pPr>
        <w:pStyle w:val="1901"/>
        <w:jc w:val="both"/>
        <w:rPr>
          <w:rFonts w:ascii="Times New Roman" w:hAnsi="Times New Roman"/>
          <w:i/>
        </w:rPr>
      </w:pPr>
      <w:r>
        <w:rPr>
          <w:rStyle w:val="1902"/>
        </w:rPr>
        <w:footnoteRef/>
      </w:r>
      <w:r>
        <w:t xml:space="preserve"> </w:t>
      </w:r>
      <w:r>
        <w:rPr>
          <w:rFonts w:ascii="Times New Roman" w:hAnsi="Times New Roman"/>
          <w:i/>
        </w:rPr>
        <w:t xml:space="preserve">Не включается, если соглашение является приложением к договору, в котором имеется данный </w:t>
      </w:r>
      <w:r>
        <w:rPr>
          <w:rFonts w:ascii="Times New Roman" w:hAnsi="Times New Roman"/>
          <w:i/>
        </w:rPr>
        <w:t xml:space="preserve">раздел.</w:t>
      </w:r>
      <w:r>
        <w:rPr>
          <w:rFonts w:ascii="Times New Roman" w:hAnsi="Times New Roman"/>
          <w:i/>
        </w:rPr>
      </w:r>
      <w:r>
        <w:rPr>
          <w:rFonts w:ascii="Times New Roman" w:hAnsi="Times New Roman"/>
          <w:i/>
        </w:rPr>
      </w:r>
    </w:p>
  </w:footnote>
  <w:footnote w:id="17">
    <w:p>
      <w:pPr>
        <w:pStyle w:val="1901"/>
        <w:ind w:firstLine="567"/>
        <w:jc w:val="both"/>
        <w:rPr>
          <w:rFonts w:ascii="Times New Roman" w:hAnsi="Times New Roman"/>
        </w:rPr>
      </w:pPr>
      <w:r>
        <w:rPr>
          <w:rStyle w:val="1902"/>
          <w:rFonts w:ascii="Times New Roman" w:hAnsi="Times New Roman"/>
        </w:rPr>
        <w:footnoteRef/>
      </w:r>
      <w:r>
        <w:rPr>
          <w:rFonts w:ascii="Times New Roman" w:hAnsi="Times New Roman"/>
        </w:rPr>
        <w:t xml:space="preserve"> Для договоров, заключаемых с ДЗО ПАО «Россети»</w:t>
      </w:r>
      <w:r>
        <w:rPr>
          <w:rFonts w:ascii="Times New Roman" w:hAnsi="Times New Roman"/>
        </w:rPr>
      </w:r>
      <w:r>
        <w:rPr>
          <w:rFonts w:ascii="Times New Roman" w:hAnsi="Times New Roman"/>
        </w:rPr>
      </w:r>
    </w:p>
  </w:footnote>
  <w:footnote w:id="18">
    <w:p>
      <w:pPr>
        <w:pStyle w:val="1901"/>
        <w:ind w:firstLine="567"/>
        <w:jc w:val="both"/>
        <w:spacing w:after="0" w:line="240" w:lineRule="auto"/>
        <w:rPr>
          <w:rFonts w:ascii="Times New Roman" w:hAnsi="Times New Roman"/>
        </w:rPr>
      </w:pPr>
      <w:r>
        <w:rPr>
          <w:rStyle w:val="1902"/>
          <w:rFonts w:ascii="Times New Roman" w:hAnsi="Times New Roman"/>
        </w:rPr>
        <w:footnoteRef/>
      </w:r>
      <w:r>
        <w:rPr>
          <w:rFonts w:ascii="Times New Roman" w:hAnsi="Times New Roman"/>
        </w:rPr>
        <w:t xml:space="preserve"> Пункт не включается в договоры с ДЗО ПАО «Россети». </w:t>
      </w:r>
      <w:r>
        <w:rPr>
          <w:rFonts w:ascii="Times New Roman" w:hAnsi="Times New Roman"/>
        </w:rPr>
      </w:r>
      <w:r>
        <w:rPr>
          <w:rFonts w:ascii="Times New Roman" w:hAnsi="Times New Roman"/>
        </w:rPr>
      </w:r>
    </w:p>
  </w:footnote>
  <w:footnote w:id="19">
    <w:p>
      <w:pPr>
        <w:pStyle w:val="1901"/>
        <w:rPr>
          <w:rFonts w:ascii="Times New Roman" w:hAnsi="Times New Roman"/>
          <w:i/>
        </w:rPr>
      </w:pPr>
      <w:r>
        <w:rPr>
          <w:rStyle w:val="1902"/>
        </w:rPr>
        <w:footnoteRef/>
      </w:r>
      <w:r>
        <w:t xml:space="preserve"> </w:t>
      </w:r>
      <w:r>
        <w:rPr>
          <w:rFonts w:ascii="Times New Roman" w:hAnsi="Times New Roman"/>
          <w:i/>
        </w:rPr>
        <w:t xml:space="preserve">Включается, если соглашение заключается в филиале Общества.</w:t>
      </w:r>
      <w:r>
        <w:rPr>
          <w:rFonts w:ascii="Times New Roman" w:hAnsi="Times New Roman"/>
          <w:i/>
        </w:rPr>
      </w:r>
      <w:r>
        <w:rPr>
          <w:rFonts w:ascii="Times New Roman" w:hAnsi="Times New Roman"/>
          <w:i/>
        </w:rPr>
      </w:r>
    </w:p>
  </w:footnote>
  <w:footnote w:id="20">
    <w:p>
      <w:pPr>
        <w:pStyle w:val="1508"/>
      </w:pPr>
      <w:r>
        <w:rPr>
          <w:rStyle w:val="1510"/>
        </w:rPr>
        <w:footnoteRef/>
      </w:r>
      <w:r>
        <w:t xml:space="preserve"> </w:t>
      </w:r>
      <w:r>
        <w:rPr>
          <w:rFonts w:ascii="Times New Roman" w:hAnsi="Times New Roman"/>
        </w:rPr>
        <w:t xml:space="preserve">Номер и дата не в</w:t>
      </w:r>
      <w:r>
        <w:rPr>
          <w:rFonts w:ascii="Times New Roman" w:hAnsi="Times New Roman" w:eastAsia="Times New Roman"/>
          <w:i/>
          <w:lang w:eastAsia="ru-RU"/>
        </w:rPr>
        <w:t xml:space="preserve">ключаются, если соглашение о применении электронного документооборота является приложением к вновь заключаемому договору.</w:t>
      </w:r>
      <w:r/>
    </w:p>
  </w:footnote>
  <w:footnote w:id="21">
    <w:p>
      <w:pPr>
        <w:pStyle w:val="1508"/>
      </w:pPr>
      <w:r>
        <w:rPr>
          <w:rStyle w:val="1510"/>
        </w:rPr>
        <w:footnoteRef/>
      </w:r>
      <w:r>
        <w:t xml:space="preserve"> </w:t>
      </w:r>
      <w:r>
        <w:rPr>
          <w:rFonts w:ascii="Times New Roman" w:hAnsi="Times New Roman"/>
          <w:i/>
        </w:rPr>
        <w:t xml:space="preserve">Номер и дата не в</w:t>
      </w:r>
      <w:r>
        <w:rPr>
          <w:rFonts w:ascii="Times New Roman" w:hAnsi="Times New Roman" w:eastAsia="Times New Roman"/>
          <w:i/>
          <w:lang w:eastAsia="ru-RU"/>
        </w:rPr>
        <w:t xml:space="preserve">ключаются, если соглашение о применении электронного документооборота является приложением к вновь заключаемому договору.</w:t>
      </w:r>
      <w:r/>
    </w:p>
  </w:footnote>
  <w:footnote w:id="22">
    <w:p>
      <w:pPr>
        <w:pStyle w:val="1508"/>
      </w:pPr>
      <w:r>
        <w:rPr>
          <w:rStyle w:val="1510"/>
        </w:rPr>
        <w:footnoteRef/>
      </w:r>
      <w:r>
        <w:t xml:space="preserve"> </w:t>
      </w:r>
      <w:r>
        <w:rPr>
          <w:rFonts w:ascii="Times New Roman" w:hAnsi="Times New Roman"/>
          <w:i/>
        </w:rPr>
        <w:t xml:space="preserve">Номер и дата не в</w:t>
      </w:r>
      <w:r>
        <w:rPr>
          <w:rFonts w:ascii="Times New Roman" w:hAnsi="Times New Roman" w:eastAsia="Times New Roman"/>
          <w:i/>
          <w:lang w:eastAsia="ru-RU"/>
        </w:rPr>
        <w:t xml:space="preserve">ключаются, если соглашение о применении электронного документооборота является приложением к вновь заключаемому договору.</w:t>
      </w:r>
      <w:r/>
    </w:p>
  </w:footnote>
  <w:footnote w:id="23">
    <w:p>
      <w:pPr>
        <w:pStyle w:val="1901"/>
      </w:pPr>
      <w:r>
        <w:rPr>
          <w:rStyle w:val="1902"/>
        </w:rPr>
        <w:footnoteRef/>
      </w:r>
      <w:r>
        <w:t xml:space="preserve"> </w:t>
      </w:r>
      <w:r>
        <w:t xml:space="preserve">В случае признания победителем закупочных процедур участника, представившего заявку с аномально низкой ценой, на основании решения центрального закупочного органа Покупателя</w:t>
      </w:r>
      <w:r>
        <w:t xml:space="preserve"> положения данной статьи подлежат изменению с учётом приложения 6 к Договору.</w:t>
      </w:r>
      <w:r/>
    </w:p>
  </w:footnote>
  <w:footnote w:id="24">
    <w:p>
      <w:pPr>
        <w:pStyle w:val="1914"/>
        <w:rPr>
          <w:sz w:val="22"/>
          <w:szCs w:val="22"/>
        </w:rPr>
      </w:pPr>
      <w:r>
        <w:rPr>
          <w:rStyle w:val="1915"/>
        </w:rPr>
        <w:footnoteRef/>
      </w:r>
      <w:r>
        <w:t xml:space="preserve"> </w:t>
      </w:r>
      <w:r>
        <w:rPr>
          <w:rFonts w:ascii="Times New Roman" w:hAnsi="Times New Roman"/>
          <w:sz w:val="22"/>
          <w:szCs w:val="22"/>
        </w:rPr>
        <w:t xml:space="preserve">Договор не предусматривает подписание единого итогового докум</w:t>
      </w:r>
      <w:r>
        <w:rPr>
          <w:rFonts w:ascii="Times New Roman" w:hAnsi="Times New Roman"/>
          <w:sz w:val="22"/>
          <w:szCs w:val="22"/>
        </w:rPr>
        <w:t xml:space="preserve">ента о приемке.</w:t>
      </w:r>
      <w:r>
        <w:rPr>
          <w:sz w:val="22"/>
          <w:szCs w:val="22"/>
        </w:rPr>
      </w:r>
      <w:r>
        <w:rPr>
          <w:sz w:val="22"/>
          <w:szCs w:val="22"/>
        </w:rPr>
      </w:r>
    </w:p>
  </w:footnote>
  <w:footnote w:id="25">
    <w:p>
      <w:pPr>
        <w:pStyle w:val="1914"/>
        <w:jc w:val="both"/>
        <w:rPr>
          <w:rFonts w:ascii="Times New Roman" w:hAnsi="Times New Roman" w:cs="Times New Roman"/>
          <w:sz w:val="22"/>
          <w:szCs w:val="22"/>
        </w:rPr>
        <w:pPrChange w:id="3" w:author="Sokolova_EP" w:date="2026-03-11T03:11:31Z" oouserid="Sokolova_EP">
          <w:pPr>
            <w:jc w:val="both"/>
          </w:pPr>
        </w:pPrChange>
      </w:pPr>
      <w:r>
        <w:rPr>
          <w:rStyle w:val="1915"/>
          <w:rFonts w:ascii="Times New Roman" w:hAnsi="Times New Roman" w:cs="Times New Roman"/>
          <w:sz w:val="22"/>
          <w:szCs w:val="22"/>
        </w:rPr>
        <w:footnoteRef/>
      </w:r>
      <w:r>
        <w:rPr>
          <w:rFonts w:ascii="Times New Roman" w:hAnsi="Times New Roman" w:cs="Times New Roman"/>
          <w:sz w:val="22"/>
          <w:szCs w:val="22"/>
        </w:rPr>
        <w:t xml:space="preserve"> В случае </w:t>
      </w:r>
      <w:r>
        <w:rPr>
          <w:rFonts w:ascii="Times New Roman" w:hAnsi="Times New Roman" w:cs="Times New Roman"/>
          <w:iCs/>
          <w:sz w:val="22"/>
          <w:szCs w:val="22"/>
        </w:rPr>
        <w:t xml:space="preserve">заключения Договора по результатам неконкурентной закупки</w:t>
      </w:r>
      <w:r>
        <w:rPr>
          <w:rFonts w:ascii="Times New Roman" w:hAnsi="Times New Roman" w:cs="Times New Roman"/>
          <w:i/>
          <w:sz w:val="22"/>
          <w:szCs w:val="22"/>
        </w:rPr>
        <w:t xml:space="preserve"> – </w:t>
      </w:r>
      <w:r>
        <w:rPr>
          <w:rFonts w:ascii="Times New Roman" w:hAnsi="Times New Roman" w:cs="Times New Roman"/>
          <w:sz w:val="22"/>
          <w:szCs w:val="22"/>
        </w:rPr>
        <w:t xml:space="preserve">не позднее</w:t>
      </w:r>
      <w:r>
        <w:rPr>
          <w:rFonts w:ascii="Times New Roman" w:hAnsi="Times New Roman" w:cs="Times New Roman"/>
          <w:iCs/>
          <w:sz w:val="22"/>
          <w:szCs w:val="22"/>
        </w:rPr>
        <w:t xml:space="preserve">, чем за 10 рабочих дней до заключения Договора.</w:t>
      </w:r>
      <w:r>
        <w:rPr>
          <w:rFonts w:ascii="Times New Roman" w:hAnsi="Times New Roman" w:cs="Times New Roman"/>
          <w:sz w:val="22"/>
          <w:szCs w:val="22"/>
        </w:rPr>
      </w:r>
      <w:r>
        <w:rPr>
          <w:rFonts w:ascii="Times New Roman" w:hAnsi="Times New Roman" w:cs="Times New Roman"/>
          <w:sz w:val="22"/>
          <w:szCs w:val="22"/>
        </w:rPr>
      </w:r>
    </w:p>
  </w:footnote>
  <w:footnote w:id="26">
    <w:p>
      <w:pPr>
        <w:pStyle w:val="1914"/>
        <w:rPr>
          <w:sz w:val="22"/>
          <w:szCs w:val="22"/>
        </w:rPr>
      </w:pPr>
      <w:r>
        <w:rPr>
          <w:rStyle w:val="1915"/>
          <w:sz w:val="22"/>
          <w:szCs w:val="22"/>
        </w:rPr>
        <w:footnoteRef/>
      </w:r>
      <w:r>
        <w:rPr>
          <w:sz w:val="22"/>
          <w:szCs w:val="22"/>
        </w:rPr>
        <w:t xml:space="preserve"> </w:t>
      </w:r>
      <w:r>
        <w:rPr>
          <w:rFonts w:ascii="Times New Roman" w:hAnsi="Times New Roman"/>
          <w:sz w:val="22"/>
          <w:szCs w:val="22"/>
        </w:rPr>
        <w:t xml:space="preserve">Договор не предусматривает подписание единого итогового документа о приемке.</w:t>
      </w:r>
      <w:r>
        <w:rPr>
          <w:sz w:val="22"/>
          <w:szCs w:val="22"/>
        </w:rPr>
      </w:r>
      <w:r>
        <w:rPr>
          <w:sz w:val="22"/>
          <w:szCs w:val="22"/>
        </w:rPr>
      </w:r>
    </w:p>
  </w:footnote>
  <w:footnote w:id="27">
    <w:p>
      <w:pPr>
        <w:jc w:val="both"/>
        <w:spacing w:after="0" w:line="240" w:lineRule="auto"/>
        <w:rPr>
          <w:rFonts w:ascii="Times New Roman" w:hAnsi="Times New Roman"/>
          <w:sz w:val="22"/>
          <w:szCs w:val="22"/>
        </w:rPr>
      </w:pPr>
      <w:r>
        <w:rPr>
          <w:rStyle w:val="1916"/>
          <w:sz w:val="22"/>
          <w:szCs w:val="22"/>
        </w:rPr>
        <w:footnoteRef/>
      </w:r>
      <w:r>
        <w:rPr>
          <w:sz w:val="22"/>
          <w:szCs w:val="22"/>
        </w:rPr>
        <w:t xml:space="preserve"> </w:t>
      </w:r>
      <w:r>
        <w:rPr>
          <w:rFonts w:ascii="Times New Roman" w:hAnsi="Times New Roman"/>
          <w:sz w:val="22"/>
          <w:szCs w:val="22"/>
        </w:rPr>
        <w:t xml:space="preserve">Решение о предоставлении Пост</w:t>
      </w:r>
      <w:r>
        <w:rPr>
          <w:rFonts w:ascii="Times New Roman" w:hAnsi="Times New Roman"/>
          <w:sz w:val="22"/>
          <w:szCs w:val="22"/>
        </w:rPr>
        <w:t xml:space="preserve">авщиком единой независимой гарантии по Договору принимается Покупателем на основании письменного обращения Поставщика.</w:t>
      </w:r>
      <w:r>
        <w:rPr>
          <w:rFonts w:ascii="Times New Roman" w:hAnsi="Times New Roman"/>
          <w:sz w:val="22"/>
          <w:szCs w:val="22"/>
        </w:rPr>
      </w:r>
      <w:r>
        <w:rPr>
          <w:rFonts w:ascii="Times New Roman" w:hAnsi="Times New Roman"/>
          <w:sz w:val="22"/>
          <w:szCs w:val="22"/>
        </w:rPr>
      </w:r>
    </w:p>
  </w:footnote>
  <w:footnote w:id="28">
    <w:p>
      <w:pPr>
        <w:pStyle w:val="1914"/>
        <w:rPr>
          <w:sz w:val="22"/>
          <w:szCs w:val="22"/>
        </w:rPr>
      </w:pPr>
      <w:r>
        <w:rPr>
          <w:rStyle w:val="1915"/>
          <w:sz w:val="22"/>
          <w:szCs w:val="22"/>
        </w:rPr>
        <w:footnoteRef/>
      </w:r>
      <w:r>
        <w:rPr>
          <w:sz w:val="22"/>
          <w:szCs w:val="22"/>
        </w:rPr>
        <w:t xml:space="preserve"> </w:t>
      </w:r>
      <w:r>
        <w:rPr>
          <w:rFonts w:ascii="Times New Roman" w:hAnsi="Times New Roman"/>
          <w:sz w:val="22"/>
          <w:szCs w:val="22"/>
        </w:rPr>
        <w:t xml:space="preserve">Договор не предусматривает подписание единого итогового документа о приемке.</w:t>
      </w:r>
      <w:r>
        <w:rPr>
          <w:sz w:val="22"/>
          <w:szCs w:val="22"/>
        </w:rPr>
      </w:r>
      <w:r>
        <w:rPr>
          <w:sz w:val="22"/>
          <w:szCs w:val="22"/>
        </w:rPr>
      </w:r>
    </w:p>
  </w:footnote>
  <w:footnote w:id="29">
    <w:p>
      <w:pPr>
        <w:pStyle w:val="1914"/>
        <w:jc w:val="both"/>
        <w:rPr>
          <w:rFonts w:ascii="Times New Roman" w:hAnsi="Times New Roman" w:eastAsia="Times New Roman CYR" w:cs="Times New Roman"/>
          <w:sz w:val="22"/>
          <w:szCs w:val="22"/>
        </w:rPr>
      </w:pPr>
      <w:r>
        <w:rPr>
          <w:rStyle w:val="1915"/>
          <w:sz w:val="22"/>
          <w:szCs w:val="22"/>
        </w:rPr>
        <w:footnoteRef/>
      </w:r>
      <w:r>
        <w:rPr>
          <w:sz w:val="22"/>
          <w:szCs w:val="22"/>
        </w:rPr>
        <w:t xml:space="preserve"> </w:t>
      </w:r>
      <w:r>
        <w:rPr>
          <w:rFonts w:ascii="Times New Roman" w:hAnsi="Times New Roman" w:eastAsia="Times New Roman CYR" w:cs="Times New Roman"/>
          <w:sz w:val="22"/>
          <w:szCs w:val="22"/>
        </w:rPr>
        <w:t xml:space="preserve">В случае заключения договора по результатам неконкурентн</w:t>
      </w:r>
      <w:r>
        <w:rPr>
          <w:rFonts w:ascii="Times New Roman" w:hAnsi="Times New Roman" w:eastAsia="Times New Roman CYR" w:cs="Times New Roman"/>
          <w:sz w:val="22"/>
          <w:szCs w:val="22"/>
        </w:rPr>
        <w:t xml:space="preserve">ой закупки, копия независимой гарантии должна быть представлена Поставщиком на согласование Покупателю не позднее чем за 10 рабочих дней до даты заключения договора.</w:t>
      </w:r>
      <w:r>
        <w:rPr>
          <w:rFonts w:ascii="Times New Roman" w:hAnsi="Times New Roman" w:eastAsia="Times New Roman CYR" w:cs="Times New Roman"/>
          <w:sz w:val="22"/>
          <w:szCs w:val="22"/>
        </w:rPr>
      </w:r>
      <w:r>
        <w:rPr>
          <w:rFonts w:ascii="Times New Roman" w:hAnsi="Times New Roman" w:eastAsia="Times New Roman CYR" w:cs="Times New Roman"/>
          <w:sz w:val="22"/>
          <w:szCs w:val="22"/>
        </w:rPr>
      </w:r>
    </w:p>
  </w:footnote>
  <w:footnote w:id="30">
    <w:p>
      <w:pPr>
        <w:pStyle w:val="1508"/>
        <w:jc w:val="both"/>
        <w:rPr>
          <w:rFonts w:ascii="Times New Roman" w:hAnsi="Times New Roman" w:cs="Times New Roman"/>
        </w:rPr>
      </w:pPr>
      <w:r>
        <w:rPr>
          <w:rStyle w:val="1510"/>
        </w:rPr>
        <w:footnoteRef/>
      </w:r>
      <w:r>
        <w:t xml:space="preserve"> </w:t>
      </w:r>
      <w:r>
        <w:rPr>
          <w:rFonts w:ascii="Times New Roman" w:hAnsi="Times New Roman" w:cs="Times New Roman"/>
        </w:rPr>
        <w:t xml:space="preserve">Если на проверку направляется несколько независимых гарантий по 1 договору, критерием является их общая сумма.</w:t>
      </w:r>
      <w:r>
        <w:rPr>
          <w:rFonts w:ascii="Times New Roman" w:hAnsi="Times New Roman" w:cs="Times New Roman"/>
        </w:rPr>
      </w:r>
      <w:r>
        <w:rPr>
          <w:rFonts w:ascii="Times New Roman" w:hAnsi="Times New Roman" w:cs="Times New Roman"/>
        </w:rPr>
      </w:r>
    </w:p>
  </w:footnote>
  <w:footnote w:id="31">
    <w:p>
      <w:pPr>
        <w:pStyle w:val="1508"/>
      </w:pPr>
      <w:r>
        <w:rPr>
          <w:rStyle w:val="1510"/>
        </w:rPr>
        <w:footnoteRef/>
      </w:r>
      <w:r>
        <w:t xml:space="preserve"> </w:t>
      </w:r>
      <w:r>
        <w:rPr>
          <w:rFonts w:ascii="Times New Roman" w:hAnsi="Times New Roman" w:cs="Times New Roman"/>
        </w:rPr>
        <w:t xml:space="preserve">Предоставляется </w:t>
      </w:r>
      <w:r>
        <w:rPr>
          <w:rFonts w:ascii="Times New Roman" w:hAnsi="Times New Roman" w:cs="Times New Roman"/>
        </w:rPr>
        <w:t xml:space="preserve">в тех случаях, </w:t>
      </w:r>
      <w:r>
        <w:rPr>
          <w:rFonts w:ascii="Times New Roman" w:hAnsi="Times New Roman" w:cs="Times New Roman"/>
        </w:rPr>
        <w:t xml:space="preserve">когда </w:t>
      </w:r>
      <w:r>
        <w:rPr>
          <w:rFonts w:ascii="Times New Roman" w:hAnsi="Times New Roman" w:cs="Times New Roman"/>
        </w:rPr>
        <w:t xml:space="preserve">Г</w:t>
      </w:r>
      <w:r>
        <w:rPr>
          <w:rFonts w:ascii="Times New Roman" w:hAnsi="Times New Roman" w:cs="Times New Roman"/>
        </w:rPr>
        <w:t xml:space="preserve">арант является кредитной организацией</w:t>
      </w:r>
      <w:r>
        <w:rPr>
          <w:rFonts w:ascii="Times New Roman" w:hAnsi="Times New Roman" w:cs="Times New Roman"/>
        </w:rPr>
        <w:t xml:space="preserve">.</w:t>
      </w:r>
      <w:r/>
    </w:p>
  </w:footnote>
  <w:footnote w:id="32">
    <w:p>
      <w:pPr>
        <w:pStyle w:val="1508"/>
        <w:jc w:val="both"/>
        <w:rPr>
          <w:rFonts w:ascii="Times New Roman" w:hAnsi="Times New Roman" w:cs="Times New Roman"/>
        </w:rPr>
      </w:pPr>
      <w:r>
        <w:rPr>
          <w:rStyle w:val="1510"/>
        </w:rPr>
        <w:footnoteRef/>
      </w:r>
      <w:r>
        <w:t xml:space="preserve"> </w:t>
      </w:r>
      <w:r>
        <w:rPr>
          <w:rFonts w:ascii="Times New Roman" w:hAnsi="Times New Roman" w:cs="Times New Roman"/>
        </w:rPr>
        <w:t xml:space="preserve">Если на проверку направляется несколько </w:t>
      </w:r>
      <w:r>
        <w:rPr>
          <w:rFonts w:ascii="Times New Roman" w:hAnsi="Times New Roman" w:cs="Times New Roman"/>
        </w:rPr>
        <w:t xml:space="preserve">независимых</w:t>
      </w:r>
      <w:r>
        <w:rPr>
          <w:rFonts w:ascii="Times New Roman" w:hAnsi="Times New Roman" w:cs="Times New Roman"/>
        </w:rPr>
        <w:t xml:space="preserve"> гарантий по 1 договору, критерием является их общая сумма.</w:t>
      </w:r>
      <w:r>
        <w:rPr>
          <w:rFonts w:ascii="Times New Roman" w:hAnsi="Times New Roman" w:cs="Times New Roman"/>
        </w:rPr>
      </w:r>
      <w:r>
        <w:rPr>
          <w:rFonts w:ascii="Times New Roman" w:hAnsi="Times New Roman" w:cs="Times New Roman"/>
        </w:rPr>
      </w:r>
    </w:p>
  </w:footnote>
  <w:footnote w:id="33">
    <w:p>
      <w:pPr>
        <w:pStyle w:val="1508"/>
        <w:jc w:val="both"/>
      </w:pPr>
      <w:r>
        <w:rPr>
          <w:rStyle w:val="1510"/>
        </w:rPr>
        <w:footnoteRef/>
      </w:r>
      <w:r>
        <w:rPr>
          <w:rFonts w:ascii="Times New Roman" w:hAnsi="Times New Roman" w:cs="Times New Roman"/>
        </w:rPr>
        <w:t xml:space="preserve"> </w:t>
      </w:r>
      <w:r>
        <w:rPr>
          <w:rFonts w:ascii="Times New Roman" w:hAnsi="Times New Roman" w:cs="Times New Roman"/>
          <w:bCs/>
        </w:rPr>
        <w:t xml:space="preserve">Прямой </w:t>
      </w:r>
      <w:r>
        <w:rPr>
          <w:rFonts w:ascii="Times New Roman" w:hAnsi="Times New Roman" w:cs="Times New Roman"/>
          <w:lang w:eastAsia="en-US"/>
        </w:rPr>
        <w:t xml:space="preserve">или косвенный контроль Банка России или Российской Федерации определяется на основан</w:t>
      </w:r>
      <w:r>
        <w:rPr>
          <w:rFonts w:ascii="Times New Roman" w:hAnsi="Times New Roman" w:cs="Times New Roman"/>
          <w:lang w:eastAsia="en-US"/>
        </w:rPr>
        <w:t xml:space="preserve">ии информации, указанной в перечне кредитных организаций, соответствующих требованиям, установленным ч. 1 ст. 2 Федерального закона от 21.07.2014 № 213-ФЗ, размещенного на сайте Банка России http://www.cbr.ru/credit/ (в случае если соответствующая информац</w:t>
      </w:r>
      <w:r>
        <w:rPr>
          <w:rFonts w:ascii="Times New Roman" w:hAnsi="Times New Roman" w:cs="Times New Roman"/>
          <w:lang w:eastAsia="en-US"/>
        </w:rPr>
        <w:t xml:space="preserve">ия в указанном перечне не раскрывается, прямой или косвенный контроль Банка России или Российской Федерации подтверждается на основании письма банка-гаранта (оригинал), зарегистрированном банком не ранее чем за 6 месяцев до даты выдачи независимой гарантии</w:t>
      </w:r>
      <w:r>
        <w:rPr>
          <w:rFonts w:ascii="Times New Roman" w:hAnsi="Times New Roman" w:cs="Times New Roman"/>
          <w:lang w:eastAsia="en-US"/>
        </w:rPr>
        <w:t xml:space="preserve">.</w:t>
      </w:r>
      <w:r/>
    </w:p>
  </w:footnote>
  <w:footnote w:id="34">
    <w:p>
      <w:pPr>
        <w:pStyle w:val="1508"/>
        <w:jc w:val="both"/>
      </w:pPr>
      <w:r>
        <w:rPr>
          <w:rStyle w:val="1510"/>
        </w:rPr>
        <w:footnoteRef/>
      </w:r>
      <w:r>
        <w:t xml:space="preserve"> </w:t>
      </w:r>
      <w:r>
        <w:rPr>
          <w:rFonts w:ascii="Times New Roman" w:hAnsi="Times New Roman"/>
        </w:rPr>
        <w:t xml:space="preserve">Не являются обязательными к предоставлению для целей принятия независимой гарантии, выданной Гарантом в рамках договора, заключаемого по результатам </w:t>
      </w:r>
      <w:r>
        <w:rPr>
          <w:rFonts w:ascii="Times New Roman" w:hAnsi="Times New Roman"/>
        </w:rPr>
        <w:t xml:space="preserve">конкурентной </w:t>
      </w:r>
      <w:r>
        <w:rPr>
          <w:rFonts w:ascii="Times New Roman" w:hAnsi="Times New Roman"/>
        </w:rPr>
        <w:t xml:space="preserve">закупки</w:t>
      </w:r>
      <w:r>
        <w:rPr>
          <w:rFonts w:ascii="Times New Roman" w:hAnsi="Times New Roman"/>
        </w:rPr>
        <w:t xml:space="preserve"> </w:t>
      </w:r>
      <w:r>
        <w:rPr>
          <w:rFonts w:ascii="Times New Roman" w:hAnsi="Times New Roman"/>
        </w:rPr>
        <w:t xml:space="preserve">в электронной форме</w:t>
      </w:r>
      <w:r>
        <w:rPr>
          <w:rFonts w:ascii="Times New Roman" w:hAnsi="Times New Roman"/>
        </w:rPr>
        <w:t xml:space="preserve">,</w:t>
      </w:r>
      <w:r>
        <w:rPr>
          <w:rFonts w:ascii="Times New Roman" w:hAnsi="Times New Roman"/>
        </w:rPr>
        <w:t xml:space="preserve"> </w:t>
      </w:r>
      <w:r>
        <w:rPr>
          <w:rFonts w:ascii="Times New Roman" w:hAnsi="Times New Roman"/>
        </w:rPr>
        <w:t xml:space="preserve">которая относится к конкурентной з</w:t>
      </w:r>
      <w:r>
        <w:rPr>
          <w:rFonts w:ascii="Times New Roman" w:hAnsi="Times New Roman"/>
        </w:rPr>
        <w:t xml:space="preserve">акупке с участием субъектов малого и среднего предпринимательства, извещение об осуществлении которой размещено в единой информационной системе либо приглашение принять участие в которой направлено после вступления в силу Федерального закона от 16.04.2022 </w:t>
      </w:r>
      <w:r>
        <w:rPr>
          <w:rFonts w:ascii="Times New Roman" w:hAnsi="Times New Roman"/>
        </w:rPr>
        <w:t xml:space="preserve">№</w:t>
      </w:r>
      <w:r>
        <w:rPr>
          <w:rFonts w:ascii="Times New Roman" w:hAnsi="Times New Roman"/>
        </w:rPr>
        <w:t xml:space="preserve"> 109-ФЗ «О</w:t>
      </w:r>
      <w:r>
        <w:rPr>
          <w:rFonts w:ascii="Times New Roman" w:hAnsi="Times New Roman"/>
        </w:rPr>
        <w:t xml:space="preserve"> внесении изменений в Федеральный закон «О закупках товаров, работ, услуг отдельными видами юридических лиц» и статью 45 Федерального закона «О контрактной системе в сфере закупок товаров, работ, услуг для обеспечения государственных и муниципальных нужд».</w:t>
      </w:r>
      <w:r/>
    </w:p>
  </w:footnote>
  <w:footnote w:id="35">
    <w:p>
      <w:pPr>
        <w:pStyle w:val="1901"/>
      </w:pPr>
      <w:r>
        <w:rPr>
          <w:rStyle w:val="1902"/>
        </w:rPr>
        <w:footnoteRef/>
      </w:r>
      <w:r>
        <w:t xml:space="preserve"> </w:t>
      </w:r>
      <w:r>
        <w:t xml:space="preserve">Применяется в тех случаях, когда Гарант является кредитной организацией</w:t>
      </w:r>
      <w:r>
        <w:t xml:space="preserve">.</w:t>
      </w:r>
      <w:r/>
    </w:p>
  </w:footnote>
  <w:footnote w:id="36">
    <w:p>
      <w:pPr>
        <w:pStyle w:val="1901"/>
        <w:jc w:val="both"/>
      </w:pPr>
      <w:r>
        <w:rPr>
          <w:rStyle w:val="1902"/>
        </w:rPr>
        <w:footnoteRef/>
      </w:r>
      <w:r>
        <w:t xml:space="preserve"> </w:t>
      </w:r>
      <w:r>
        <w:t xml:space="preserve">В части гарантов, предоставивших независимые гарантии в рамках договор</w:t>
      </w:r>
      <w:r>
        <w:t xml:space="preserve">а, заключаемого по результатам конкурентной закупки, участниками которой могут быть только субъекты малого и среднего предпринимательства, извещение об осуществлении которой размещено в единой информационной системе в сфере закупок начиная с 01.07.2022, - </w:t>
      </w:r>
      <w:r>
        <w:t xml:space="preserve">Покупатель</w:t>
      </w:r>
      <w:r>
        <w:t xml:space="preserve"> вправе потребо</w:t>
      </w:r>
      <w:r>
        <w:t xml:space="preserve">вать замену гарантии в случае, если гарант исключен из перечня, предусмотренного частью 1 статьи 45 Федерального закона от 05.04.2013 № 44-ФЗ «О контрактной системе в сфере закупок товаров, работ, услуг для обеспечения государственных и муниципальных нужд.</w:t>
      </w:r>
      <w:r/>
    </w:p>
  </w:footnote>
  <w:footnote w:id="37">
    <w:p>
      <w:pPr>
        <w:pStyle w:val="1508"/>
        <w:jc w:val="both"/>
      </w:pPr>
      <w:r>
        <w:rPr>
          <w:rStyle w:val="1904"/>
          <w:i/>
          <w:iCs/>
          <w:sz w:val="26"/>
          <w:szCs w:val="26"/>
          <w:vertAlign w:val="superscript"/>
        </w:rPr>
        <w:t xml:space="preserve">1</w:t>
      </w:r>
      <w:r>
        <w:rPr>
          <w:rStyle w:val="1905"/>
        </w:rP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r/>
    </w:p>
  </w:footnote>
  <w:footnote w:id="38">
    <w:p>
      <w:pPr>
        <w:pStyle w:val="1508"/>
        <w:jc w:val="both"/>
      </w:pPr>
      <w:r>
        <w:rPr>
          <w:rStyle w:val="1904"/>
          <w:i/>
          <w:iCs/>
          <w:sz w:val="26"/>
          <w:szCs w:val="26"/>
          <w:vertAlign w:val="superscript"/>
        </w:rPr>
        <w:t xml:space="preserve">1</w:t>
      </w:r>
      <w:r>
        <w:rPr>
          <w:rStyle w:val="1905"/>
        </w:rP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r/>
    </w:p>
  </w:footnote>
  <w:footnote w:id="39">
    <w:p>
      <w:pPr>
        <w:pStyle w:val="1508"/>
        <w:jc w:val="both"/>
      </w:pPr>
      <w:r>
        <w:rPr>
          <w:rStyle w:val="1904"/>
          <w:i/>
          <w:iCs/>
          <w:sz w:val="18"/>
          <w:szCs w:val="26"/>
          <w:vertAlign w:val="superscript"/>
        </w:rPr>
        <w:t xml:space="preserve">1</w:t>
      </w:r>
      <w:r>
        <w:rPr>
          <w:rStyle w:val="1905"/>
        </w:rP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r/>
    </w:p>
  </w:footnote>
  <w:footnote w:id="40">
    <w:p>
      <w:pPr>
        <w:pStyle w:val="1508"/>
        <w:jc w:val="both"/>
      </w:pPr>
      <w:r>
        <w:rPr>
          <w:rStyle w:val="1904"/>
          <w:i/>
          <w:iCs/>
          <w:sz w:val="26"/>
          <w:szCs w:val="26"/>
          <w:vertAlign w:val="superscript"/>
        </w:rPr>
        <w:t xml:space="preserve">1</w:t>
      </w:r>
      <w:r>
        <w:rPr>
          <w:rStyle w:val="1905"/>
        </w:rPr>
        <w:t xml:space="preserve"> Указание вместо реквизитов лицензии Банка России реквизитов иных документов, подтверждающих наличие у организации права на выдачу независимых гарантий, допустимо только в тех случаях, когда Гарант не является кредитной организацией.</w:t>
      </w:r>
      <w:r/>
    </w:p>
  </w:footnote>
  <w:footnote w:id="41">
    <w:p>
      <w:pPr>
        <w:pStyle w:val="1508"/>
        <w:jc w:val="both"/>
      </w:pPr>
      <w:r>
        <w:rPr>
          <w:rStyle w:val="1904"/>
          <w:b/>
          <w:bCs/>
          <w:szCs w:val="24"/>
          <w:vertAlign w:val="superscript"/>
        </w:rPr>
        <w:t xml:space="preserve">****</w:t>
      </w:r>
      <w:r>
        <w:rPr>
          <w:rStyle w:val="1905"/>
        </w:rPr>
        <w:t xml:space="preserve"> </w:t>
      </w:r>
      <w:r>
        <w:rPr>
          <w:bCs/>
        </w:rPr>
        <w:t xml:space="preserve">Настоящая форма гарантии применяется к отношениям, связанным с осуществлением закупок товаров, работ, услуг отдельными видами юридических лиц, извещения об осуществлении которых размещены в единой информационной системе в сфере закупок после 01.10.2024</w:t>
      </w:r>
      <w:r>
        <w:rPr>
          <w:rStyle w:val="1905"/>
        </w:rPr>
        <w:t xml:space="preserve">.</w:t>
      </w:r>
      <w:r/>
    </w:p>
  </w:footnote>
  <w:footnote w:id="42">
    <w:p>
      <w:pPr>
        <w:pStyle w:val="1508"/>
        <w:jc w:val="both"/>
      </w:pPr>
      <w:r>
        <w:rPr>
          <w:rStyle w:val="1510"/>
        </w:rPr>
        <w:t xml:space="preserve">1</w:t>
      </w:r>
      <w:r>
        <w:t xml:space="preserve"> В случае заключения соглашения об обеспечительном платеже взамен иного способа обеспечения в период действия Договора текст, выделенный курсивом, излагается в следующей редакции: </w:t>
      </w:r>
      <w:r>
        <w:t xml:space="preserve">в порядке п. _________ </w:t>
      </w:r>
      <w:r>
        <w:t xml:space="preserve">д</w:t>
      </w:r>
      <w:r>
        <w:t xml:space="preserve">оговора________</w:t>
      </w:r>
      <w:r>
        <w:t xml:space="preserve"> (указывается номер и дата договора), именуемый в дальнейшем «Договор», на _________ (наименование титула).</w:t>
      </w:r>
      <w:r/>
    </w:p>
  </w:footnote>
  <w:footnote w:id="43">
    <w:p>
      <w:pPr>
        <w:pStyle w:val="1508"/>
        <w:jc w:val="both"/>
      </w:pPr>
      <w:r>
        <w:rPr>
          <w:rStyle w:val="1510"/>
        </w:rPr>
        <w:t xml:space="preserve">2</w:t>
      </w:r>
      <w:r>
        <w:t xml:space="preserve"> В случае если соглашение об обеспечительном платеже заключается взамен иного способа обеспечения исполнения обязательств в период действия Договора после заключения дополните</w:t>
      </w:r>
      <w:r>
        <w:t xml:space="preserve">льного соглашения, в соответствии с условиями которого цена договора увеличена и превысила начальную (максимальную) цену договора (цену лота), размер обеспечения в этом случае определяется исходя из цены договора с учетом состоявшегося увеличения ее суммы.</w:t>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2"/>
      <w:numFmt w:val="decimal"/>
      <w:isLgl w:val="false"/>
      <w:suff w:val="tab"/>
      <w:lvlText w:val="%1."/>
      <w:lvlJc w:val="left"/>
      <w:pPr>
        <w:ind w:left="360" w:hanging="360"/>
      </w:pPr>
    </w:lvl>
    <w:lvl w:ilvl="1">
      <w:start w:val="9"/>
      <w:numFmt w:val="decimal"/>
      <w:isLgl w:val="false"/>
      <w:suff w:val="tab"/>
      <w:lvlText w:val="%1.%2."/>
      <w:lvlJc w:val="left"/>
      <w:pPr>
        <w:ind w:left="862" w:hanging="360"/>
      </w:pPr>
    </w:lvl>
    <w:lvl w:ilvl="2">
      <w:start w:val="1"/>
      <w:numFmt w:val="decimal"/>
      <w:isLgl w:val="false"/>
      <w:suff w:val="tab"/>
      <w:lvlText w:val="%1.%2.%3."/>
      <w:lvlJc w:val="left"/>
      <w:pPr>
        <w:ind w:left="1724" w:hanging="720"/>
      </w:pPr>
    </w:lvl>
    <w:lvl w:ilvl="3">
      <w:start w:val="1"/>
      <w:numFmt w:val="decimal"/>
      <w:isLgl w:val="false"/>
      <w:suff w:val="tab"/>
      <w:lvlText w:val="%1.%2.%3.%4."/>
      <w:lvlJc w:val="left"/>
      <w:pPr>
        <w:ind w:left="2226" w:hanging="720"/>
      </w:pPr>
    </w:lvl>
    <w:lvl w:ilvl="4">
      <w:start w:val="1"/>
      <w:numFmt w:val="decimal"/>
      <w:isLgl w:val="false"/>
      <w:suff w:val="tab"/>
      <w:lvlText w:val="%1.%2.%3.%4.%5."/>
      <w:lvlJc w:val="left"/>
      <w:pPr>
        <w:ind w:left="3088" w:hanging="1080"/>
      </w:pPr>
    </w:lvl>
    <w:lvl w:ilvl="5">
      <w:start w:val="1"/>
      <w:numFmt w:val="decimal"/>
      <w:isLgl w:val="false"/>
      <w:suff w:val="tab"/>
      <w:lvlText w:val="%1.%2.%3.%4.%5.%6."/>
      <w:lvlJc w:val="left"/>
      <w:pPr>
        <w:ind w:left="3590" w:hanging="1080"/>
      </w:pPr>
    </w:lvl>
    <w:lvl w:ilvl="6">
      <w:start w:val="1"/>
      <w:numFmt w:val="decimal"/>
      <w:isLgl w:val="false"/>
      <w:suff w:val="tab"/>
      <w:lvlText w:val="%1.%2.%3.%4.%5.%6.%7."/>
      <w:lvlJc w:val="left"/>
      <w:pPr>
        <w:ind w:left="4452" w:hanging="1440"/>
      </w:pPr>
    </w:lvl>
    <w:lvl w:ilvl="7">
      <w:start w:val="1"/>
      <w:numFmt w:val="decimal"/>
      <w:isLgl w:val="false"/>
      <w:suff w:val="tab"/>
      <w:lvlText w:val="%1.%2.%3.%4.%5.%6.%7.%8."/>
      <w:lvlJc w:val="left"/>
      <w:pPr>
        <w:ind w:left="4954" w:hanging="1440"/>
      </w:pPr>
    </w:lvl>
    <w:lvl w:ilvl="8">
      <w:start w:val="1"/>
      <w:numFmt w:val="decimal"/>
      <w:isLgl w:val="false"/>
      <w:suff w:val="tab"/>
      <w:lvlText w:val="%1.%2.%3.%4.%5.%6.%7.%8.%9."/>
      <w:lvlJc w:val="left"/>
      <w:pPr>
        <w:ind w:left="5816" w:hanging="1800"/>
      </w:pPr>
    </w:lvl>
  </w:abstractNum>
  <w:abstractNum w:abstractNumId="1">
    <w:multiLevelType w:val="hybridMultilevel"/>
    <w:lvl w:ilvl="0">
      <w:start w:val="1"/>
      <w:numFmt w:val="decimal"/>
      <w:isLgl w:val="false"/>
      <w:suff w:val="tab"/>
      <w:lvlText w:val="%1."/>
      <w:lvlJc w:val="left"/>
      <w:pPr>
        <w:ind w:left="928" w:hanging="360"/>
      </w:pPr>
    </w:lvl>
    <w:lvl w:ilvl="1">
      <w:start w:val="2"/>
      <w:numFmt w:val="decimal"/>
      <w:isLgl w:val="false"/>
      <w:suff w:val="tab"/>
      <w:lvlText w:val="%1.%2."/>
      <w:lvlJc w:val="left"/>
      <w:pPr>
        <w:ind w:left="1288" w:hanging="720"/>
      </w:pPr>
    </w:lvl>
    <w:lvl w:ilvl="2">
      <w:start w:val="1"/>
      <w:numFmt w:val="decimal"/>
      <w:isLgl w:val="false"/>
      <w:suff w:val="tab"/>
      <w:lvlText w:val="%1.%2.%3."/>
      <w:lvlJc w:val="left"/>
      <w:pPr>
        <w:ind w:left="1288" w:hanging="720"/>
      </w:pPr>
    </w:lvl>
    <w:lvl w:ilvl="3">
      <w:start w:val="1"/>
      <w:numFmt w:val="decimal"/>
      <w:isLgl w:val="false"/>
      <w:suff w:val="tab"/>
      <w:lvlText w:val="%1.%2.%3.%4."/>
      <w:lvlJc w:val="left"/>
      <w:pPr>
        <w:ind w:left="1648" w:hanging="1080"/>
      </w:pPr>
    </w:lvl>
    <w:lvl w:ilvl="4">
      <w:start w:val="1"/>
      <w:numFmt w:val="decimal"/>
      <w:isLgl w:val="false"/>
      <w:suff w:val="tab"/>
      <w:lvlText w:val="%1.%2.%3.%4.%5."/>
      <w:lvlJc w:val="left"/>
      <w:pPr>
        <w:ind w:left="1648" w:hanging="1080"/>
      </w:pPr>
    </w:lvl>
    <w:lvl w:ilvl="5">
      <w:start w:val="1"/>
      <w:numFmt w:val="decimal"/>
      <w:isLgl w:val="false"/>
      <w:suff w:val="tab"/>
      <w:lvlText w:val="%1.%2.%3.%4.%5.%6."/>
      <w:lvlJc w:val="left"/>
      <w:pPr>
        <w:ind w:left="2008" w:hanging="1440"/>
      </w:pPr>
    </w:lvl>
    <w:lvl w:ilvl="6">
      <w:start w:val="1"/>
      <w:numFmt w:val="decimal"/>
      <w:isLgl w:val="false"/>
      <w:suff w:val="tab"/>
      <w:lvlText w:val="%1.%2.%3.%4.%5.%6.%7."/>
      <w:lvlJc w:val="left"/>
      <w:pPr>
        <w:ind w:left="2368" w:hanging="1800"/>
      </w:pPr>
    </w:lvl>
    <w:lvl w:ilvl="7">
      <w:start w:val="1"/>
      <w:numFmt w:val="decimal"/>
      <w:isLgl w:val="false"/>
      <w:suff w:val="tab"/>
      <w:lvlText w:val="%1.%2.%3.%4.%5.%6.%7.%8."/>
      <w:lvlJc w:val="left"/>
      <w:pPr>
        <w:ind w:left="2368" w:hanging="1800"/>
      </w:pPr>
    </w:lvl>
    <w:lvl w:ilvl="8">
      <w:start w:val="1"/>
      <w:numFmt w:val="decimal"/>
      <w:isLgl w:val="false"/>
      <w:suff w:val="tab"/>
      <w:lvlText w:val="%1.%2.%3.%4.%5.%6.%7.%8.%9."/>
      <w:lvlJc w:val="left"/>
      <w:pPr>
        <w:ind w:left="2728" w:hanging="2160"/>
      </w:pPr>
    </w:lvl>
  </w:abstractNum>
  <w:abstractNum w:abstractNumId="2">
    <w:multiLevelType w:val="hybridMultilevel"/>
    <w:lvl w:ilvl="0">
      <w:start w:val="5"/>
      <w:numFmt w:val="decimal"/>
      <w:isLgl w:val="false"/>
      <w:suff w:val="tab"/>
      <w:lvlText w:val="%1."/>
      <w:lvlJc w:val="left"/>
      <w:pPr>
        <w:ind w:left="360" w:hanging="360"/>
      </w:pPr>
    </w:lvl>
    <w:lvl w:ilvl="1">
      <w:start w:val="4"/>
      <w:numFmt w:val="decimal"/>
      <w:isLgl w:val="false"/>
      <w:suff w:val="tab"/>
      <w:lvlText w:val="%1.%2."/>
      <w:lvlJc w:val="left"/>
      <w:pPr>
        <w:ind w:left="644" w:hanging="360"/>
      </w:pPr>
      <w:rPr>
        <w:i w:val="0"/>
      </w:rPr>
    </w:lvl>
    <w:lvl w:ilvl="2">
      <w:start w:val="1"/>
      <w:numFmt w:val="decimal"/>
      <w:isLgl w:val="false"/>
      <w:suff w:val="tab"/>
      <w:lvlText w:val="%1.%2.%3."/>
      <w:lvlJc w:val="left"/>
      <w:pPr>
        <w:ind w:left="2008" w:hanging="720"/>
      </w:pPr>
    </w:lvl>
    <w:lvl w:ilvl="3">
      <w:start w:val="1"/>
      <w:numFmt w:val="decimal"/>
      <w:isLgl w:val="false"/>
      <w:suff w:val="tab"/>
      <w:lvlText w:val="%1.%2.%3.%4."/>
      <w:lvlJc w:val="left"/>
      <w:pPr>
        <w:ind w:left="2652" w:hanging="720"/>
      </w:pPr>
    </w:lvl>
    <w:lvl w:ilvl="4">
      <w:start w:val="1"/>
      <w:numFmt w:val="decimal"/>
      <w:isLgl w:val="false"/>
      <w:suff w:val="tab"/>
      <w:lvlText w:val="%1.%2.%3.%4.%5."/>
      <w:lvlJc w:val="left"/>
      <w:pPr>
        <w:ind w:left="3656" w:hanging="1080"/>
      </w:pPr>
    </w:lvl>
    <w:lvl w:ilvl="5">
      <w:start w:val="1"/>
      <w:numFmt w:val="decimal"/>
      <w:isLgl w:val="false"/>
      <w:suff w:val="tab"/>
      <w:lvlText w:val="%1.%2.%3.%4.%5.%6."/>
      <w:lvlJc w:val="left"/>
      <w:pPr>
        <w:ind w:left="4300" w:hanging="1080"/>
      </w:pPr>
    </w:lvl>
    <w:lvl w:ilvl="6">
      <w:start w:val="1"/>
      <w:numFmt w:val="decimal"/>
      <w:isLgl w:val="false"/>
      <w:suff w:val="tab"/>
      <w:lvlText w:val="%1.%2.%3.%4.%5.%6.%7."/>
      <w:lvlJc w:val="left"/>
      <w:pPr>
        <w:ind w:left="5304" w:hanging="1440"/>
      </w:pPr>
    </w:lvl>
    <w:lvl w:ilvl="7">
      <w:start w:val="1"/>
      <w:numFmt w:val="decimal"/>
      <w:isLgl w:val="false"/>
      <w:suff w:val="tab"/>
      <w:lvlText w:val="%1.%2.%3.%4.%5.%6.%7.%8."/>
      <w:lvlJc w:val="left"/>
      <w:pPr>
        <w:ind w:left="5948" w:hanging="1440"/>
      </w:pPr>
    </w:lvl>
    <w:lvl w:ilvl="8">
      <w:start w:val="1"/>
      <w:numFmt w:val="decimal"/>
      <w:isLgl w:val="false"/>
      <w:suff w:val="tab"/>
      <w:lvlText w:val="%1.%2.%3.%4.%5.%6.%7.%8.%9."/>
      <w:lvlJc w:val="left"/>
      <w:pPr>
        <w:ind w:left="6952" w:hanging="1800"/>
      </w:pPr>
    </w:lvl>
  </w:abstractNum>
  <w:abstractNum w:abstractNumId="3">
    <w:multiLevelType w:val="hybridMultilevel"/>
    <w:lvl w:ilvl="0">
      <w:start w:val="4"/>
      <w:numFmt w:val="decimal"/>
      <w:pStyle w:val="1770"/>
      <w:isLgl w:val="false"/>
      <w:suff w:val="tab"/>
      <w:lvlText w:val="%1."/>
      <w:lvlJc w:val="left"/>
      <w:pPr>
        <w:ind w:left="675" w:hanging="675"/>
      </w:pPr>
      <w:rPr>
        <w:rFonts w:cs="Times New Roman"/>
      </w:rPr>
    </w:lvl>
    <w:lvl w:ilvl="1">
      <w:start w:val="1"/>
      <w:numFmt w:val="bullet"/>
      <w:isLgl w:val="false"/>
      <w:suff w:val="tab"/>
      <w:lvlText w:val=""/>
      <w:lvlJc w:val="left"/>
      <w:pPr>
        <w:ind w:left="1440" w:hanging="720"/>
      </w:pPr>
      <w:rPr>
        <w:rFonts w:ascii="Symbol" w:hAnsi="Symbol"/>
      </w:rPr>
    </w:lvl>
    <w:lvl w:ilvl="2">
      <w:start w:val="1"/>
      <w:numFmt w:val="decimal"/>
      <w:isLgl w:val="false"/>
      <w:suff w:val="tab"/>
      <w:lvlText w:val="%1.%2.%3."/>
      <w:lvlJc w:val="left"/>
      <w:pPr>
        <w:ind w:left="2160" w:hanging="720"/>
      </w:pPr>
      <w:rPr>
        <w:rFonts w:cs="Times New Roman"/>
      </w:rPr>
    </w:lvl>
    <w:lvl w:ilvl="3">
      <w:start w:val="1"/>
      <w:numFmt w:val="decimal"/>
      <w:isLgl w:val="false"/>
      <w:suff w:val="tab"/>
      <w:lvlText w:val="%1.%2.%3.%4."/>
      <w:lvlJc w:val="left"/>
      <w:pPr>
        <w:ind w:left="3240" w:hanging="1080"/>
      </w:pPr>
      <w:rPr>
        <w:rFonts w:cs="Times New Roman"/>
      </w:rPr>
    </w:lvl>
    <w:lvl w:ilvl="4">
      <w:start w:val="1"/>
      <w:numFmt w:val="decimal"/>
      <w:isLgl w:val="false"/>
      <w:suff w:val="tab"/>
      <w:lvlText w:val="%1.%2.%3.%4.%5."/>
      <w:lvlJc w:val="left"/>
      <w:pPr>
        <w:ind w:left="3960" w:hanging="1080"/>
      </w:pPr>
      <w:rPr>
        <w:rFonts w:cs="Times New Roman"/>
      </w:rPr>
    </w:lvl>
    <w:lvl w:ilvl="5">
      <w:start w:val="1"/>
      <w:numFmt w:val="decimal"/>
      <w:isLgl w:val="false"/>
      <w:suff w:val="tab"/>
      <w:lvlText w:val="%1.%2.%3.%4.%5.%6."/>
      <w:lvlJc w:val="left"/>
      <w:pPr>
        <w:ind w:left="5040" w:hanging="1440"/>
      </w:pPr>
      <w:rPr>
        <w:rFonts w:cs="Times New Roman"/>
      </w:rPr>
    </w:lvl>
    <w:lvl w:ilvl="6">
      <w:start w:val="1"/>
      <w:numFmt w:val="decimal"/>
      <w:isLgl w:val="false"/>
      <w:suff w:val="tab"/>
      <w:lvlText w:val="%1.%2.%3.%4.%5.%6.%7."/>
      <w:lvlJc w:val="left"/>
      <w:pPr>
        <w:ind w:left="6120" w:hanging="1800"/>
      </w:pPr>
      <w:rPr>
        <w:rFonts w:cs="Times New Roman"/>
      </w:rPr>
    </w:lvl>
    <w:lvl w:ilvl="7">
      <w:start w:val="1"/>
      <w:numFmt w:val="decimal"/>
      <w:isLgl w:val="false"/>
      <w:suff w:val="tab"/>
      <w:lvlText w:val="%1.%2.%3.%4.%5.%6.%7.%8."/>
      <w:lvlJc w:val="left"/>
      <w:pPr>
        <w:ind w:left="6840" w:hanging="1800"/>
      </w:pPr>
      <w:rPr>
        <w:rFonts w:cs="Times New Roman"/>
      </w:rPr>
    </w:lvl>
    <w:lvl w:ilvl="8">
      <w:start w:val="1"/>
      <w:numFmt w:val="decimal"/>
      <w:isLgl w:val="false"/>
      <w:suff w:val="tab"/>
      <w:lvlText w:val="%1.%2.%3.%4.%5.%6.%7.%8.%9."/>
      <w:lvlJc w:val="left"/>
      <w:pPr>
        <w:ind w:left="7920" w:hanging="2160"/>
      </w:pPr>
      <w:rPr>
        <w:rFonts w:cs="Times New Roman"/>
      </w:rPr>
    </w:lvl>
  </w:abstractNum>
  <w:abstractNum w:abstractNumId="4">
    <w:multiLevelType w:val="hybridMultilevel"/>
    <w:lvl w:ilvl="0">
      <w:start w:val="2"/>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502" w:hanging="360"/>
        <w:tabs>
          <w:tab w:val="num" w:pos="502" w:leader="none"/>
        </w:tabs>
      </w:pPr>
      <w:rPr>
        <w:b w:val="0"/>
        <w:i w:val="0"/>
        <w:sz w:val="24"/>
        <w:szCs w:val="24"/>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5">
    <w:multiLevelType w:val="hybridMultilevel"/>
    <w:lvl w:ilvl="0">
      <w:start w:val="1"/>
      <w:numFmt w:val="decimal"/>
      <w:isLgl w:val="false"/>
      <w:suff w:val="tab"/>
      <w:lvlText w:val="%1."/>
      <w:lvlJc w:val="left"/>
      <w:pPr>
        <w:ind w:left="450" w:hanging="450"/>
      </w:pPr>
    </w:lvl>
    <w:lvl w:ilvl="1">
      <w:start w:val="1"/>
      <w:numFmt w:val="decimal"/>
      <w:isLgl w:val="false"/>
      <w:suff w:val="tab"/>
      <w:lvlText w:val="%1.%2."/>
      <w:lvlJc w:val="left"/>
      <w:pPr>
        <w:ind w:left="862" w:hanging="720"/>
      </w:pPr>
    </w:lvl>
    <w:lvl w:ilvl="2">
      <w:start w:val="1"/>
      <w:numFmt w:val="decimal"/>
      <w:isLgl w:val="false"/>
      <w:suff w:val="tab"/>
      <w:lvlText w:val="%1.%2.%3."/>
      <w:lvlJc w:val="left"/>
      <w:pPr>
        <w:ind w:left="2138" w:hanging="720"/>
      </w:pPr>
    </w:lvl>
    <w:lvl w:ilvl="3">
      <w:start w:val="1"/>
      <w:numFmt w:val="decimal"/>
      <w:isLgl w:val="false"/>
      <w:suff w:val="tab"/>
      <w:lvlText w:val="%1.%2.%3.%4."/>
      <w:lvlJc w:val="left"/>
      <w:pPr>
        <w:ind w:left="3207" w:hanging="1080"/>
      </w:pPr>
    </w:lvl>
    <w:lvl w:ilvl="4">
      <w:start w:val="1"/>
      <w:numFmt w:val="decimal"/>
      <w:isLgl w:val="false"/>
      <w:suff w:val="tab"/>
      <w:lvlText w:val="%1.%2.%3.%4.%5."/>
      <w:lvlJc w:val="left"/>
      <w:pPr>
        <w:ind w:left="3916" w:hanging="1080"/>
      </w:pPr>
    </w:lvl>
    <w:lvl w:ilvl="5">
      <w:start w:val="1"/>
      <w:numFmt w:val="decimal"/>
      <w:isLgl w:val="false"/>
      <w:suff w:val="tab"/>
      <w:lvlText w:val="%1.%2.%3.%4.%5.%6."/>
      <w:lvlJc w:val="left"/>
      <w:pPr>
        <w:ind w:left="4985" w:hanging="1440"/>
      </w:pPr>
    </w:lvl>
    <w:lvl w:ilvl="6">
      <w:start w:val="1"/>
      <w:numFmt w:val="decimal"/>
      <w:isLgl w:val="false"/>
      <w:suff w:val="tab"/>
      <w:lvlText w:val="%1.%2.%3.%4.%5.%6.%7."/>
      <w:lvlJc w:val="left"/>
      <w:pPr>
        <w:ind w:left="6054" w:hanging="1800"/>
      </w:pPr>
    </w:lvl>
    <w:lvl w:ilvl="7">
      <w:start w:val="1"/>
      <w:numFmt w:val="decimal"/>
      <w:isLgl w:val="false"/>
      <w:suff w:val="tab"/>
      <w:lvlText w:val="%1.%2.%3.%4.%5.%6.%7.%8."/>
      <w:lvlJc w:val="left"/>
      <w:pPr>
        <w:ind w:left="6763" w:hanging="1800"/>
      </w:pPr>
    </w:lvl>
    <w:lvl w:ilvl="8">
      <w:start w:val="1"/>
      <w:numFmt w:val="decimal"/>
      <w:isLgl w:val="false"/>
      <w:suff w:val="tab"/>
      <w:lvlText w:val="%1.%2.%3.%4.%5.%6.%7.%8.%9."/>
      <w:lvlJc w:val="left"/>
      <w:pPr>
        <w:ind w:left="7832" w:hanging="2160"/>
      </w:pPr>
    </w:lvl>
  </w:abstractNum>
  <w:abstractNum w:abstractNumId="6">
    <w:multiLevelType w:val="hybridMultilevel"/>
    <w:lvl w:ilvl="0">
      <w:start w:val="1"/>
      <w:numFmt w:val="bullet"/>
      <w:isLgl w:val="false"/>
      <w:suff w:val="tab"/>
      <w:lvlText w:val=""/>
      <w:lvlJc w:val="left"/>
      <w:pPr>
        <w:ind w:left="1080" w:hanging="360"/>
        <w:tabs>
          <w:tab w:val="num" w:pos="1080" w:leader="none"/>
        </w:tabs>
      </w:pPr>
      <w:rPr>
        <w:rFonts w:ascii="Symbol" w:hAnsi="Symbol"/>
      </w:rPr>
    </w:lvl>
    <w:lvl w:ilvl="1">
      <w:start w:val="1"/>
      <w:numFmt w:val="bullet"/>
      <w:pStyle w:val="1779"/>
      <w:isLgl w:val="false"/>
      <w:suff w:val="tab"/>
      <w:lvlText w:val=""/>
      <w:lvlJc w:val="left"/>
      <w:pPr>
        <w:ind w:left="1440" w:hanging="360"/>
        <w:tabs>
          <w:tab w:val="num" w:pos="1440" w:leader="none"/>
        </w:tabs>
      </w:pPr>
      <w:rPr>
        <w:rFonts w:ascii="Symbol" w:hAnsi="Symbol"/>
      </w:rPr>
    </w:lvl>
    <w:lvl w:ilvl="2">
      <w:start w:val="1"/>
      <w:numFmt w:val="decimal"/>
      <w:isLgl w:val="false"/>
      <w:suff w:val="tab"/>
      <w:lvlText w:val="%3."/>
      <w:lvlJc w:val="left"/>
      <w:pPr>
        <w:ind w:left="2160" w:hanging="360"/>
        <w:tabs>
          <w:tab w:val="num" w:pos="2160" w:leader="none"/>
        </w:tabs>
      </w:pPr>
      <w:rPr>
        <w:rFonts w:cs="Times New Roman"/>
      </w:rPr>
    </w:lvl>
    <w:lvl w:ilvl="3">
      <w:start w:val="1"/>
      <w:numFmt w:val="decimal"/>
      <w:isLgl w:val="false"/>
      <w:suff w:val="tab"/>
      <w:lvlText w:val="%4."/>
      <w:lvlJc w:val="left"/>
      <w:pPr>
        <w:ind w:left="2880" w:hanging="360"/>
        <w:tabs>
          <w:tab w:val="num" w:pos="2880" w:leader="none"/>
        </w:tabs>
      </w:pPr>
      <w:rPr>
        <w:rFonts w:cs="Times New Roman"/>
      </w:rPr>
    </w:lvl>
    <w:lvl w:ilvl="4">
      <w:start w:val="1"/>
      <w:numFmt w:val="decimal"/>
      <w:isLgl w:val="false"/>
      <w:suff w:val="tab"/>
      <w:lvlText w:val="%5."/>
      <w:lvlJc w:val="left"/>
      <w:pPr>
        <w:ind w:left="3600" w:hanging="360"/>
        <w:tabs>
          <w:tab w:val="num" w:pos="3600" w:leader="none"/>
        </w:tabs>
      </w:pPr>
      <w:rPr>
        <w:rFonts w:cs="Times New Roman"/>
      </w:rPr>
    </w:lvl>
    <w:lvl w:ilvl="5">
      <w:start w:val="1"/>
      <w:numFmt w:val="decimal"/>
      <w:isLgl w:val="false"/>
      <w:suff w:val="tab"/>
      <w:lvlText w:val="%6."/>
      <w:lvlJc w:val="left"/>
      <w:pPr>
        <w:ind w:left="4320" w:hanging="360"/>
        <w:tabs>
          <w:tab w:val="num" w:pos="4320" w:leader="none"/>
        </w:tabs>
      </w:pPr>
      <w:rPr>
        <w:rFonts w:cs="Times New Roman"/>
      </w:rPr>
    </w:lvl>
    <w:lvl w:ilvl="6">
      <w:start w:val="1"/>
      <w:numFmt w:val="decimal"/>
      <w:isLgl w:val="false"/>
      <w:suff w:val="tab"/>
      <w:lvlText w:val="%7."/>
      <w:lvlJc w:val="left"/>
      <w:pPr>
        <w:ind w:left="5040" w:hanging="360"/>
        <w:tabs>
          <w:tab w:val="num" w:pos="5040" w:leader="none"/>
        </w:tabs>
      </w:pPr>
      <w:rPr>
        <w:rFonts w:cs="Times New Roman"/>
      </w:rPr>
    </w:lvl>
    <w:lvl w:ilvl="7">
      <w:start w:val="1"/>
      <w:numFmt w:val="decimal"/>
      <w:isLgl w:val="false"/>
      <w:suff w:val="tab"/>
      <w:lvlText w:val="%8."/>
      <w:lvlJc w:val="left"/>
      <w:pPr>
        <w:ind w:left="5760" w:hanging="360"/>
        <w:tabs>
          <w:tab w:val="num" w:pos="5760" w:leader="none"/>
        </w:tabs>
      </w:pPr>
      <w:rPr>
        <w:rFonts w:cs="Times New Roman"/>
      </w:rPr>
    </w:lvl>
    <w:lvl w:ilvl="8">
      <w:start w:val="1"/>
      <w:numFmt w:val="decimal"/>
      <w:isLgl w:val="false"/>
      <w:suff w:val="tab"/>
      <w:lvlText w:val="%9."/>
      <w:lvlJc w:val="left"/>
      <w:pPr>
        <w:ind w:left="6480" w:hanging="360"/>
        <w:tabs>
          <w:tab w:val="num" w:pos="6480" w:leader="none"/>
        </w:tabs>
      </w:pPr>
      <w:rPr>
        <w:rFonts w:cs="Times New Roman"/>
      </w:rPr>
    </w:lvl>
  </w:abstractNum>
  <w:abstractNum w:abstractNumId="7">
    <w:multiLevelType w:val="hybridMultilevel"/>
    <w:lvl w:ilvl="0">
      <w:start w:val="1"/>
      <w:numFmt w:val="decimal"/>
      <w:isLgl w:val="false"/>
      <w:suff w:val="tab"/>
      <w:lvlText w:val="%1.1."/>
      <w:lvlJc w:val="left"/>
      <w:pPr>
        <w:ind w:left="360" w:hanging="360"/>
        <w:tabs>
          <w:tab w:val="num" w:pos="360" w:leader="none"/>
        </w:tabs>
      </w:pPr>
      <w:rPr>
        <w:b w:val="0"/>
      </w:rPr>
    </w:lvl>
    <w:lvl w:ilvl="1">
      <w:start w:val="1"/>
      <w:numFmt w:val="decimal"/>
      <w:isLgl w:val="false"/>
      <w:suff w:val="tab"/>
      <w:lvlText w:val="%1.%2."/>
      <w:lvlJc w:val="left"/>
      <w:pPr>
        <w:ind w:left="420" w:hanging="360"/>
        <w:tabs>
          <w:tab w:val="num" w:pos="420" w:leader="none"/>
        </w:tabs>
      </w:pPr>
      <w:rPr>
        <w:b w:val="0"/>
      </w:rPr>
    </w:lvl>
    <w:lvl w:ilvl="2">
      <w:start w:val="1"/>
      <w:numFmt w:val="decimal"/>
      <w:isLgl w:val="false"/>
      <w:suff w:val="tab"/>
      <w:lvlText w:val="%1.%2.%3."/>
      <w:lvlJc w:val="left"/>
      <w:pPr>
        <w:ind w:left="840" w:hanging="720"/>
        <w:tabs>
          <w:tab w:val="num" w:pos="840" w:leader="none"/>
        </w:tabs>
      </w:pPr>
      <w:rPr>
        <w:b w:val="0"/>
      </w:rPr>
    </w:lvl>
    <w:lvl w:ilvl="3">
      <w:start w:val="1"/>
      <w:numFmt w:val="decimal"/>
      <w:isLgl w:val="false"/>
      <w:suff w:val="tab"/>
      <w:lvlText w:val="%1.%2.%3.%4."/>
      <w:lvlJc w:val="left"/>
      <w:pPr>
        <w:ind w:left="900" w:hanging="720"/>
        <w:tabs>
          <w:tab w:val="num" w:pos="900" w:leader="none"/>
        </w:tabs>
      </w:pPr>
      <w:rPr>
        <w:b w:val="0"/>
      </w:rPr>
    </w:lvl>
    <w:lvl w:ilvl="4">
      <w:start w:val="1"/>
      <w:numFmt w:val="decimal"/>
      <w:isLgl w:val="false"/>
      <w:suff w:val="tab"/>
      <w:lvlText w:val="%1.%2.%3.%4.%5."/>
      <w:lvlJc w:val="left"/>
      <w:pPr>
        <w:ind w:left="1320" w:hanging="1080"/>
        <w:tabs>
          <w:tab w:val="num" w:pos="1320" w:leader="none"/>
        </w:tabs>
      </w:pPr>
      <w:rPr>
        <w:b w:val="0"/>
      </w:rPr>
    </w:lvl>
    <w:lvl w:ilvl="5">
      <w:start w:val="1"/>
      <w:numFmt w:val="decimal"/>
      <w:isLgl w:val="false"/>
      <w:suff w:val="tab"/>
      <w:lvlText w:val="%1.%2.%3.%4.%5.%6."/>
      <w:lvlJc w:val="left"/>
      <w:pPr>
        <w:ind w:left="1380" w:hanging="1080"/>
        <w:tabs>
          <w:tab w:val="num" w:pos="1380" w:leader="none"/>
        </w:tabs>
      </w:pPr>
      <w:rPr>
        <w:b w:val="0"/>
      </w:rPr>
    </w:lvl>
    <w:lvl w:ilvl="6">
      <w:start w:val="1"/>
      <w:numFmt w:val="decimal"/>
      <w:isLgl w:val="false"/>
      <w:suff w:val="tab"/>
      <w:lvlText w:val="%1.%2.%3.%4.%5.%6.%7."/>
      <w:lvlJc w:val="left"/>
      <w:pPr>
        <w:ind w:left="1800" w:hanging="1440"/>
        <w:tabs>
          <w:tab w:val="num" w:pos="1800" w:leader="none"/>
        </w:tabs>
      </w:pPr>
      <w:rPr>
        <w:b w:val="0"/>
      </w:rPr>
    </w:lvl>
    <w:lvl w:ilvl="7">
      <w:start w:val="1"/>
      <w:numFmt w:val="decimal"/>
      <w:isLgl w:val="false"/>
      <w:suff w:val="tab"/>
      <w:lvlText w:val="%1.%2.%3.%4.%5.%6.%7.%8."/>
      <w:lvlJc w:val="left"/>
      <w:pPr>
        <w:ind w:left="1860" w:hanging="1440"/>
        <w:tabs>
          <w:tab w:val="num" w:pos="1860" w:leader="none"/>
        </w:tabs>
      </w:pPr>
      <w:rPr>
        <w:b w:val="0"/>
      </w:rPr>
    </w:lvl>
    <w:lvl w:ilvl="8">
      <w:start w:val="1"/>
      <w:numFmt w:val="decimal"/>
      <w:isLgl w:val="false"/>
      <w:suff w:val="tab"/>
      <w:lvlText w:val="%1.%2.%3.%4.%5.%6.%7.%8.%9."/>
      <w:lvlJc w:val="left"/>
      <w:pPr>
        <w:ind w:left="2280" w:hanging="1800"/>
        <w:tabs>
          <w:tab w:val="num" w:pos="2280" w:leader="none"/>
        </w:tabs>
      </w:pPr>
      <w:rPr>
        <w:b w:val="0"/>
      </w:rPr>
    </w:lvl>
  </w:abstractNum>
  <w:abstractNum w:abstractNumId="8">
    <w:multiLevelType w:val="hybridMultilevel"/>
    <w:lvl w:ilvl="0">
      <w:start w:val="3"/>
      <w:numFmt w:val="decimal"/>
      <w:isLgl w:val="false"/>
      <w:suff w:val="tab"/>
      <w:lvlText w:val="%1."/>
      <w:lvlJc w:val="left"/>
      <w:pPr>
        <w:ind w:left="360" w:hanging="360"/>
      </w:pPr>
    </w:lvl>
    <w:lvl w:ilvl="1">
      <w:start w:val="1"/>
      <w:numFmt w:val="decimal"/>
      <w:isLgl w:val="false"/>
      <w:suff w:val="tab"/>
      <w:lvlText w:val="%1.%2."/>
      <w:lvlJc w:val="left"/>
      <w:pPr>
        <w:ind w:left="1222" w:hanging="360"/>
      </w:pPr>
      <w:rPr>
        <w:b w:val="0"/>
        <w:i w:val="0"/>
      </w:rPr>
    </w:lvl>
    <w:lvl w:ilvl="2">
      <w:start w:val="1"/>
      <w:numFmt w:val="decimal"/>
      <w:isLgl w:val="false"/>
      <w:suff w:val="tab"/>
      <w:lvlText w:val="%1.%2.%3."/>
      <w:lvlJc w:val="left"/>
      <w:pPr>
        <w:ind w:left="2444" w:hanging="720"/>
      </w:pPr>
    </w:lvl>
    <w:lvl w:ilvl="3">
      <w:start w:val="1"/>
      <w:numFmt w:val="decimal"/>
      <w:isLgl w:val="false"/>
      <w:suff w:val="tab"/>
      <w:lvlText w:val="%1.%2.%3.%4."/>
      <w:lvlJc w:val="left"/>
      <w:pPr>
        <w:ind w:left="3306" w:hanging="720"/>
      </w:pPr>
    </w:lvl>
    <w:lvl w:ilvl="4">
      <w:start w:val="1"/>
      <w:numFmt w:val="decimal"/>
      <w:isLgl w:val="false"/>
      <w:suff w:val="tab"/>
      <w:lvlText w:val="%1.%2.%3.%4.%5."/>
      <w:lvlJc w:val="left"/>
      <w:pPr>
        <w:ind w:left="4528" w:hanging="1080"/>
      </w:pPr>
    </w:lvl>
    <w:lvl w:ilvl="5">
      <w:start w:val="1"/>
      <w:numFmt w:val="decimal"/>
      <w:isLgl w:val="false"/>
      <w:suff w:val="tab"/>
      <w:lvlText w:val="%1.%2.%3.%4.%5.%6."/>
      <w:lvlJc w:val="left"/>
      <w:pPr>
        <w:ind w:left="5390" w:hanging="1080"/>
      </w:pPr>
    </w:lvl>
    <w:lvl w:ilvl="6">
      <w:start w:val="1"/>
      <w:numFmt w:val="decimal"/>
      <w:isLgl w:val="false"/>
      <w:suff w:val="tab"/>
      <w:lvlText w:val="%1.%2.%3.%4.%5.%6.%7."/>
      <w:lvlJc w:val="left"/>
      <w:pPr>
        <w:ind w:left="6612" w:hanging="1440"/>
      </w:pPr>
    </w:lvl>
    <w:lvl w:ilvl="7">
      <w:start w:val="1"/>
      <w:numFmt w:val="decimal"/>
      <w:isLgl w:val="false"/>
      <w:suff w:val="tab"/>
      <w:lvlText w:val="%1.%2.%3.%4.%5.%6.%7.%8."/>
      <w:lvlJc w:val="left"/>
      <w:pPr>
        <w:ind w:left="7474" w:hanging="1440"/>
      </w:pPr>
    </w:lvl>
    <w:lvl w:ilvl="8">
      <w:start w:val="1"/>
      <w:numFmt w:val="decimal"/>
      <w:isLgl w:val="false"/>
      <w:suff w:val="tab"/>
      <w:lvlText w:val="%1.%2.%3.%4.%5.%6.%7.%8.%9."/>
      <w:lvlJc w:val="left"/>
      <w:pPr>
        <w:ind w:left="8696" w:hanging="1800"/>
      </w:pPr>
    </w:lvl>
  </w:abstractNum>
  <w:abstractNum w:abstractNumId="9">
    <w:multiLevelType w:val="hybridMultilevel"/>
    <w:lvl w:ilvl="0">
      <w:start w:val="1"/>
      <w:numFmt w:val="decimal"/>
      <w:isLgl w:val="false"/>
      <w:suff w:val="tab"/>
      <w:lvlText w:val="%1."/>
      <w:lvlJc w:val="left"/>
      <w:pPr>
        <w:ind w:left="420" w:hanging="360"/>
        <w:tabs>
          <w:tab w:val="num" w:pos="420" w:leader="none"/>
        </w:tabs>
      </w:pPr>
    </w:lvl>
    <w:lvl w:ilvl="1">
      <w:start w:val="1"/>
      <w:numFmt w:val="decimal"/>
      <w:isLgl w:val="false"/>
      <w:suff w:val="tab"/>
      <w:lvlText w:val=""/>
      <w:lvlJc w:val="left"/>
      <w:pPr>
        <w:tabs>
          <w:tab w:val="num" w:pos="360" w:leader="none"/>
        </w:tabs>
      </w:pPr>
    </w:lvl>
    <w:lvl w:ilvl="2">
      <w:start w:val="1"/>
      <w:numFmt w:val="decimal"/>
      <w:isLgl w:val="false"/>
      <w:suff w:val="tab"/>
      <w:lvlText w:val=""/>
      <w:lvlJc w:val="left"/>
      <w:pPr>
        <w:tabs>
          <w:tab w:val="num" w:pos="360" w:leader="none"/>
        </w:tabs>
      </w:pPr>
    </w:lvl>
    <w:lvl w:ilvl="3">
      <w:start w:val="1"/>
      <w:numFmt w:val="decimal"/>
      <w:isLgl w:val="false"/>
      <w:suff w:val="tab"/>
      <w:lvlText w:val=""/>
      <w:lvlJc w:val="left"/>
      <w:pPr>
        <w:tabs>
          <w:tab w:val="num" w:pos="360" w:leader="none"/>
        </w:tabs>
      </w:pPr>
    </w:lvl>
    <w:lvl w:ilvl="4">
      <w:start w:val="1"/>
      <w:numFmt w:val="decimal"/>
      <w:isLgl w:val="false"/>
      <w:suff w:val="tab"/>
      <w:lvlText w:val=""/>
      <w:lvlJc w:val="left"/>
      <w:pPr>
        <w:tabs>
          <w:tab w:val="num" w:pos="360" w:leader="none"/>
        </w:tabs>
      </w:pPr>
    </w:lvl>
    <w:lvl w:ilvl="5">
      <w:start w:val="1"/>
      <w:numFmt w:val="decimal"/>
      <w:isLgl w:val="false"/>
      <w:suff w:val="tab"/>
      <w:lvlText w:val=""/>
      <w:lvlJc w:val="left"/>
      <w:pPr>
        <w:tabs>
          <w:tab w:val="num" w:pos="360" w:leader="none"/>
        </w:tabs>
      </w:pPr>
    </w:lvl>
    <w:lvl w:ilvl="6">
      <w:start w:val="1"/>
      <w:numFmt w:val="decimal"/>
      <w:isLgl w:val="false"/>
      <w:suff w:val="tab"/>
      <w:lvlText w:val=""/>
      <w:lvlJc w:val="left"/>
      <w:pPr>
        <w:tabs>
          <w:tab w:val="num" w:pos="360" w:leader="none"/>
        </w:tabs>
      </w:pPr>
    </w:lvl>
    <w:lvl w:ilvl="7">
      <w:start w:val="1"/>
      <w:numFmt w:val="decimal"/>
      <w:isLgl w:val="false"/>
      <w:suff w:val="tab"/>
      <w:lvlText w:val=""/>
      <w:lvlJc w:val="left"/>
      <w:pPr>
        <w:tabs>
          <w:tab w:val="num" w:pos="360" w:leader="none"/>
        </w:tabs>
      </w:pPr>
    </w:lvl>
    <w:lvl w:ilvl="8">
      <w:start w:val="1"/>
      <w:numFmt w:val="decimal"/>
      <w:isLgl w:val="false"/>
      <w:suff w:val="tab"/>
      <w:lvlText w:val=""/>
      <w:lvlJc w:val="left"/>
      <w:pPr>
        <w:tabs>
          <w:tab w:val="num" w:pos="360" w:leader="none"/>
        </w:tabs>
      </w:pPr>
    </w:lvl>
  </w:abstractNum>
  <w:abstractNum w:abstractNumId="10">
    <w:multiLevelType w:val="hybridMultilevel"/>
    <w:lvl w:ilvl="0">
      <w:start w:val="2"/>
      <w:numFmt w:val="decimal"/>
      <w:isLgl w:val="false"/>
      <w:suff w:val="tab"/>
      <w:lvlText w:val="%1."/>
      <w:lvlJc w:val="left"/>
      <w:pPr>
        <w:ind w:left="1429" w:hanging="360"/>
      </w:pPr>
    </w:lvl>
    <w:lvl w:ilvl="1">
      <w:start w:val="1"/>
      <w:numFmt w:val="lowerLetter"/>
      <w:isLgl w:val="false"/>
      <w:suff w:val="tab"/>
      <w:lvlText w:val="%2."/>
      <w:lvlJc w:val="left"/>
      <w:pPr>
        <w:ind w:left="2149" w:hanging="360"/>
      </w:pPr>
    </w:lvl>
    <w:lvl w:ilvl="2">
      <w:start w:val="1"/>
      <w:numFmt w:val="lowerRoman"/>
      <w:isLgl w:val="false"/>
      <w:suff w:val="tab"/>
      <w:lvlText w:val="%3."/>
      <w:lvlJc w:val="right"/>
      <w:pPr>
        <w:ind w:left="2869" w:hanging="180"/>
      </w:pPr>
    </w:lvl>
    <w:lvl w:ilvl="3">
      <w:start w:val="1"/>
      <w:numFmt w:val="decimal"/>
      <w:isLgl w:val="false"/>
      <w:suff w:val="tab"/>
      <w:lvlText w:val="%4."/>
      <w:lvlJc w:val="left"/>
      <w:pPr>
        <w:ind w:left="3589" w:hanging="360"/>
      </w:pPr>
    </w:lvl>
    <w:lvl w:ilvl="4">
      <w:start w:val="1"/>
      <w:numFmt w:val="lowerLetter"/>
      <w:isLgl w:val="false"/>
      <w:suff w:val="tab"/>
      <w:lvlText w:val="%5."/>
      <w:lvlJc w:val="left"/>
      <w:pPr>
        <w:ind w:left="4309" w:hanging="360"/>
      </w:pPr>
    </w:lvl>
    <w:lvl w:ilvl="5">
      <w:start w:val="1"/>
      <w:numFmt w:val="lowerRoman"/>
      <w:isLgl w:val="false"/>
      <w:suff w:val="tab"/>
      <w:lvlText w:val="%6."/>
      <w:lvlJc w:val="right"/>
      <w:pPr>
        <w:ind w:left="5029" w:hanging="180"/>
      </w:pPr>
    </w:lvl>
    <w:lvl w:ilvl="6">
      <w:start w:val="1"/>
      <w:numFmt w:val="decimal"/>
      <w:isLgl w:val="false"/>
      <w:suff w:val="tab"/>
      <w:lvlText w:val="%7."/>
      <w:lvlJc w:val="left"/>
      <w:pPr>
        <w:ind w:left="5749" w:hanging="360"/>
      </w:pPr>
    </w:lvl>
    <w:lvl w:ilvl="7">
      <w:start w:val="1"/>
      <w:numFmt w:val="lowerLetter"/>
      <w:isLgl w:val="false"/>
      <w:suff w:val="tab"/>
      <w:lvlText w:val="%8."/>
      <w:lvlJc w:val="left"/>
      <w:pPr>
        <w:ind w:left="6469" w:hanging="360"/>
      </w:pPr>
    </w:lvl>
    <w:lvl w:ilvl="8">
      <w:start w:val="1"/>
      <w:numFmt w:val="lowerRoman"/>
      <w:isLgl w:val="false"/>
      <w:suff w:val="tab"/>
      <w:lvlText w:val="%9."/>
      <w:lvlJc w:val="right"/>
      <w:pPr>
        <w:ind w:left="7189" w:hanging="180"/>
      </w:pPr>
    </w:lvl>
  </w:abstractNum>
  <w:abstractNum w:abstractNumId="11">
    <w:multiLevelType w:val="hybridMultilevel"/>
    <w:lvl w:ilvl="0">
      <w:start w:val="4"/>
      <w:numFmt w:val="decimal"/>
      <w:isLgl w:val="false"/>
      <w:suff w:val="tab"/>
      <w:lvlText w:val="%1."/>
      <w:lvlJc w:val="left"/>
      <w:pPr>
        <w:ind w:left="675" w:hanging="675"/>
      </w:pPr>
      <w:rPr>
        <w:rFonts w:cs="Times New Roman"/>
      </w:rPr>
    </w:lvl>
    <w:lvl w:ilvl="1">
      <w:start w:val="1"/>
      <w:numFmt w:val="bullet"/>
      <w:isLgl w:val="false"/>
      <w:suff w:val="tab"/>
      <w:lvlText w:val=""/>
      <w:lvlJc w:val="left"/>
      <w:pPr>
        <w:ind w:left="1440" w:hanging="720"/>
      </w:pPr>
      <w:rPr>
        <w:rFonts w:ascii="Symbol" w:hAnsi="Symbol"/>
      </w:rPr>
    </w:lvl>
    <w:lvl w:ilvl="2">
      <w:start w:val="1"/>
      <w:numFmt w:val="decimal"/>
      <w:isLgl w:val="false"/>
      <w:suff w:val="tab"/>
      <w:lvlText w:val="%1.%2.%3."/>
      <w:lvlJc w:val="left"/>
      <w:pPr>
        <w:ind w:left="2160" w:hanging="720"/>
      </w:pPr>
      <w:rPr>
        <w:rFonts w:cs="Times New Roman"/>
      </w:rPr>
    </w:lvl>
    <w:lvl w:ilvl="3">
      <w:start w:val="1"/>
      <w:numFmt w:val="decimal"/>
      <w:pStyle w:val="1778"/>
      <w:isLgl w:val="false"/>
      <w:suff w:val="tab"/>
      <w:lvlText w:val="%1.%2.%3.%4."/>
      <w:lvlJc w:val="left"/>
      <w:pPr>
        <w:ind w:left="3240" w:hanging="1080"/>
      </w:pPr>
      <w:rPr>
        <w:rFonts w:cs="Times New Roman"/>
      </w:rPr>
    </w:lvl>
    <w:lvl w:ilvl="4">
      <w:start w:val="1"/>
      <w:numFmt w:val="decimal"/>
      <w:isLgl w:val="false"/>
      <w:suff w:val="tab"/>
      <w:lvlText w:val="%1.%2.%3.%4.%5."/>
      <w:lvlJc w:val="left"/>
      <w:pPr>
        <w:ind w:left="3960" w:hanging="1080"/>
      </w:pPr>
      <w:rPr>
        <w:rFonts w:cs="Times New Roman"/>
      </w:rPr>
    </w:lvl>
    <w:lvl w:ilvl="5">
      <w:start w:val="1"/>
      <w:numFmt w:val="decimal"/>
      <w:isLgl w:val="false"/>
      <w:suff w:val="tab"/>
      <w:lvlText w:val="%1.%2.%3.%4.%5.%6."/>
      <w:lvlJc w:val="left"/>
      <w:pPr>
        <w:ind w:left="5040" w:hanging="1440"/>
      </w:pPr>
      <w:rPr>
        <w:rFonts w:cs="Times New Roman"/>
      </w:rPr>
    </w:lvl>
    <w:lvl w:ilvl="6">
      <w:start w:val="1"/>
      <w:numFmt w:val="decimal"/>
      <w:isLgl w:val="false"/>
      <w:suff w:val="tab"/>
      <w:lvlText w:val="%1.%2.%3.%4.%5.%6.%7."/>
      <w:lvlJc w:val="left"/>
      <w:pPr>
        <w:ind w:left="6120" w:hanging="1800"/>
      </w:pPr>
      <w:rPr>
        <w:rFonts w:cs="Times New Roman"/>
      </w:rPr>
    </w:lvl>
    <w:lvl w:ilvl="7">
      <w:start w:val="1"/>
      <w:numFmt w:val="decimal"/>
      <w:isLgl w:val="false"/>
      <w:suff w:val="tab"/>
      <w:lvlText w:val="%1.%2.%3.%4.%5.%6.%7.%8."/>
      <w:lvlJc w:val="left"/>
      <w:pPr>
        <w:ind w:left="6840" w:hanging="1800"/>
      </w:pPr>
      <w:rPr>
        <w:rFonts w:cs="Times New Roman"/>
      </w:rPr>
    </w:lvl>
    <w:lvl w:ilvl="8">
      <w:start w:val="1"/>
      <w:numFmt w:val="decimal"/>
      <w:isLgl w:val="false"/>
      <w:suff w:val="tab"/>
      <w:lvlText w:val="%1.%2.%3.%4.%5.%6.%7.%8.%9."/>
      <w:lvlJc w:val="left"/>
      <w:pPr>
        <w:ind w:left="7920" w:hanging="2160"/>
      </w:pPr>
      <w:rPr>
        <w:rFonts w:cs="Times New Roman"/>
      </w:rPr>
    </w:lvl>
  </w:abstractNum>
  <w:abstractNum w:abstractNumId="12">
    <w:multiLevelType w:val="hybridMultilevel"/>
    <w:lvl w:ilvl="0">
      <w:start w:val="1"/>
      <w:numFmt w:val="decimal"/>
      <w:pStyle w:val="1575"/>
      <w:isLgl w:val="false"/>
      <w:suff w:val="tab"/>
      <w:lvlText w:val="%1."/>
      <w:lvlJc w:val="left"/>
      <w:pPr>
        <w:ind w:left="420" w:hanging="420"/>
        <w:tabs>
          <w:tab w:val="num" w:pos="420" w:leader="none"/>
        </w:tabs>
      </w:pPr>
    </w:lvl>
    <w:lvl w:ilvl="1">
      <w:start w:val="1"/>
      <w:numFmt w:val="decimal"/>
      <w:pStyle w:val="1569"/>
      <w:isLgl w:val="false"/>
      <w:suff w:val="tab"/>
      <w:lvlText w:val="%1.%2."/>
      <w:lvlJc w:val="left"/>
      <w:pPr>
        <w:ind w:left="6091" w:hanging="420"/>
        <w:tabs>
          <w:tab w:val="num" w:pos="6091" w:leader="none"/>
        </w:tabs>
      </w:pPr>
      <w:rPr>
        <w:b w:val="0"/>
        <w:i w:val="0"/>
        <w:color w:val="000000"/>
        <w:sz w:val="24"/>
        <w:szCs w:val="28"/>
      </w:rPr>
    </w:lvl>
    <w:lvl w:ilvl="2">
      <w:start w:val="1"/>
      <w:numFmt w:val="decimal"/>
      <w:pStyle w:val="1571"/>
      <w:isLgl w:val="false"/>
      <w:suff w:val="tab"/>
      <w:lvlText w:val="%1.%2.%3."/>
      <w:lvlJc w:val="left"/>
      <w:pPr>
        <w:ind w:left="2847" w:hanging="720"/>
        <w:tabs>
          <w:tab w:val="num" w:pos="2847" w:leader="none"/>
        </w:tabs>
      </w:pPr>
      <w:rPr>
        <w:b w:val="0"/>
      </w:rPr>
    </w:lvl>
    <w:lvl w:ilvl="3">
      <w:start w:val="1"/>
      <w:numFmt w:val="decimal"/>
      <w:pStyle w:val="1572"/>
      <w:isLgl w:val="false"/>
      <w:suff w:val="tab"/>
      <w:lvlText w:val="%1.%2.%3.%4."/>
      <w:lvlJc w:val="left"/>
      <w:pPr>
        <w:ind w:left="720" w:hanging="720"/>
        <w:tabs>
          <w:tab w:val="num" w:pos="720" w:leader="none"/>
        </w:tabs>
      </w:pPr>
      <w:rPr>
        <w:b w:val="0"/>
        <w:color w:val="000000"/>
      </w:rPr>
    </w:lvl>
    <w:lvl w:ilvl="4">
      <w:start w:val="1"/>
      <w:numFmt w:val="decimal"/>
      <w:pStyle w:val="1573"/>
      <w:isLgl w:val="false"/>
      <w:suff w:val="tab"/>
      <w:lvlText w:val="%1.%2.%3.%4.%5."/>
      <w:lvlJc w:val="left"/>
      <w:pPr>
        <w:ind w:left="1080" w:hanging="1080"/>
        <w:tabs>
          <w:tab w:val="num" w:pos="1080" w:leader="none"/>
        </w:tabs>
      </w:pPr>
    </w:lvl>
    <w:lvl w:ilvl="5">
      <w:start w:val="1"/>
      <w:numFmt w:val="decimal"/>
      <w:pStyle w:val="1574"/>
      <w:isLgl w:val="false"/>
      <w:suff w:val="tab"/>
      <w:lvlText w:val="%1.%2.%3.%4.%5.%6."/>
      <w:lvlJc w:val="left"/>
      <w:pPr>
        <w:ind w:left="1080" w:hanging="1080"/>
        <w:tabs>
          <w:tab w:val="num" w:pos="1080" w:leader="none"/>
        </w:tabs>
      </w:pPr>
    </w:lvl>
    <w:lvl w:ilvl="6">
      <w:start w:val="1"/>
      <w:numFmt w:val="decimal"/>
      <w:isLgl w:val="false"/>
      <w:suff w:val="tab"/>
      <w:lvlText w:val="%1.%2.%3.%4.%5.%6.%7."/>
      <w:lvlJc w:val="left"/>
      <w:pPr>
        <w:ind w:left="1440" w:hanging="1440"/>
        <w:tabs>
          <w:tab w:val="num" w:pos="1440" w:leader="none"/>
        </w:tabs>
      </w:pPr>
    </w:lvl>
    <w:lvl w:ilvl="7">
      <w:start w:val="1"/>
      <w:numFmt w:val="decimal"/>
      <w:isLgl w:val="false"/>
      <w:suff w:val="tab"/>
      <w:lvlText w:val="%1.%2.%3.%4.%5.%6.%7.%8."/>
      <w:lvlJc w:val="left"/>
      <w:pPr>
        <w:ind w:left="1440" w:hanging="1440"/>
        <w:tabs>
          <w:tab w:val="num" w:pos="1440" w:leader="none"/>
        </w:tabs>
      </w:pPr>
    </w:lvl>
    <w:lvl w:ilvl="8">
      <w:start w:val="1"/>
      <w:numFmt w:val="decimal"/>
      <w:isLgl w:val="false"/>
      <w:suff w:val="tab"/>
      <w:lvlText w:val="%1.%2.%3.%4.%5.%6.%7.%8.%9."/>
      <w:lvlJc w:val="left"/>
      <w:pPr>
        <w:ind w:left="1800" w:hanging="1800"/>
        <w:tabs>
          <w:tab w:val="num" w:pos="1800" w:leader="none"/>
        </w:tabs>
      </w:pPr>
    </w:lvl>
  </w:abstractNum>
  <w:abstractNum w:abstractNumId="13">
    <w:multiLevelType w:val="hybridMultilevel"/>
    <w:lvl w:ilvl="0">
      <w:start w:val="1"/>
      <w:numFmt w:val="decimal"/>
      <w:pStyle w:val="1532"/>
      <w:isLgl w:val="false"/>
      <w:suff w:val="tab"/>
      <w:lvlText w:val="%1"/>
      <w:lvlJc w:val="left"/>
      <w:pPr>
        <w:ind w:left="0" w:firstLine="0"/>
      </w:pPr>
      <w:rPr>
        <w:rFonts w:ascii="Times New Roman" w:hAnsi="Times New Roman" w:cs="Times New Roman"/>
        <w:b w:val="0"/>
        <w:bCs w:val="0"/>
        <w:i w:val="0"/>
        <w:iCs w:val="0"/>
        <w:caps w:val="0"/>
        <w:smallCaps w:val="0"/>
        <w:strike w:val="0"/>
        <w:vanish w:val="0"/>
        <w:spacing w:val="0"/>
        <w:position w:val="0"/>
        <w:u w:val="none"/>
        <w:vertAlign w:val="baseline"/>
      </w:rPr>
    </w:lvl>
    <w:lvl w:ilvl="1">
      <w:start w:val="1"/>
      <w:numFmt w:val="decimal"/>
      <w:pStyle w:val="1533"/>
      <w:isLgl w:val="false"/>
      <w:suff w:val="tab"/>
      <w:lvlText w:val="%1.%2"/>
      <w:lvlJc w:val="left"/>
      <w:pPr>
        <w:ind w:left="720" w:hanging="720"/>
      </w:pPr>
      <w:rPr>
        <w:rFonts w:ascii="Times New Roman" w:hAnsi="Times New Roman"/>
        <w:b/>
        <w:i w:val="0"/>
        <w:caps w:val="0"/>
        <w:strike w:val="0"/>
        <w:vanish w:val="0"/>
        <w:color w:val="000000"/>
        <w:sz w:val="26"/>
        <w:szCs w:val="26"/>
        <w:vertAlign w:val="baseline"/>
        <w:lang w:val="ru-RU"/>
      </w:rPr>
    </w:lvl>
    <w:lvl w:ilvl="2">
      <w:start w:val="1"/>
      <w:numFmt w:val="decimal"/>
      <w:pStyle w:val="1534"/>
      <w:isLgl w:val="false"/>
      <w:suff w:val="tab"/>
      <w:lvlText w:val="%1.%2.%3"/>
      <w:lvlJc w:val="left"/>
      <w:pPr>
        <w:ind w:left="720" w:hanging="720"/>
      </w:pPr>
      <w:rPr>
        <w:rFonts w:ascii="Times New Roman" w:hAnsi="Times New Roman" w:cs="Times New Roman"/>
        <w:b w:val="0"/>
        <w:bCs w:val="0"/>
        <w:i w:val="0"/>
        <w:iCs w:val="0"/>
        <w:caps w:val="0"/>
        <w:smallCaps w:val="0"/>
        <w:strike w:val="0"/>
        <w:vanish w:val="0"/>
        <w:spacing w:val="0"/>
        <w:position w:val="0"/>
        <w:u w:val="none"/>
        <w:vertAlign w:val="baseline"/>
      </w:rPr>
    </w:lvl>
    <w:lvl w:ilvl="3">
      <w:start w:val="1"/>
      <w:numFmt w:val="decimal"/>
      <w:isLgl w:val="false"/>
      <w:suff w:val="tab"/>
      <w:lvlText w:val="6.2.1.%4"/>
      <w:lvlJc w:val="left"/>
      <w:pPr>
        <w:ind w:left="1222" w:hanging="1080"/>
      </w:pPr>
      <w:rPr>
        <w:rFonts w:ascii="Times New Roman" w:hAnsi="Times New Roman" w:cs="Times New Roman"/>
        <w:b w:val="0"/>
        <w:bCs w:val="0"/>
        <w:i w:val="0"/>
        <w:iCs w:val="0"/>
        <w:caps w:val="0"/>
        <w:smallCaps w:val="0"/>
        <w:strike w:val="0"/>
        <w:vanish w:val="0"/>
        <w:spacing w:val="0"/>
        <w:position w:val="0"/>
        <w:u w:val="none"/>
        <w:vertAlign w:val="baseline"/>
      </w:rPr>
    </w:lvl>
    <w:lvl w:ilvl="4">
      <w:start w:val="1"/>
      <w:numFmt w:val="decimal"/>
      <w:isLgl w:val="false"/>
      <w:suff w:val="tab"/>
      <w:lvlText w:val="%1.%2.%3.%4.%5"/>
      <w:lvlJc w:val="left"/>
      <w:pPr>
        <w:ind w:left="1080" w:hanging="1080"/>
      </w:pPr>
      <w:rPr>
        <w:rFonts w:ascii="Times New Roman" w:hAnsi="Times New Roman" w:cs="Times New Roman"/>
        <w:b w:val="0"/>
        <w:bCs w:val="0"/>
        <w:i w:val="0"/>
        <w:iCs w:val="0"/>
        <w:caps w:val="0"/>
        <w:smallCaps w:val="0"/>
        <w:strike w:val="0"/>
        <w:vanish w:val="0"/>
        <w:spacing w:val="0"/>
        <w:position w:val="0"/>
        <w:u w:val="none"/>
        <w:vertAlign w:val="baseline"/>
      </w:rPr>
    </w:lvl>
    <w:lvl w:ilvl="5">
      <w:start w:val="1"/>
      <w:numFmt w:val="decimal"/>
      <w:isLgl w:val="false"/>
      <w:suff w:val="tab"/>
      <w:lvlText w:val="%1.%2.%3.%4.%5.%6"/>
      <w:lvlJc w:val="left"/>
      <w:pPr>
        <w:ind w:left="1582" w:hanging="1440"/>
      </w:pPr>
      <w:rPr>
        <w:rFonts w:ascii="Times New Roman" w:hAnsi="Times New Roman" w:cs="Times New Roman"/>
        <w:b w:val="0"/>
        <w:bCs w:val="0"/>
        <w:i w:val="0"/>
        <w:iCs w:val="0"/>
        <w:caps w:val="0"/>
        <w:smallCaps w:val="0"/>
        <w:strike w:val="0"/>
        <w:vanish w:val="0"/>
        <w:spacing w:val="0"/>
        <w:position w:val="0"/>
        <w:u w:val="none"/>
        <w:vertAlign w:val="baseline"/>
      </w:rPr>
    </w:lvl>
    <w:lvl w:ilvl="6">
      <w:start w:val="1"/>
      <w:numFmt w:val="decimal"/>
      <w:isLgl w:val="false"/>
      <w:suff w:val="tab"/>
      <w:lvlText w:val="%1.%2.%3.%4.%5.%6.%7."/>
      <w:lvlJc w:val="left"/>
      <w:pPr>
        <w:ind w:left="1800" w:hanging="1800"/>
      </w:pPr>
    </w:lvl>
    <w:lvl w:ilvl="7">
      <w:start w:val="1"/>
      <w:numFmt w:val="decimal"/>
      <w:isLgl w:val="false"/>
      <w:suff w:val="tab"/>
      <w:lvlText w:val="%1.%2.%3.%4.%5.%6.%7.%8."/>
      <w:lvlJc w:val="left"/>
      <w:pPr>
        <w:ind w:left="1800" w:hanging="1800"/>
      </w:pPr>
    </w:lvl>
    <w:lvl w:ilvl="8">
      <w:start w:val="1"/>
      <w:numFmt w:val="decimal"/>
      <w:isLgl w:val="false"/>
      <w:suff w:val="tab"/>
      <w:lvlText w:val="%1.%2.%3.%4.%5.%6.%7.%8.%9."/>
      <w:lvlJc w:val="left"/>
      <w:pPr>
        <w:ind w:left="2160" w:hanging="2160"/>
      </w:pPr>
    </w:lvl>
  </w:abstractNum>
  <w:abstractNum w:abstractNumId="14">
    <w:multiLevelType w:val="hybridMultilevel"/>
    <w:lvl w:ilvl="0">
      <w:start w:val="5"/>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644" w:hanging="360"/>
        <w:tabs>
          <w:tab w:val="num" w:pos="644" w:leader="none"/>
        </w:tabs>
      </w:pPr>
      <w:rPr>
        <w:b w:val="0"/>
        <w:i w:val="0"/>
        <w:sz w:val="24"/>
        <w:szCs w:val="24"/>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15">
    <w:multiLevelType w:val="hybridMultilevel"/>
    <w:lvl w:ilvl="0">
      <w:start w:val="1"/>
      <w:numFmt w:val="decimal"/>
      <w:pStyle w:val="1682"/>
      <w:isLgl w:val="false"/>
      <w:suff w:val="tab"/>
      <w:lvlText w:val="%1."/>
      <w:lvlJc w:val="left"/>
      <w:pPr>
        <w:ind w:left="1211" w:hanging="360"/>
        <w:tabs>
          <w:tab w:val="num" w:pos="1211" w:leader="none"/>
        </w:tabs>
      </w:pPr>
      <w:rPr>
        <w:rFonts w:ascii="Times New Roman" w:hAnsi="Times New Roman" w:eastAsia="Times New Roman" w:cs="Times New Roman"/>
        <w:b/>
        <w:sz w:val="28"/>
        <w:szCs w:val="28"/>
      </w:rPr>
    </w:lvl>
    <w:lvl w:ilvl="1">
      <w:start w:val="1"/>
      <w:numFmt w:val="decimal"/>
      <w:isLgl w:val="false"/>
      <w:suff w:val="tab"/>
      <w:lvlText w:val="%1.%2."/>
      <w:lvlJc w:val="left"/>
      <w:pPr>
        <w:ind w:left="1353" w:hanging="360"/>
        <w:tabs>
          <w:tab w:val="num" w:pos="1353" w:leader="none"/>
        </w:tabs>
      </w:pPr>
      <w:rPr>
        <w:rFonts w:cs="Times New Roman"/>
        <w:b w:val="0"/>
        <w:i w:val="0"/>
        <w:sz w:val="28"/>
        <w:szCs w:val="28"/>
      </w:rPr>
    </w:lvl>
    <w:lvl w:ilvl="2">
      <w:start w:val="1"/>
      <w:numFmt w:val="decimal"/>
      <w:isLgl w:val="false"/>
      <w:suff w:val="tab"/>
      <w:lvlText w:val="%1.%2.%3."/>
      <w:lvlJc w:val="left"/>
      <w:pPr>
        <w:ind w:left="1440" w:hanging="720"/>
        <w:tabs>
          <w:tab w:val="num" w:pos="1440" w:leader="none"/>
        </w:tabs>
      </w:pPr>
      <w:rPr>
        <w:rFonts w:cs="Times New Roman"/>
        <w:b w:val="0"/>
        <w:sz w:val="28"/>
        <w:szCs w:val="28"/>
      </w:rPr>
    </w:lvl>
    <w:lvl w:ilvl="3">
      <w:start w:val="1"/>
      <w:numFmt w:val="decimal"/>
      <w:isLgl w:val="false"/>
      <w:suff w:val="tab"/>
      <w:lvlText w:val="%1.%2.%3.%4."/>
      <w:lvlJc w:val="left"/>
      <w:pPr>
        <w:ind w:left="1800" w:hanging="720"/>
        <w:tabs>
          <w:tab w:val="num" w:pos="1800" w:leader="none"/>
        </w:tabs>
      </w:pPr>
      <w:rPr>
        <w:rFonts w:cs="Times New Roman"/>
        <w:b w:val="0"/>
      </w:rPr>
    </w:lvl>
    <w:lvl w:ilvl="4">
      <w:start w:val="1"/>
      <w:numFmt w:val="decimal"/>
      <w:isLgl w:val="false"/>
      <w:suff w:val="tab"/>
      <w:lvlText w:val="%1.%2.%3.%4.%5."/>
      <w:lvlJc w:val="left"/>
      <w:pPr>
        <w:ind w:left="2520" w:hanging="1080"/>
        <w:tabs>
          <w:tab w:val="num" w:pos="2520" w:leader="none"/>
        </w:tabs>
      </w:pPr>
      <w:rPr>
        <w:rFonts w:cs="Times New Roman"/>
      </w:rPr>
    </w:lvl>
    <w:lvl w:ilvl="5">
      <w:start w:val="1"/>
      <w:numFmt w:val="decimal"/>
      <w:isLgl w:val="false"/>
      <w:suff w:val="tab"/>
      <w:lvlText w:val="%1.%2.%3.%4.%5.%6."/>
      <w:lvlJc w:val="left"/>
      <w:pPr>
        <w:ind w:left="2880" w:hanging="1080"/>
        <w:tabs>
          <w:tab w:val="num" w:pos="2880" w:leader="none"/>
        </w:tabs>
      </w:pPr>
      <w:rPr>
        <w:rFonts w:cs="Times New Roman"/>
      </w:rPr>
    </w:lvl>
    <w:lvl w:ilvl="6">
      <w:start w:val="1"/>
      <w:numFmt w:val="decimal"/>
      <w:isLgl w:val="false"/>
      <w:suff w:val="tab"/>
      <w:lvlText w:val="%1.%2.%3.%4.%5.%6.%7."/>
      <w:lvlJc w:val="left"/>
      <w:pPr>
        <w:ind w:left="3600" w:hanging="1440"/>
        <w:tabs>
          <w:tab w:val="num" w:pos="3600" w:leader="none"/>
        </w:tabs>
      </w:pPr>
      <w:rPr>
        <w:rFonts w:cs="Times New Roman"/>
      </w:rPr>
    </w:lvl>
    <w:lvl w:ilvl="7">
      <w:start w:val="1"/>
      <w:numFmt w:val="decimal"/>
      <w:isLgl w:val="false"/>
      <w:suff w:val="tab"/>
      <w:lvlText w:val="%1.%2.%3.%4.%5.%6.%7.%8."/>
      <w:lvlJc w:val="left"/>
      <w:pPr>
        <w:ind w:left="3960" w:hanging="1440"/>
        <w:tabs>
          <w:tab w:val="num" w:pos="3960" w:leader="none"/>
        </w:tabs>
      </w:pPr>
      <w:rPr>
        <w:rFonts w:cs="Times New Roman"/>
      </w:rPr>
    </w:lvl>
    <w:lvl w:ilvl="8">
      <w:start w:val="1"/>
      <w:numFmt w:val="decimal"/>
      <w:isLgl w:val="false"/>
      <w:suff w:val="tab"/>
      <w:lvlText w:val="%1.%2.%3.%4.%5.%6.%7.%8.%9."/>
      <w:lvlJc w:val="left"/>
      <w:pPr>
        <w:ind w:left="4680" w:hanging="1800"/>
        <w:tabs>
          <w:tab w:val="num" w:pos="4680" w:leader="none"/>
        </w:tabs>
      </w:pPr>
      <w:rPr>
        <w:rFonts w:cs="Times New Roman"/>
      </w:rPr>
    </w:lvl>
  </w:abstractNum>
  <w:abstractNum w:abstractNumId="16">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6389"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17">
    <w:multiLevelType w:val="hybridMultilevel"/>
    <w:lvl w:ilvl="0">
      <w:start w:val="1"/>
      <w:numFmt w:val="decimal"/>
      <w:isLgl w:val="false"/>
      <w:suff w:val="tab"/>
      <w:lvlText w:val="%1."/>
      <w:lvlJc w:val="left"/>
      <w:pPr>
        <w:ind w:left="1256" w:hanging="405"/>
      </w:pPr>
    </w:lvl>
    <w:lvl w:ilvl="1">
      <w:start w:val="1"/>
      <w:numFmt w:val="lowerLetter"/>
      <w:isLgl w:val="false"/>
      <w:suff w:val="tab"/>
      <w:lvlText w:val="%2."/>
      <w:lvlJc w:val="left"/>
      <w:pPr>
        <w:ind w:left="1931" w:hanging="360"/>
      </w:pPr>
    </w:lvl>
    <w:lvl w:ilvl="2">
      <w:start w:val="1"/>
      <w:numFmt w:val="lowerRoman"/>
      <w:isLgl w:val="false"/>
      <w:suff w:val="tab"/>
      <w:lvlText w:val="%3."/>
      <w:lvlJc w:val="right"/>
      <w:pPr>
        <w:ind w:left="2651" w:hanging="180"/>
      </w:pPr>
    </w:lvl>
    <w:lvl w:ilvl="3">
      <w:start w:val="1"/>
      <w:numFmt w:val="decimal"/>
      <w:isLgl w:val="false"/>
      <w:suff w:val="tab"/>
      <w:lvlText w:val="%4."/>
      <w:lvlJc w:val="left"/>
      <w:pPr>
        <w:ind w:left="3371" w:hanging="360"/>
      </w:pPr>
    </w:lvl>
    <w:lvl w:ilvl="4">
      <w:start w:val="1"/>
      <w:numFmt w:val="lowerLetter"/>
      <w:isLgl w:val="false"/>
      <w:suff w:val="tab"/>
      <w:lvlText w:val="%5."/>
      <w:lvlJc w:val="left"/>
      <w:pPr>
        <w:ind w:left="4091" w:hanging="360"/>
      </w:pPr>
    </w:lvl>
    <w:lvl w:ilvl="5">
      <w:start w:val="1"/>
      <w:numFmt w:val="lowerRoman"/>
      <w:isLgl w:val="false"/>
      <w:suff w:val="tab"/>
      <w:lvlText w:val="%6."/>
      <w:lvlJc w:val="right"/>
      <w:pPr>
        <w:ind w:left="4811" w:hanging="180"/>
      </w:pPr>
    </w:lvl>
    <w:lvl w:ilvl="6">
      <w:start w:val="1"/>
      <w:numFmt w:val="decimal"/>
      <w:isLgl w:val="false"/>
      <w:suff w:val="tab"/>
      <w:lvlText w:val="%7."/>
      <w:lvlJc w:val="left"/>
      <w:pPr>
        <w:ind w:left="5531" w:hanging="360"/>
      </w:pPr>
    </w:lvl>
    <w:lvl w:ilvl="7">
      <w:start w:val="1"/>
      <w:numFmt w:val="lowerLetter"/>
      <w:isLgl w:val="false"/>
      <w:suff w:val="tab"/>
      <w:lvlText w:val="%8."/>
      <w:lvlJc w:val="left"/>
      <w:pPr>
        <w:ind w:left="6251" w:hanging="360"/>
      </w:pPr>
    </w:lvl>
    <w:lvl w:ilvl="8">
      <w:start w:val="1"/>
      <w:numFmt w:val="lowerRoman"/>
      <w:isLgl w:val="false"/>
      <w:suff w:val="tab"/>
      <w:lvlText w:val="%9."/>
      <w:lvlJc w:val="right"/>
      <w:pPr>
        <w:ind w:left="6971" w:hanging="180"/>
      </w:pPr>
    </w:lvl>
  </w:abstractNum>
  <w:abstractNum w:abstractNumId="18">
    <w:multiLevelType w:val="hybridMultilevel"/>
    <w:lvl w:ilvl="0">
      <w:start w:val="1"/>
      <w:numFmt w:val="decimal"/>
      <w:isLgl w:val="false"/>
      <w:suff w:val="tab"/>
      <w:lvlText w:val="%1."/>
      <w:lvlJc w:val="left"/>
      <w:pPr>
        <w:ind w:left="720"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9">
    <w:multiLevelType w:val="hybridMultilevel"/>
    <w:lvl w:ilvl="0">
      <w:start w:val="1"/>
      <w:numFmt w:val="bullet"/>
      <w:isLgl w:val="false"/>
      <w:suff w:val="tab"/>
      <w:lvlText w:val=""/>
      <w:lvlJc w:val="left"/>
      <w:pPr>
        <w:ind w:left="720" w:hanging="360"/>
      </w:pPr>
      <w:rPr>
        <w:rFonts w:ascii="Symbol" w:hAnsi="Symbol"/>
      </w:rPr>
    </w:lvl>
    <w:lvl w:ilvl="1">
      <w:start w:val="1"/>
      <w:numFmt w:val="bullet"/>
      <w:isLgl w:val="false"/>
      <w:suff w:val="tab"/>
      <w:lvlText w:val="o"/>
      <w:lvlJc w:val="left"/>
      <w:pPr>
        <w:ind w:left="1440" w:hanging="360"/>
      </w:pPr>
      <w:rPr>
        <w:rFonts w:ascii="Courier New" w:hAnsi="Courier New" w:cs="Courier New"/>
      </w:rPr>
    </w:lvl>
    <w:lvl w:ilvl="2">
      <w:start w:val="1"/>
      <w:numFmt w:val="bullet"/>
      <w:isLgl w:val="false"/>
      <w:suff w:val="tab"/>
      <w:lvlText w:val=""/>
      <w:lvlJc w:val="left"/>
      <w:pPr>
        <w:ind w:left="2160" w:hanging="360"/>
      </w:pPr>
      <w:rPr>
        <w:rFonts w:ascii="Wingdings" w:hAnsi="Wingdings"/>
      </w:rPr>
    </w:lvl>
    <w:lvl w:ilvl="3">
      <w:start w:val="1"/>
      <w:numFmt w:val="bullet"/>
      <w:isLgl w:val="false"/>
      <w:suff w:val="tab"/>
      <w:lvlText w:val=""/>
      <w:lvlJc w:val="left"/>
      <w:pPr>
        <w:ind w:left="2880" w:hanging="360"/>
      </w:pPr>
      <w:rPr>
        <w:rFonts w:ascii="Symbol" w:hAnsi="Symbol"/>
      </w:rPr>
    </w:lvl>
    <w:lvl w:ilvl="4">
      <w:start w:val="1"/>
      <w:numFmt w:val="bullet"/>
      <w:isLgl w:val="false"/>
      <w:suff w:val="tab"/>
      <w:lvlText w:val="o"/>
      <w:lvlJc w:val="left"/>
      <w:pPr>
        <w:ind w:left="3600" w:hanging="360"/>
      </w:pPr>
      <w:rPr>
        <w:rFonts w:ascii="Courier New" w:hAnsi="Courier New" w:cs="Courier New"/>
      </w:rPr>
    </w:lvl>
    <w:lvl w:ilvl="5">
      <w:start w:val="1"/>
      <w:numFmt w:val="bullet"/>
      <w:isLgl w:val="false"/>
      <w:suff w:val="tab"/>
      <w:lvlText w:val=""/>
      <w:lvlJc w:val="left"/>
      <w:pPr>
        <w:ind w:left="4320" w:hanging="360"/>
      </w:pPr>
      <w:rPr>
        <w:rFonts w:ascii="Wingdings" w:hAnsi="Wingdings"/>
      </w:rPr>
    </w:lvl>
    <w:lvl w:ilvl="6">
      <w:start w:val="1"/>
      <w:numFmt w:val="bullet"/>
      <w:isLgl w:val="false"/>
      <w:suff w:val="tab"/>
      <w:lvlText w:val=""/>
      <w:lvlJc w:val="left"/>
      <w:pPr>
        <w:ind w:left="5040" w:hanging="360"/>
      </w:pPr>
      <w:rPr>
        <w:rFonts w:ascii="Symbol" w:hAnsi="Symbol"/>
      </w:rPr>
    </w:lvl>
    <w:lvl w:ilvl="7">
      <w:start w:val="1"/>
      <w:numFmt w:val="bullet"/>
      <w:isLgl w:val="false"/>
      <w:suff w:val="tab"/>
      <w:lvlText w:val="o"/>
      <w:lvlJc w:val="left"/>
      <w:pPr>
        <w:ind w:left="5760" w:hanging="360"/>
      </w:pPr>
      <w:rPr>
        <w:rFonts w:ascii="Courier New" w:hAnsi="Courier New" w:cs="Courier New"/>
      </w:rPr>
    </w:lvl>
    <w:lvl w:ilvl="8">
      <w:start w:val="1"/>
      <w:numFmt w:val="bullet"/>
      <w:isLgl w:val="false"/>
      <w:suff w:val="tab"/>
      <w:lvlText w:val=""/>
      <w:lvlJc w:val="left"/>
      <w:pPr>
        <w:ind w:left="6480" w:hanging="360"/>
      </w:pPr>
      <w:rPr>
        <w:rFonts w:ascii="Wingdings" w:hAnsi="Wingdings"/>
      </w:rPr>
    </w:lvl>
  </w:abstractNum>
  <w:abstractNum w:abstractNumId="20">
    <w:multiLevelType w:val="hybridMultilevel"/>
    <w:lvl w:ilvl="0">
      <w:start w:val="1"/>
      <w:numFmt w:val="decimal"/>
      <w:isLgl w:val="false"/>
      <w:suff w:val="tab"/>
      <w:lvlText w:val="%1."/>
      <w:lvlJc w:val="left"/>
      <w:pPr>
        <w:ind w:left="360" w:hanging="360"/>
        <w:tabs>
          <w:tab w:val="num" w:pos="360" w:leader="none"/>
        </w:tabs>
      </w:pPr>
      <w:rPr>
        <w:rFonts w:cs="Times New Roman"/>
      </w:rPr>
    </w:lvl>
    <w:lvl w:ilvl="1">
      <w:start w:val="1"/>
      <w:numFmt w:val="decimal"/>
      <w:isLgl w:val="false"/>
      <w:suff w:val="tab"/>
      <w:lvlText w:val="%1.%2."/>
      <w:lvlJc w:val="left"/>
      <w:pPr>
        <w:ind w:left="1260" w:hanging="720"/>
        <w:tabs>
          <w:tab w:val="num" w:pos="1260" w:leader="none"/>
        </w:tabs>
      </w:pPr>
      <w:rPr>
        <w:rFonts w:cs="Times New Roman"/>
        <w:b/>
      </w:rPr>
    </w:lvl>
    <w:lvl w:ilvl="2">
      <w:start w:val="1"/>
      <w:numFmt w:val="decimal"/>
      <w:isLgl w:val="false"/>
      <w:suff w:val="tab"/>
      <w:lvlText w:val="%1.%2.%3."/>
      <w:lvlJc w:val="left"/>
      <w:pPr>
        <w:ind w:left="2160" w:hanging="720"/>
        <w:tabs>
          <w:tab w:val="num" w:pos="2160" w:leader="none"/>
        </w:tabs>
      </w:pPr>
      <w:rPr>
        <w:rFonts w:cs="Times New Roman"/>
      </w:rPr>
    </w:lvl>
    <w:lvl w:ilvl="3">
      <w:start w:val="1"/>
      <w:numFmt w:val="decimal"/>
      <w:isLgl w:val="false"/>
      <w:suff w:val="tab"/>
      <w:lvlText w:val="%1.%2.%3.%4."/>
      <w:lvlJc w:val="left"/>
      <w:pPr>
        <w:ind w:left="3240" w:hanging="1080"/>
        <w:tabs>
          <w:tab w:val="num" w:pos="3240" w:leader="none"/>
        </w:tabs>
      </w:pPr>
      <w:rPr>
        <w:rFonts w:cs="Times New Roman"/>
      </w:rPr>
    </w:lvl>
    <w:lvl w:ilvl="4">
      <w:start w:val="1"/>
      <w:numFmt w:val="bullet"/>
      <w:isLgl w:val="false"/>
      <w:suff w:val="tab"/>
      <w:lvlText w:val=""/>
      <w:lvlJc w:val="left"/>
      <w:pPr>
        <w:ind w:left="3960" w:hanging="1080"/>
        <w:tabs>
          <w:tab w:val="num" w:pos="3960" w:leader="none"/>
        </w:tabs>
      </w:pPr>
      <w:rPr>
        <w:rFonts w:ascii="Symbol" w:hAnsi="Symbol"/>
      </w:rPr>
    </w:lvl>
    <w:lvl w:ilvl="5">
      <w:start w:val="1"/>
      <w:numFmt w:val="decimal"/>
      <w:isLgl w:val="false"/>
      <w:suff w:val="tab"/>
      <w:lvlText w:val="%1.%2.%3.%4.%5.%6."/>
      <w:lvlJc w:val="left"/>
      <w:pPr>
        <w:ind w:left="5040" w:hanging="1440"/>
        <w:tabs>
          <w:tab w:val="num" w:pos="5040" w:leader="none"/>
        </w:tabs>
      </w:pPr>
      <w:rPr>
        <w:rFonts w:cs="Times New Roman"/>
      </w:rPr>
    </w:lvl>
    <w:lvl w:ilvl="6">
      <w:start w:val="1"/>
      <w:numFmt w:val="decimal"/>
      <w:isLgl w:val="false"/>
      <w:suff w:val="tab"/>
      <w:lvlText w:val="%1.%2.%3.%4.%5.%6.%7."/>
      <w:lvlJc w:val="left"/>
      <w:pPr>
        <w:ind w:left="6120" w:hanging="1800"/>
        <w:tabs>
          <w:tab w:val="num" w:pos="6120" w:leader="none"/>
        </w:tabs>
      </w:pPr>
      <w:rPr>
        <w:rFonts w:cs="Times New Roman"/>
      </w:rPr>
    </w:lvl>
    <w:lvl w:ilvl="7">
      <w:start w:val="1"/>
      <w:numFmt w:val="decimal"/>
      <w:isLgl w:val="false"/>
      <w:suff w:val="tab"/>
      <w:lvlText w:val="%1.%2.%3.%4.%5.%6.%7.%8."/>
      <w:lvlJc w:val="left"/>
      <w:pPr>
        <w:ind w:left="6840" w:hanging="1800"/>
        <w:tabs>
          <w:tab w:val="num" w:pos="6840" w:leader="none"/>
        </w:tabs>
      </w:pPr>
      <w:rPr>
        <w:rFonts w:cs="Times New Roman"/>
      </w:rPr>
    </w:lvl>
    <w:lvl w:ilvl="8">
      <w:start w:val="1"/>
      <w:numFmt w:val="decimal"/>
      <w:isLgl w:val="false"/>
      <w:suff w:val="tab"/>
      <w:lvlText w:val="%1.%2.%3.%4.%5.%6.%7.%8.%9."/>
      <w:lvlJc w:val="left"/>
      <w:pPr>
        <w:ind w:left="7920" w:hanging="2160"/>
        <w:tabs>
          <w:tab w:val="num" w:pos="7920" w:leader="none"/>
        </w:tabs>
      </w:pPr>
      <w:rPr>
        <w:rFonts w:cs="Times New Roman"/>
      </w:rPr>
    </w:lvl>
  </w:abstractNum>
  <w:abstractNum w:abstractNumId="21">
    <w:multiLevelType w:val="hybridMultilevel"/>
    <w:lvl w:ilvl="0">
      <w:start w:val="3"/>
      <w:numFmt w:val="decimal"/>
      <w:isLgl w:val="false"/>
      <w:suff w:val="tab"/>
      <w:lvlText w:val="%1."/>
      <w:lvlJc w:val="left"/>
      <w:pPr>
        <w:ind w:left="720" w:hanging="720"/>
      </w:pPr>
      <w:rPr>
        <w:rFonts w:cs="Times New Roman"/>
      </w:rPr>
    </w:lvl>
    <w:lvl w:ilvl="1">
      <w:start w:val="1"/>
      <w:numFmt w:val="decimal"/>
      <w:isLgl w:val="false"/>
      <w:suff w:val="tab"/>
      <w:lvlText w:val="%1.%2."/>
      <w:lvlJc w:val="left"/>
      <w:pPr>
        <w:ind w:left="1440" w:hanging="1080"/>
      </w:pPr>
      <w:rPr>
        <w:rFonts w:cs="Times New Roman"/>
      </w:rPr>
    </w:lvl>
    <w:lvl w:ilvl="2">
      <w:start w:val="1"/>
      <w:numFmt w:val="decimal"/>
      <w:isLgl w:val="false"/>
      <w:suff w:val="tab"/>
      <w:lvlText w:val="%1.%2.%3."/>
      <w:lvlJc w:val="left"/>
      <w:pPr>
        <w:ind w:left="1506" w:hanging="1080"/>
      </w:pPr>
      <w:rPr>
        <w:rFonts w:cs="Times New Roman"/>
      </w:rPr>
    </w:lvl>
    <w:lvl w:ilvl="3">
      <w:start w:val="1"/>
      <w:numFmt w:val="decimal"/>
      <w:isLgl w:val="false"/>
      <w:suff w:val="tab"/>
      <w:lvlText w:val="%1.%2.%3.%4."/>
      <w:lvlJc w:val="left"/>
      <w:pPr>
        <w:ind w:left="2008" w:hanging="1440"/>
      </w:pPr>
      <w:rPr>
        <w:rFonts w:cs="Times New Roman"/>
      </w:rPr>
    </w:lvl>
    <w:lvl w:ilvl="4">
      <w:start w:val="1"/>
      <w:numFmt w:val="bullet"/>
      <w:isLgl w:val="false"/>
      <w:suff w:val="tab"/>
      <w:lvlText w:val=""/>
      <w:lvlJc w:val="left"/>
      <w:pPr>
        <w:ind w:left="2880" w:hanging="1440"/>
      </w:pPr>
      <w:rPr>
        <w:rFonts w:ascii="Symbol" w:hAnsi="Symbol"/>
      </w:rPr>
    </w:lvl>
    <w:lvl w:ilvl="5">
      <w:start w:val="1"/>
      <w:numFmt w:val="decimal"/>
      <w:isLgl w:val="false"/>
      <w:suff w:val="tab"/>
      <w:lvlText w:val="%1.%2.%3.%4.%5.%6."/>
      <w:lvlJc w:val="left"/>
      <w:pPr>
        <w:ind w:left="3600" w:hanging="1800"/>
      </w:pPr>
      <w:rPr>
        <w:rFonts w:cs="Times New Roman"/>
      </w:rPr>
    </w:lvl>
    <w:lvl w:ilvl="6">
      <w:start w:val="1"/>
      <w:numFmt w:val="decimal"/>
      <w:isLgl w:val="false"/>
      <w:suff w:val="tab"/>
      <w:lvlText w:val="%1.%2.%3.%4.%5.%6.%7."/>
      <w:lvlJc w:val="left"/>
      <w:pPr>
        <w:ind w:left="3960" w:hanging="1800"/>
      </w:pPr>
      <w:rPr>
        <w:rFonts w:cs="Times New Roman"/>
      </w:rPr>
    </w:lvl>
    <w:lvl w:ilvl="7">
      <w:start w:val="1"/>
      <w:numFmt w:val="decimal"/>
      <w:isLgl w:val="false"/>
      <w:suff w:val="tab"/>
      <w:lvlText w:val="%1.%2.%3.%4.%5.%6.%7.%8."/>
      <w:lvlJc w:val="left"/>
      <w:pPr>
        <w:ind w:left="4680" w:hanging="2160"/>
      </w:pPr>
      <w:rPr>
        <w:rFonts w:cs="Times New Roman"/>
      </w:rPr>
    </w:lvl>
    <w:lvl w:ilvl="8">
      <w:start w:val="1"/>
      <w:numFmt w:val="decimal"/>
      <w:isLgl w:val="false"/>
      <w:suff w:val="tab"/>
      <w:lvlText w:val="%1.%2.%3.%4.%5.%6.%7.%8.%9."/>
      <w:lvlJc w:val="left"/>
      <w:pPr>
        <w:ind w:left="5040" w:hanging="2160"/>
      </w:pPr>
      <w:rPr>
        <w:rFonts w:cs="Times New Roman"/>
      </w:rPr>
    </w:lvl>
  </w:abstractNum>
  <w:abstractNum w:abstractNumId="22">
    <w:multiLevelType w:val="hybridMultilevel"/>
    <w:lvl w:ilvl="0">
      <w:start w:val="3"/>
      <w:numFmt w:val="decimal"/>
      <w:isLgl w:val="false"/>
      <w:suff w:val="tab"/>
      <w:lvlText w:val="%1."/>
      <w:lvlJc w:val="left"/>
      <w:pPr>
        <w:ind w:left="720" w:hanging="360"/>
      </w:pPr>
      <w:rPr>
        <w:b w:val="0"/>
        <w:i w:val="0"/>
      </w:r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3">
    <w:multiLevelType w:val="hybridMultilevel"/>
    <w:lvl w:ilvl="0">
      <w:start w:val="1"/>
      <w:numFmt w:val="bullet"/>
      <w:isLgl w:val="false"/>
      <w:suff w:val="tab"/>
      <w:lvlText w:val=""/>
      <w:lvlJc w:val="left"/>
      <w:pPr>
        <w:ind w:left="927" w:hanging="360"/>
      </w:pPr>
      <w:rPr>
        <w:rFonts w:ascii="Symbol" w:hAnsi="Symbol"/>
      </w:rPr>
    </w:lvl>
    <w:lvl w:ilvl="1">
      <w:start w:val="1"/>
      <w:numFmt w:val="bullet"/>
      <w:isLgl w:val="false"/>
      <w:suff w:val="tab"/>
      <w:lvlText w:val="o"/>
      <w:lvlJc w:val="left"/>
      <w:pPr>
        <w:ind w:left="1647" w:hanging="360"/>
      </w:pPr>
      <w:rPr>
        <w:rFonts w:ascii="Courier New" w:hAnsi="Courier New" w:cs="Courier New"/>
      </w:rPr>
    </w:lvl>
    <w:lvl w:ilvl="2">
      <w:start w:val="1"/>
      <w:numFmt w:val="bullet"/>
      <w:isLgl w:val="false"/>
      <w:suff w:val="tab"/>
      <w:lvlText w:val=""/>
      <w:lvlJc w:val="left"/>
      <w:pPr>
        <w:ind w:left="2367" w:hanging="360"/>
      </w:pPr>
      <w:rPr>
        <w:rFonts w:ascii="Wingdings" w:hAnsi="Wingdings"/>
      </w:rPr>
    </w:lvl>
    <w:lvl w:ilvl="3">
      <w:start w:val="1"/>
      <w:numFmt w:val="bullet"/>
      <w:isLgl w:val="false"/>
      <w:suff w:val="tab"/>
      <w:lvlText w:val=""/>
      <w:lvlJc w:val="left"/>
      <w:pPr>
        <w:ind w:left="3087" w:hanging="360"/>
      </w:pPr>
      <w:rPr>
        <w:rFonts w:ascii="Symbol" w:hAnsi="Symbol"/>
      </w:rPr>
    </w:lvl>
    <w:lvl w:ilvl="4">
      <w:start w:val="1"/>
      <w:numFmt w:val="bullet"/>
      <w:isLgl w:val="false"/>
      <w:suff w:val="tab"/>
      <w:lvlText w:val="o"/>
      <w:lvlJc w:val="left"/>
      <w:pPr>
        <w:ind w:left="3807" w:hanging="360"/>
      </w:pPr>
      <w:rPr>
        <w:rFonts w:ascii="Courier New" w:hAnsi="Courier New" w:cs="Courier New"/>
      </w:rPr>
    </w:lvl>
    <w:lvl w:ilvl="5">
      <w:start w:val="1"/>
      <w:numFmt w:val="bullet"/>
      <w:isLgl w:val="false"/>
      <w:suff w:val="tab"/>
      <w:lvlText w:val=""/>
      <w:lvlJc w:val="left"/>
      <w:pPr>
        <w:ind w:left="4527" w:hanging="360"/>
      </w:pPr>
      <w:rPr>
        <w:rFonts w:ascii="Wingdings" w:hAnsi="Wingdings"/>
      </w:rPr>
    </w:lvl>
    <w:lvl w:ilvl="6">
      <w:start w:val="1"/>
      <w:numFmt w:val="bullet"/>
      <w:isLgl w:val="false"/>
      <w:suff w:val="tab"/>
      <w:lvlText w:val=""/>
      <w:lvlJc w:val="left"/>
      <w:pPr>
        <w:ind w:left="5247" w:hanging="360"/>
      </w:pPr>
      <w:rPr>
        <w:rFonts w:ascii="Symbol" w:hAnsi="Symbol"/>
      </w:rPr>
    </w:lvl>
    <w:lvl w:ilvl="7">
      <w:start w:val="1"/>
      <w:numFmt w:val="bullet"/>
      <w:isLgl w:val="false"/>
      <w:suff w:val="tab"/>
      <w:lvlText w:val="o"/>
      <w:lvlJc w:val="left"/>
      <w:pPr>
        <w:ind w:left="5967" w:hanging="360"/>
      </w:pPr>
      <w:rPr>
        <w:rFonts w:ascii="Courier New" w:hAnsi="Courier New" w:cs="Courier New"/>
      </w:rPr>
    </w:lvl>
    <w:lvl w:ilvl="8">
      <w:start w:val="1"/>
      <w:numFmt w:val="bullet"/>
      <w:isLgl w:val="false"/>
      <w:suff w:val="tab"/>
      <w:lvlText w:val=""/>
      <w:lvlJc w:val="left"/>
      <w:pPr>
        <w:ind w:left="6687" w:hanging="360"/>
      </w:pPr>
      <w:rPr>
        <w:rFonts w:ascii="Wingdings" w:hAnsi="Wingdings"/>
      </w:rPr>
    </w:lvl>
  </w:abstractNum>
  <w:abstractNum w:abstractNumId="24">
    <w:multiLevelType w:val="hybridMultilevel"/>
    <w:numStyleLink w:val="1631"/>
    <w:lvl w:ilvl="0">
      <w:start w:val="1"/>
      <w:numFmt w:val="bullet"/>
      <w:isLgl w:val="false"/>
      <w:suff w:val="tab"/>
      <w:lvlText w:val="·"/>
      <w:lvlJc w:val="left"/>
      <w:pPr>
        <w:ind w:left="720" w:hanging="360"/>
      </w:pPr>
      <w:rPr>
        <w:rFonts w:hint="default" w:ascii="Symbol" w:hAnsi="Symbol" w:eastAsia="Symbol" w:cs="Symbol"/>
      </w:rPr>
    </w:lvl>
    <w:lvl w:ilvl="1">
      <w:start w:val="1"/>
      <w:numFmt w:val="bullet"/>
      <w:isLgl w:val="false"/>
      <w:suff w:val="tab"/>
      <w:lvlText w:val="o"/>
      <w:lvlJc w:val="left"/>
      <w:pPr>
        <w:ind w:left="1440" w:hanging="360"/>
      </w:pPr>
      <w:rPr>
        <w:rFonts w:hint="default" w:ascii="Courier New" w:hAnsi="Courier New" w:eastAsia="Courier New" w:cs="Courier New"/>
      </w:rPr>
    </w:lvl>
    <w:lvl w:ilvl="2">
      <w:start w:val="1"/>
      <w:numFmt w:val="bullet"/>
      <w:isLgl w:val="false"/>
      <w:suff w:val="tab"/>
      <w:lvlText w:val="§"/>
      <w:lvlJc w:val="left"/>
      <w:pPr>
        <w:ind w:left="2160" w:hanging="360"/>
      </w:pPr>
      <w:rPr>
        <w:rFonts w:hint="default" w:ascii="Wingdings" w:hAnsi="Wingdings" w:eastAsia="Wingdings" w:cs="Wingdings"/>
      </w:rPr>
    </w:lvl>
    <w:lvl w:ilvl="3">
      <w:start w:val="1"/>
      <w:numFmt w:val="bullet"/>
      <w:isLgl w:val="false"/>
      <w:suff w:val="tab"/>
      <w:lvlText w:val="·"/>
      <w:lvlJc w:val="left"/>
      <w:pPr>
        <w:ind w:left="2880" w:hanging="360"/>
      </w:pPr>
      <w:rPr>
        <w:rFonts w:hint="default" w:ascii="Symbol" w:hAnsi="Symbol" w:eastAsia="Symbol" w:cs="Symbol"/>
      </w:rPr>
    </w:lvl>
    <w:lvl w:ilvl="4">
      <w:start w:val="1"/>
      <w:numFmt w:val="bullet"/>
      <w:isLgl w:val="false"/>
      <w:suff w:val="tab"/>
      <w:lvlText w:val="o"/>
      <w:lvlJc w:val="left"/>
      <w:pPr>
        <w:ind w:left="3600" w:hanging="360"/>
      </w:pPr>
      <w:rPr>
        <w:rFonts w:hint="default" w:ascii="Courier New" w:hAnsi="Courier New" w:eastAsia="Courier New" w:cs="Courier New"/>
      </w:rPr>
    </w:lvl>
    <w:lvl w:ilvl="5">
      <w:start w:val="1"/>
      <w:numFmt w:val="bullet"/>
      <w:isLgl w:val="false"/>
      <w:suff w:val="tab"/>
      <w:lvlText w:val="§"/>
      <w:lvlJc w:val="left"/>
      <w:pPr>
        <w:ind w:left="4320" w:hanging="360"/>
      </w:pPr>
      <w:rPr>
        <w:rFonts w:hint="default" w:ascii="Wingdings" w:hAnsi="Wingdings" w:eastAsia="Wingdings" w:cs="Wingdings"/>
      </w:rPr>
    </w:lvl>
    <w:lvl w:ilvl="6">
      <w:start w:val="1"/>
      <w:numFmt w:val="bullet"/>
      <w:isLgl w:val="false"/>
      <w:suff w:val="tab"/>
      <w:lvlText w:val="·"/>
      <w:lvlJc w:val="left"/>
      <w:pPr>
        <w:ind w:left="5040" w:hanging="360"/>
      </w:pPr>
      <w:rPr>
        <w:rFonts w:hint="default" w:ascii="Symbol" w:hAnsi="Symbol" w:eastAsia="Symbol" w:cs="Symbol"/>
      </w:rPr>
    </w:lvl>
    <w:lvl w:ilvl="7">
      <w:start w:val="1"/>
      <w:numFmt w:val="bullet"/>
      <w:isLgl w:val="false"/>
      <w:suff w:val="tab"/>
      <w:lvlText w:val="o"/>
      <w:lvlJc w:val="left"/>
      <w:pPr>
        <w:ind w:left="5760" w:hanging="360"/>
      </w:pPr>
      <w:rPr>
        <w:rFonts w:hint="default" w:ascii="Courier New" w:hAnsi="Courier New" w:eastAsia="Courier New" w:cs="Courier New"/>
      </w:rPr>
    </w:lvl>
    <w:lvl w:ilvl="8">
      <w:start w:val="1"/>
      <w:numFmt w:val="bullet"/>
      <w:isLgl w:val="false"/>
      <w:suff w:val="tab"/>
      <w:lvlText w:val="§"/>
      <w:lvlJc w:val="left"/>
      <w:pPr>
        <w:ind w:left="6480" w:hanging="360"/>
      </w:pPr>
      <w:rPr>
        <w:rFonts w:hint="default" w:ascii="Wingdings" w:hAnsi="Wingdings" w:eastAsia="Wingdings" w:cs="Wingdings"/>
      </w:rPr>
    </w:lvl>
  </w:abstractNum>
  <w:abstractNum w:abstractNumId="25">
    <w:multiLevelType w:val="hybridMultilevel"/>
    <w:lvl w:ilvl="0">
      <w:start w:val="5"/>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360" w:hanging="360"/>
        <w:tabs>
          <w:tab w:val="num" w:pos="360" w:leader="none"/>
        </w:tabs>
      </w:pPr>
      <w:rPr>
        <w:b w:val="0"/>
        <w:i w:val="0"/>
        <w:sz w:val="24"/>
        <w:szCs w:val="24"/>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26">
    <w:multiLevelType w:val="hybridMultilevel"/>
    <w:lvl w:ilvl="0">
      <w:start w:val="5"/>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360" w:hanging="360"/>
        <w:tabs>
          <w:tab w:val="num" w:pos="360" w:leader="none"/>
        </w:tabs>
      </w:pPr>
      <w:rPr>
        <w:b w:val="0"/>
        <w:i w:val="0"/>
        <w:sz w:val="24"/>
        <w:szCs w:val="24"/>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27">
    <w:multiLevelType w:val="hybridMultilevel"/>
    <w:lvl w:ilvl="0">
      <w:start w:val="5"/>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360" w:hanging="360"/>
        <w:tabs>
          <w:tab w:val="num" w:pos="360" w:leader="none"/>
        </w:tabs>
      </w:pPr>
      <w:rPr>
        <w:b w:val="0"/>
        <w:i w:val="0"/>
        <w:sz w:val="24"/>
        <w:szCs w:val="24"/>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28">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29">
    <w:multiLevelType w:val="hybridMultilevel"/>
    <w:lvl w:ilvl="0">
      <w:start w:val="1"/>
      <w:numFmt w:val="decimal"/>
      <w:isLgl w:val="false"/>
      <w:suff w:val="tab"/>
      <w:lvlText w:val="%1."/>
      <w:lvlJc w:val="left"/>
      <w:pPr>
        <w:ind w:left="1069" w:hanging="360"/>
      </w:pPr>
      <w:rPr>
        <w:b/>
        <w:i w:val="0"/>
      </w:rPr>
    </w:lvl>
    <w:lvl w:ilvl="1">
      <w:start w:val="3"/>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0">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1">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2">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3">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4">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5">
    <w:multiLevelType w:val="hybridMultilevel"/>
    <w:lvl w:ilvl="0">
      <w:start w:val="1"/>
      <w:numFmt w:val="decimal"/>
      <w:isLgl w:val="false"/>
      <w:suff w:val="tab"/>
      <w:lvlText w:val="%1."/>
      <w:lvlJc w:val="left"/>
      <w:pPr>
        <w:ind w:left="1069" w:hanging="360"/>
      </w:pPr>
      <w:rPr>
        <w:b/>
        <w:i w:val="0"/>
      </w:rPr>
    </w:lvl>
    <w:lvl w:ilvl="1">
      <w:start w:val="9"/>
      <w:numFmt w:val="none"/>
      <w:isLgl w:val="false"/>
      <w:suff w:val="tab"/>
      <w:lvlText w:val="7.1."/>
      <w:lvlJc w:val="left"/>
      <w:pPr>
        <w:ind w:left="6389"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6">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7">
    <w:multiLevelType w:val="hybridMultilevel"/>
    <w:lvl w:ilvl="0">
      <w:start w:val="1"/>
      <w:numFmt w:val="decimal"/>
      <w:isLgl w:val="false"/>
      <w:suff w:val="tab"/>
      <w:lvlText w:val="%1."/>
      <w:lvlJc w:val="left"/>
      <w:pPr>
        <w:ind w:left="1069" w:hanging="360"/>
      </w:pPr>
      <w:rPr>
        <w:b/>
        <w:i w:val="0"/>
      </w:rPr>
    </w:lvl>
    <w:lvl w:ilvl="1">
      <w:start w:val="7"/>
      <w:numFmt w:val="none"/>
      <w:isLgl w:val="false"/>
      <w:suff w:val="tab"/>
      <w:lvlText w:val="5.1."/>
      <w:lvlJc w:val="left"/>
      <w:pPr>
        <w:ind w:left="6389"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8">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39">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40">
    <w:multiLevelType w:val="hybridMultilevel"/>
    <w:lvl w:ilvl="0">
      <w:start w:val="1"/>
      <w:numFmt w:val="decimal"/>
      <w:isLgl w:val="false"/>
      <w:suff w:val="tab"/>
      <w:lvlText w:val="%1."/>
      <w:lvlJc w:val="left"/>
      <w:pPr>
        <w:ind w:left="1069" w:hanging="360"/>
      </w:pPr>
      <w:rPr>
        <w:b/>
        <w:i w:val="0"/>
      </w:rPr>
    </w:lvl>
    <w:lvl w:ilvl="1">
      <w:start w:val="1"/>
      <w:numFmt w:val="decimal"/>
      <w:isLgl w:val="false"/>
      <w:suff w:val="tab"/>
      <w:lvlText w:val="%1.%2."/>
      <w:lvlJc w:val="left"/>
      <w:pPr>
        <w:ind w:left="1286" w:hanging="435"/>
      </w:pPr>
      <w:rPr>
        <w:rFonts w:ascii="Times New Roman" w:hAnsi="Times New Roman" w:cs="Times New Roman"/>
        <w:b w:val="0"/>
        <w:i w:val="0"/>
        <w:color w:val="000000"/>
      </w:rPr>
    </w:lvl>
    <w:lvl w:ilvl="2">
      <w:start w:val="1"/>
      <w:numFmt w:val="decimal"/>
      <w:isLgl w:val="false"/>
      <w:suff w:val="tab"/>
      <w:lvlText w:val="%1.%2.%3."/>
      <w:lvlJc w:val="left"/>
      <w:pPr>
        <w:ind w:left="1430" w:hanging="720"/>
      </w:pPr>
    </w:lvl>
    <w:lvl w:ilvl="3">
      <w:start w:val="1"/>
      <w:numFmt w:val="decimal"/>
      <w:isLgl w:val="false"/>
      <w:suff w:val="tab"/>
      <w:lvlText w:val="%1.%2.%3.%4."/>
      <w:lvlJc w:val="left"/>
      <w:pPr>
        <w:ind w:left="1429" w:hanging="720"/>
      </w:pPr>
    </w:lvl>
    <w:lvl w:ilvl="4">
      <w:start w:val="1"/>
      <w:numFmt w:val="decimal"/>
      <w:isLgl w:val="false"/>
      <w:suff w:val="tab"/>
      <w:lvlText w:val="%1.%2.%3.%4.%5."/>
      <w:lvlJc w:val="left"/>
      <w:pPr>
        <w:ind w:left="1789" w:hanging="1080"/>
      </w:pPr>
    </w:lvl>
    <w:lvl w:ilvl="5">
      <w:start w:val="1"/>
      <w:numFmt w:val="decimal"/>
      <w:isLgl w:val="false"/>
      <w:suff w:val="tab"/>
      <w:lvlText w:val="%1.%2.%3.%4.%5.%6."/>
      <w:lvlJc w:val="left"/>
      <w:pPr>
        <w:ind w:left="1789" w:hanging="1080"/>
      </w:pPr>
    </w:lvl>
    <w:lvl w:ilvl="6">
      <w:start w:val="1"/>
      <w:numFmt w:val="decimal"/>
      <w:isLgl w:val="false"/>
      <w:suff w:val="tab"/>
      <w:lvlText w:val="%1.%2.%3.%4.%5.%6.%7."/>
      <w:lvlJc w:val="left"/>
      <w:pPr>
        <w:ind w:left="2149" w:hanging="1440"/>
      </w:pPr>
    </w:lvl>
    <w:lvl w:ilvl="7">
      <w:start w:val="1"/>
      <w:numFmt w:val="decimal"/>
      <w:isLgl w:val="false"/>
      <w:suff w:val="tab"/>
      <w:lvlText w:val="%1.%2.%3.%4.%5.%6.%7.%8."/>
      <w:lvlJc w:val="left"/>
      <w:pPr>
        <w:ind w:left="2149" w:hanging="1440"/>
      </w:pPr>
    </w:lvl>
    <w:lvl w:ilvl="8">
      <w:start w:val="1"/>
      <w:numFmt w:val="decimal"/>
      <w:isLgl w:val="false"/>
      <w:suff w:val="tab"/>
      <w:lvlText w:val="%1.%2.%3.%4.%5.%6.%7.%8.%9."/>
      <w:lvlJc w:val="left"/>
      <w:pPr>
        <w:ind w:left="2509" w:hanging="1800"/>
      </w:pPr>
    </w:lvl>
  </w:abstractNum>
  <w:abstractNum w:abstractNumId="41">
    <w:multiLevelType w:val="hybridMultilevel"/>
    <w:lvl w:ilvl="0">
      <w:start w:val="2"/>
      <w:numFmt w:val="decimal"/>
      <w:isLgl w:val="false"/>
      <w:suff w:val="tab"/>
      <w:lvlText w:val="%1."/>
      <w:lvlJc w:val="left"/>
      <w:pPr>
        <w:ind w:left="360" w:hanging="360"/>
        <w:tabs>
          <w:tab w:val="num" w:pos="360" w:leader="none"/>
        </w:tabs>
      </w:pPr>
    </w:lvl>
    <w:lvl w:ilvl="1">
      <w:start w:val="1"/>
      <w:numFmt w:val="decimal"/>
      <w:isLgl w:val="false"/>
      <w:suff w:val="tab"/>
      <w:lvlText w:val="%1.%2."/>
      <w:lvlJc w:val="left"/>
      <w:pPr>
        <w:ind w:left="502" w:hanging="360"/>
        <w:tabs>
          <w:tab w:val="num" w:pos="502" w:leader="none"/>
        </w:tabs>
      </w:pPr>
      <w:rPr>
        <w:b w:val="0"/>
        <w:i w:val="0"/>
      </w:rPr>
    </w:lvl>
    <w:lvl w:ilvl="2">
      <w:start w:val="1"/>
      <w:numFmt w:val="decimal"/>
      <w:isLgl w:val="false"/>
      <w:suff w:val="tab"/>
      <w:lvlText w:val="%1.%2.%3."/>
      <w:lvlJc w:val="left"/>
      <w:pPr>
        <w:ind w:left="840" w:hanging="720"/>
        <w:tabs>
          <w:tab w:val="num" w:pos="840" w:leader="none"/>
        </w:tabs>
      </w:pPr>
    </w:lvl>
    <w:lvl w:ilvl="3">
      <w:start w:val="1"/>
      <w:numFmt w:val="decimal"/>
      <w:isLgl w:val="false"/>
      <w:suff w:val="tab"/>
      <w:lvlText w:val="%1.%2.%3.%4."/>
      <w:lvlJc w:val="left"/>
      <w:pPr>
        <w:ind w:left="900" w:hanging="720"/>
        <w:tabs>
          <w:tab w:val="num" w:pos="900" w:leader="none"/>
        </w:tabs>
      </w:pPr>
    </w:lvl>
    <w:lvl w:ilvl="4">
      <w:start w:val="1"/>
      <w:numFmt w:val="decimal"/>
      <w:isLgl w:val="false"/>
      <w:suff w:val="tab"/>
      <w:lvlText w:val="%1.%2.%3.%4.%5."/>
      <w:lvlJc w:val="left"/>
      <w:pPr>
        <w:ind w:left="1320" w:hanging="1080"/>
        <w:tabs>
          <w:tab w:val="num" w:pos="1320" w:leader="none"/>
        </w:tabs>
      </w:pPr>
    </w:lvl>
    <w:lvl w:ilvl="5">
      <w:start w:val="1"/>
      <w:numFmt w:val="decimal"/>
      <w:isLgl w:val="false"/>
      <w:suff w:val="tab"/>
      <w:lvlText w:val="%1.%2.%3.%4.%5.%6."/>
      <w:lvlJc w:val="left"/>
      <w:pPr>
        <w:ind w:left="1380" w:hanging="1080"/>
        <w:tabs>
          <w:tab w:val="num" w:pos="1380" w:leader="none"/>
        </w:tabs>
      </w:pPr>
    </w:lvl>
    <w:lvl w:ilvl="6">
      <w:start w:val="1"/>
      <w:numFmt w:val="decimal"/>
      <w:isLgl w:val="false"/>
      <w:suff w:val="tab"/>
      <w:lvlText w:val="%1.%2.%3.%4.%5.%6.%7."/>
      <w:lvlJc w:val="left"/>
      <w:pPr>
        <w:ind w:left="1800" w:hanging="1440"/>
        <w:tabs>
          <w:tab w:val="num" w:pos="1800" w:leader="none"/>
        </w:tabs>
      </w:pPr>
    </w:lvl>
    <w:lvl w:ilvl="7">
      <w:start w:val="1"/>
      <w:numFmt w:val="decimal"/>
      <w:isLgl w:val="false"/>
      <w:suff w:val="tab"/>
      <w:lvlText w:val="%1.%2.%3.%4.%5.%6.%7.%8."/>
      <w:lvlJc w:val="left"/>
      <w:pPr>
        <w:ind w:left="1860" w:hanging="1440"/>
        <w:tabs>
          <w:tab w:val="num" w:pos="1860" w:leader="none"/>
        </w:tabs>
      </w:pPr>
    </w:lvl>
    <w:lvl w:ilvl="8">
      <w:start w:val="1"/>
      <w:numFmt w:val="decimal"/>
      <w:isLgl w:val="false"/>
      <w:suff w:val="tab"/>
      <w:lvlText w:val="%1.%2.%3.%4.%5.%6.%7.%8.%9."/>
      <w:lvlJc w:val="left"/>
      <w:pPr>
        <w:ind w:left="2280" w:hanging="1800"/>
        <w:tabs>
          <w:tab w:val="num" w:pos="2280" w:leader="none"/>
        </w:tabs>
      </w:pPr>
    </w:lvl>
  </w:abstractNum>
  <w:abstractNum w:abstractNumId="42">
    <w:multiLevelType w:val="hybridMultilevel"/>
    <w:lvl w:ilvl="0">
      <w:start w:val="15"/>
      <w:numFmt w:val="decimal"/>
      <w:isLgl w:val="false"/>
      <w:suff w:val="tab"/>
      <w:lvlText w:val="%1."/>
      <w:lvlJc w:val="left"/>
      <w:pPr>
        <w:ind w:left="360" w:hanging="360"/>
      </w:pPr>
      <w:rPr>
        <w:color w:val="000000"/>
      </w:rPr>
    </w:lvl>
    <w:lvl w:ilvl="1">
      <w:start w:val="1"/>
      <w:numFmt w:val="decimal"/>
      <w:isLgl w:val="false"/>
      <w:suff w:val="tab"/>
      <w:lvlText w:val="%1.%2."/>
      <w:lvlJc w:val="left"/>
      <w:pPr>
        <w:ind w:left="644" w:hanging="360"/>
      </w:pPr>
      <w:rPr>
        <w:i w:val="0"/>
        <w:color w:val="000000"/>
      </w:rPr>
    </w:lvl>
    <w:lvl w:ilvl="2">
      <w:start w:val="1"/>
      <w:numFmt w:val="decimal"/>
      <w:isLgl w:val="false"/>
      <w:suff w:val="tab"/>
      <w:lvlText w:val="%1.%2.%3."/>
      <w:lvlJc w:val="left"/>
      <w:pPr>
        <w:ind w:left="720" w:hanging="720"/>
      </w:pPr>
      <w:rPr>
        <w:color w:val="000000"/>
      </w:rPr>
    </w:lvl>
    <w:lvl w:ilvl="3">
      <w:start w:val="1"/>
      <w:numFmt w:val="decimal"/>
      <w:isLgl w:val="false"/>
      <w:suff w:val="tab"/>
      <w:lvlText w:val="%1.%2.%3.%4."/>
      <w:lvlJc w:val="left"/>
      <w:pPr>
        <w:ind w:left="720" w:hanging="720"/>
      </w:pPr>
      <w:rPr>
        <w:color w:val="000000"/>
      </w:rPr>
    </w:lvl>
    <w:lvl w:ilvl="4">
      <w:start w:val="1"/>
      <w:numFmt w:val="decimal"/>
      <w:isLgl w:val="false"/>
      <w:suff w:val="tab"/>
      <w:lvlText w:val="%1.%2.%3.%4.%5."/>
      <w:lvlJc w:val="left"/>
      <w:pPr>
        <w:ind w:left="1080" w:hanging="1080"/>
      </w:pPr>
      <w:rPr>
        <w:color w:val="000000"/>
      </w:rPr>
    </w:lvl>
    <w:lvl w:ilvl="5">
      <w:start w:val="1"/>
      <w:numFmt w:val="decimal"/>
      <w:isLgl w:val="false"/>
      <w:suff w:val="tab"/>
      <w:lvlText w:val="%1.%2.%3.%4.%5.%6."/>
      <w:lvlJc w:val="left"/>
      <w:pPr>
        <w:ind w:left="1080" w:hanging="1080"/>
      </w:pPr>
      <w:rPr>
        <w:color w:val="000000"/>
      </w:rPr>
    </w:lvl>
    <w:lvl w:ilvl="6">
      <w:start w:val="1"/>
      <w:numFmt w:val="decimal"/>
      <w:isLgl w:val="false"/>
      <w:suff w:val="tab"/>
      <w:lvlText w:val="%1.%2.%3.%4.%5.%6.%7."/>
      <w:lvlJc w:val="left"/>
      <w:pPr>
        <w:ind w:left="1440" w:hanging="1440"/>
      </w:pPr>
      <w:rPr>
        <w:color w:val="000000"/>
      </w:rPr>
    </w:lvl>
    <w:lvl w:ilvl="7">
      <w:start w:val="1"/>
      <w:numFmt w:val="decimal"/>
      <w:isLgl w:val="false"/>
      <w:suff w:val="tab"/>
      <w:lvlText w:val="%1.%2.%3.%4.%5.%6.%7.%8."/>
      <w:lvlJc w:val="left"/>
      <w:pPr>
        <w:ind w:left="1440" w:hanging="1440"/>
      </w:pPr>
      <w:rPr>
        <w:color w:val="000000"/>
      </w:rPr>
    </w:lvl>
    <w:lvl w:ilvl="8">
      <w:start w:val="1"/>
      <w:numFmt w:val="decimal"/>
      <w:isLgl w:val="false"/>
      <w:suff w:val="tab"/>
      <w:lvlText w:val="%1.%2.%3.%4.%5.%6.%7.%8.%9."/>
      <w:lvlJc w:val="left"/>
      <w:pPr>
        <w:ind w:left="1800" w:hanging="1800"/>
      </w:pPr>
      <w:rPr>
        <w:color w:val="000000"/>
      </w:rPr>
    </w:lvl>
  </w:abstractNum>
  <w:abstractNum w:abstractNumId="43">
    <w:multiLevelType w:val="hybridMultilevel"/>
    <w:lvl w:ilvl="0">
      <w:start w:val="1"/>
      <w:numFmt w:val="decimal"/>
      <w:isLgl w:val="false"/>
      <w:suff w:val="tab"/>
      <w:lvlText w:val="%1."/>
      <w:lvlJc w:val="left"/>
      <w:pPr>
        <w:ind w:left="450" w:hanging="450"/>
      </w:pPr>
    </w:lvl>
    <w:lvl w:ilvl="1">
      <w:start w:val="1"/>
      <w:numFmt w:val="decimal"/>
      <w:isLgl w:val="false"/>
      <w:suff w:val="tab"/>
      <w:lvlText w:val="%1.%2."/>
      <w:lvlJc w:val="left"/>
      <w:pPr>
        <w:ind w:left="862" w:hanging="720"/>
      </w:pPr>
    </w:lvl>
    <w:lvl w:ilvl="2">
      <w:start w:val="1"/>
      <w:numFmt w:val="decimal"/>
      <w:isLgl w:val="false"/>
      <w:suff w:val="tab"/>
      <w:lvlText w:val="%1.%2.%3."/>
      <w:lvlJc w:val="left"/>
      <w:pPr>
        <w:ind w:left="2138" w:hanging="720"/>
      </w:pPr>
    </w:lvl>
    <w:lvl w:ilvl="3">
      <w:start w:val="1"/>
      <w:numFmt w:val="decimal"/>
      <w:isLgl w:val="false"/>
      <w:suff w:val="tab"/>
      <w:lvlText w:val="%1.%2.%3.%4."/>
      <w:lvlJc w:val="left"/>
      <w:pPr>
        <w:ind w:left="3207" w:hanging="1080"/>
      </w:pPr>
    </w:lvl>
    <w:lvl w:ilvl="4">
      <w:start w:val="1"/>
      <w:numFmt w:val="decimal"/>
      <w:isLgl w:val="false"/>
      <w:suff w:val="tab"/>
      <w:lvlText w:val="%1.%2.%3.%4.%5."/>
      <w:lvlJc w:val="left"/>
      <w:pPr>
        <w:ind w:left="3916" w:hanging="1080"/>
      </w:pPr>
    </w:lvl>
    <w:lvl w:ilvl="5">
      <w:start w:val="1"/>
      <w:numFmt w:val="decimal"/>
      <w:isLgl w:val="false"/>
      <w:suff w:val="tab"/>
      <w:lvlText w:val="%1.%2.%3.%4.%5.%6."/>
      <w:lvlJc w:val="left"/>
      <w:pPr>
        <w:ind w:left="4985" w:hanging="1440"/>
      </w:pPr>
    </w:lvl>
    <w:lvl w:ilvl="6">
      <w:start w:val="1"/>
      <w:numFmt w:val="decimal"/>
      <w:isLgl w:val="false"/>
      <w:suff w:val="tab"/>
      <w:lvlText w:val="%1.%2.%3.%4.%5.%6.%7."/>
      <w:lvlJc w:val="left"/>
      <w:pPr>
        <w:ind w:left="6054" w:hanging="1800"/>
      </w:pPr>
    </w:lvl>
    <w:lvl w:ilvl="7">
      <w:start w:val="1"/>
      <w:numFmt w:val="decimal"/>
      <w:isLgl w:val="false"/>
      <w:suff w:val="tab"/>
      <w:lvlText w:val="%1.%2.%3.%4.%5.%6.%7.%8."/>
      <w:lvlJc w:val="left"/>
      <w:pPr>
        <w:ind w:left="6763" w:hanging="1800"/>
      </w:pPr>
    </w:lvl>
    <w:lvl w:ilvl="8">
      <w:start w:val="1"/>
      <w:numFmt w:val="decimal"/>
      <w:isLgl w:val="false"/>
      <w:suff w:val="tab"/>
      <w:lvlText w:val="%1.%2.%3.%4.%5.%6.%7.%8.%9."/>
      <w:lvlJc w:val="left"/>
      <w:pPr>
        <w:ind w:left="7832" w:hanging="2160"/>
      </w:pPr>
    </w:lvl>
  </w:abstractNum>
  <w:abstractNum w:abstractNumId="44">
    <w:multiLevelType w:val="hybridMultilevel"/>
    <w:lvl w:ilvl="0">
      <w:start w:val="1"/>
      <w:numFmt w:val="decimal"/>
      <w:isLgl w:val="false"/>
      <w:suff w:val="tab"/>
      <w:lvlText w:val="%1.1."/>
      <w:lvlJc w:val="left"/>
      <w:pPr>
        <w:ind w:left="360" w:hanging="360"/>
        <w:tabs>
          <w:tab w:val="num" w:pos="360" w:leader="none"/>
        </w:tabs>
      </w:pPr>
      <w:rPr>
        <w:b w:val="0"/>
      </w:rPr>
    </w:lvl>
    <w:lvl w:ilvl="1">
      <w:start w:val="1"/>
      <w:numFmt w:val="decimal"/>
      <w:isLgl w:val="false"/>
      <w:suff w:val="tab"/>
      <w:lvlText w:val="%1.%2."/>
      <w:lvlJc w:val="left"/>
      <w:pPr>
        <w:ind w:left="420" w:hanging="360"/>
        <w:tabs>
          <w:tab w:val="num" w:pos="420" w:leader="none"/>
        </w:tabs>
      </w:pPr>
      <w:rPr>
        <w:b w:val="0"/>
      </w:rPr>
    </w:lvl>
    <w:lvl w:ilvl="2">
      <w:start w:val="1"/>
      <w:numFmt w:val="decimal"/>
      <w:isLgl w:val="false"/>
      <w:suff w:val="tab"/>
      <w:lvlText w:val="%1.%2.%3."/>
      <w:lvlJc w:val="left"/>
      <w:pPr>
        <w:ind w:left="840" w:hanging="720"/>
        <w:tabs>
          <w:tab w:val="num" w:pos="840" w:leader="none"/>
        </w:tabs>
      </w:pPr>
      <w:rPr>
        <w:b w:val="0"/>
      </w:rPr>
    </w:lvl>
    <w:lvl w:ilvl="3">
      <w:start w:val="1"/>
      <w:numFmt w:val="decimal"/>
      <w:isLgl w:val="false"/>
      <w:suff w:val="tab"/>
      <w:lvlText w:val="%1.%2.%3.%4."/>
      <w:lvlJc w:val="left"/>
      <w:pPr>
        <w:ind w:left="900" w:hanging="720"/>
        <w:tabs>
          <w:tab w:val="num" w:pos="900" w:leader="none"/>
        </w:tabs>
      </w:pPr>
      <w:rPr>
        <w:b w:val="0"/>
      </w:rPr>
    </w:lvl>
    <w:lvl w:ilvl="4">
      <w:start w:val="1"/>
      <w:numFmt w:val="decimal"/>
      <w:isLgl w:val="false"/>
      <w:suff w:val="tab"/>
      <w:lvlText w:val="%1.%2.%3.%4.%5."/>
      <w:lvlJc w:val="left"/>
      <w:pPr>
        <w:ind w:left="1320" w:hanging="1080"/>
        <w:tabs>
          <w:tab w:val="num" w:pos="1320" w:leader="none"/>
        </w:tabs>
      </w:pPr>
      <w:rPr>
        <w:b w:val="0"/>
      </w:rPr>
    </w:lvl>
    <w:lvl w:ilvl="5">
      <w:start w:val="1"/>
      <w:numFmt w:val="decimal"/>
      <w:isLgl w:val="false"/>
      <w:suff w:val="tab"/>
      <w:lvlText w:val="%1.%2.%3.%4.%5.%6."/>
      <w:lvlJc w:val="left"/>
      <w:pPr>
        <w:ind w:left="1380" w:hanging="1080"/>
        <w:tabs>
          <w:tab w:val="num" w:pos="1380" w:leader="none"/>
        </w:tabs>
      </w:pPr>
      <w:rPr>
        <w:b w:val="0"/>
      </w:rPr>
    </w:lvl>
    <w:lvl w:ilvl="6">
      <w:start w:val="1"/>
      <w:numFmt w:val="decimal"/>
      <w:isLgl w:val="false"/>
      <w:suff w:val="tab"/>
      <w:lvlText w:val="%1.%2.%3.%4.%5.%6.%7."/>
      <w:lvlJc w:val="left"/>
      <w:pPr>
        <w:ind w:left="1800" w:hanging="1440"/>
        <w:tabs>
          <w:tab w:val="num" w:pos="1800" w:leader="none"/>
        </w:tabs>
      </w:pPr>
      <w:rPr>
        <w:b w:val="0"/>
      </w:rPr>
    </w:lvl>
    <w:lvl w:ilvl="7">
      <w:start w:val="1"/>
      <w:numFmt w:val="decimal"/>
      <w:isLgl w:val="false"/>
      <w:suff w:val="tab"/>
      <w:lvlText w:val="%1.%2.%3.%4.%5.%6.%7.%8."/>
      <w:lvlJc w:val="left"/>
      <w:pPr>
        <w:ind w:left="1860" w:hanging="1440"/>
        <w:tabs>
          <w:tab w:val="num" w:pos="1860" w:leader="none"/>
        </w:tabs>
      </w:pPr>
      <w:rPr>
        <w:b w:val="0"/>
      </w:rPr>
    </w:lvl>
    <w:lvl w:ilvl="8">
      <w:start w:val="1"/>
      <w:numFmt w:val="decimal"/>
      <w:isLgl w:val="false"/>
      <w:suff w:val="tab"/>
      <w:lvlText w:val="%1.%2.%3.%4.%5.%6.%7.%8.%9."/>
      <w:lvlJc w:val="left"/>
      <w:pPr>
        <w:ind w:left="2280" w:hanging="1800"/>
        <w:tabs>
          <w:tab w:val="num" w:pos="2280" w:leader="none"/>
        </w:tabs>
      </w:pPr>
      <w:rPr>
        <w:b w:val="0"/>
      </w:rPr>
    </w:lvl>
  </w:abstractNum>
  <w:abstractNum w:abstractNumId="45">
    <w:multiLevelType w:val="hybridMultilevel"/>
    <w:lvl w:ilvl="0">
      <w:start w:val="3"/>
      <w:numFmt w:val="decimal"/>
      <w:isLgl w:val="false"/>
      <w:suff w:val="tab"/>
      <w:lvlText w:val="%1."/>
      <w:lvlJc w:val="left"/>
      <w:pPr>
        <w:ind w:left="360" w:hanging="360"/>
      </w:pPr>
    </w:lvl>
    <w:lvl w:ilvl="1">
      <w:start w:val="1"/>
      <w:numFmt w:val="decimal"/>
      <w:isLgl w:val="false"/>
      <w:suff w:val="tab"/>
      <w:lvlText w:val="%1.%2."/>
      <w:lvlJc w:val="left"/>
      <w:pPr>
        <w:ind w:left="1222" w:hanging="360"/>
      </w:pPr>
      <w:rPr>
        <w:b w:val="0"/>
        <w:i w:val="0"/>
      </w:rPr>
    </w:lvl>
    <w:lvl w:ilvl="2">
      <w:start w:val="1"/>
      <w:numFmt w:val="decimal"/>
      <w:isLgl w:val="false"/>
      <w:suff w:val="tab"/>
      <w:lvlText w:val="%1.%2.%3."/>
      <w:lvlJc w:val="left"/>
      <w:pPr>
        <w:ind w:left="2444" w:hanging="720"/>
      </w:pPr>
    </w:lvl>
    <w:lvl w:ilvl="3">
      <w:start w:val="1"/>
      <w:numFmt w:val="decimal"/>
      <w:isLgl w:val="false"/>
      <w:suff w:val="tab"/>
      <w:lvlText w:val="%1.%2.%3.%4."/>
      <w:lvlJc w:val="left"/>
      <w:pPr>
        <w:ind w:left="3306" w:hanging="720"/>
      </w:pPr>
    </w:lvl>
    <w:lvl w:ilvl="4">
      <w:start w:val="1"/>
      <w:numFmt w:val="decimal"/>
      <w:isLgl w:val="false"/>
      <w:suff w:val="tab"/>
      <w:lvlText w:val="%1.%2.%3.%4.%5."/>
      <w:lvlJc w:val="left"/>
      <w:pPr>
        <w:ind w:left="4528" w:hanging="1080"/>
      </w:pPr>
    </w:lvl>
    <w:lvl w:ilvl="5">
      <w:start w:val="1"/>
      <w:numFmt w:val="decimal"/>
      <w:isLgl w:val="false"/>
      <w:suff w:val="tab"/>
      <w:lvlText w:val="%1.%2.%3.%4.%5.%6."/>
      <w:lvlJc w:val="left"/>
      <w:pPr>
        <w:ind w:left="5390" w:hanging="1080"/>
      </w:pPr>
    </w:lvl>
    <w:lvl w:ilvl="6">
      <w:start w:val="1"/>
      <w:numFmt w:val="decimal"/>
      <w:isLgl w:val="false"/>
      <w:suff w:val="tab"/>
      <w:lvlText w:val="%1.%2.%3.%4.%5.%6.%7."/>
      <w:lvlJc w:val="left"/>
      <w:pPr>
        <w:ind w:left="6612" w:hanging="1440"/>
      </w:pPr>
    </w:lvl>
    <w:lvl w:ilvl="7">
      <w:start w:val="1"/>
      <w:numFmt w:val="decimal"/>
      <w:isLgl w:val="false"/>
      <w:suff w:val="tab"/>
      <w:lvlText w:val="%1.%2.%3.%4.%5.%6.%7.%8."/>
      <w:lvlJc w:val="left"/>
      <w:pPr>
        <w:ind w:left="7474" w:hanging="1440"/>
      </w:pPr>
    </w:lvl>
    <w:lvl w:ilvl="8">
      <w:start w:val="1"/>
      <w:numFmt w:val="decimal"/>
      <w:isLgl w:val="false"/>
      <w:suff w:val="tab"/>
      <w:lvlText w:val="%1.%2.%3.%4.%5.%6.%7.%8.%9."/>
      <w:lvlJc w:val="left"/>
      <w:pPr>
        <w:ind w:left="8696" w:hanging="1800"/>
      </w:pPr>
    </w:lvl>
  </w:abstractNum>
  <w:abstractNum w:abstractNumId="46">
    <w:multiLevelType w:val="hybridMultilevel"/>
    <w:lvl w:ilvl="0">
      <w:start w:val="3"/>
      <w:numFmt w:val="decimal"/>
      <w:isLgl w:val="false"/>
      <w:suff w:val="tab"/>
      <w:lvlText w:val="%1."/>
      <w:lvlJc w:val="left"/>
      <w:pPr>
        <w:ind w:left="360" w:hanging="360"/>
      </w:pPr>
    </w:lvl>
    <w:lvl w:ilvl="1">
      <w:start w:val="1"/>
      <w:numFmt w:val="decimal"/>
      <w:isLgl w:val="false"/>
      <w:suff w:val="tab"/>
      <w:lvlText w:val="%1.%2."/>
      <w:lvlJc w:val="left"/>
      <w:pPr>
        <w:ind w:left="1222" w:hanging="360"/>
      </w:pPr>
      <w:rPr>
        <w:b w:val="0"/>
        <w:i w:val="0"/>
      </w:rPr>
    </w:lvl>
    <w:lvl w:ilvl="2">
      <w:start w:val="1"/>
      <w:numFmt w:val="decimal"/>
      <w:isLgl w:val="false"/>
      <w:suff w:val="tab"/>
      <w:lvlText w:val="%1.%2.%3."/>
      <w:lvlJc w:val="left"/>
      <w:pPr>
        <w:ind w:left="2444" w:hanging="720"/>
      </w:pPr>
    </w:lvl>
    <w:lvl w:ilvl="3">
      <w:start w:val="1"/>
      <w:numFmt w:val="decimal"/>
      <w:isLgl w:val="false"/>
      <w:suff w:val="tab"/>
      <w:lvlText w:val="%1.%2.%3.%4."/>
      <w:lvlJc w:val="left"/>
      <w:pPr>
        <w:ind w:left="3306" w:hanging="720"/>
      </w:pPr>
    </w:lvl>
    <w:lvl w:ilvl="4">
      <w:start w:val="1"/>
      <w:numFmt w:val="decimal"/>
      <w:isLgl w:val="false"/>
      <w:suff w:val="tab"/>
      <w:lvlText w:val="%1.%2.%3.%4.%5."/>
      <w:lvlJc w:val="left"/>
      <w:pPr>
        <w:ind w:left="4528" w:hanging="1080"/>
      </w:pPr>
    </w:lvl>
    <w:lvl w:ilvl="5">
      <w:start w:val="1"/>
      <w:numFmt w:val="decimal"/>
      <w:isLgl w:val="false"/>
      <w:suff w:val="tab"/>
      <w:lvlText w:val="%1.%2.%3.%4.%5.%6."/>
      <w:lvlJc w:val="left"/>
      <w:pPr>
        <w:ind w:left="5390" w:hanging="1080"/>
      </w:pPr>
    </w:lvl>
    <w:lvl w:ilvl="6">
      <w:start w:val="1"/>
      <w:numFmt w:val="decimal"/>
      <w:isLgl w:val="false"/>
      <w:suff w:val="tab"/>
      <w:lvlText w:val="%1.%2.%3.%4.%5.%6.%7."/>
      <w:lvlJc w:val="left"/>
      <w:pPr>
        <w:ind w:left="6612" w:hanging="1440"/>
      </w:pPr>
    </w:lvl>
    <w:lvl w:ilvl="7">
      <w:start w:val="1"/>
      <w:numFmt w:val="decimal"/>
      <w:isLgl w:val="false"/>
      <w:suff w:val="tab"/>
      <w:lvlText w:val="%1.%2.%3.%4.%5.%6.%7.%8."/>
      <w:lvlJc w:val="left"/>
      <w:pPr>
        <w:ind w:left="7474" w:hanging="1440"/>
      </w:pPr>
    </w:lvl>
    <w:lvl w:ilvl="8">
      <w:start w:val="1"/>
      <w:numFmt w:val="decimal"/>
      <w:isLgl w:val="false"/>
      <w:suff w:val="tab"/>
      <w:lvlText w:val="%1.%2.%3.%4.%5.%6.%7.%8.%9."/>
      <w:lvlJc w:val="left"/>
      <w:pPr>
        <w:ind w:left="8696" w:hanging="1800"/>
      </w:pPr>
    </w:lvl>
  </w:abstractNum>
  <w:abstractNum w:abstractNumId="47">
    <w:multiLevelType w:val="hybridMultilevel"/>
    <w:lvl w:ilvl="0">
      <w:start w:val="1"/>
      <w:numFmt w:val="decimal"/>
      <w:isLgl w:val="false"/>
      <w:suff w:val="tab"/>
      <w:lvlText w:val="%1."/>
      <w:lvlJc w:val="left"/>
      <w:pPr>
        <w:ind w:left="360" w:hanging="360"/>
        <w:tabs>
          <w:tab w:val="num" w:pos="360" w:leader="none"/>
        </w:tabs>
      </w:pPr>
      <w:rPr>
        <w:rFonts w:cs="Times New Roman"/>
      </w:rPr>
    </w:lvl>
    <w:lvl w:ilvl="1">
      <w:start w:val="1"/>
      <w:numFmt w:val="decimal"/>
      <w:isLgl w:val="false"/>
      <w:suff w:val="tab"/>
      <w:lvlText w:val="%1.%2."/>
      <w:lvlJc w:val="left"/>
      <w:pPr>
        <w:ind w:left="1260" w:hanging="720"/>
        <w:tabs>
          <w:tab w:val="num" w:pos="1260" w:leader="none"/>
        </w:tabs>
      </w:pPr>
      <w:rPr>
        <w:rFonts w:cs="Times New Roman"/>
        <w:b/>
      </w:rPr>
    </w:lvl>
    <w:lvl w:ilvl="2">
      <w:start w:val="1"/>
      <w:numFmt w:val="decimal"/>
      <w:isLgl w:val="false"/>
      <w:suff w:val="tab"/>
      <w:lvlText w:val="%1.%2.%3."/>
      <w:lvlJc w:val="left"/>
      <w:pPr>
        <w:ind w:left="2160" w:hanging="720"/>
        <w:tabs>
          <w:tab w:val="num" w:pos="2160" w:leader="none"/>
        </w:tabs>
      </w:pPr>
      <w:rPr>
        <w:rFonts w:cs="Times New Roman"/>
      </w:rPr>
    </w:lvl>
    <w:lvl w:ilvl="3">
      <w:start w:val="1"/>
      <w:numFmt w:val="decimal"/>
      <w:isLgl w:val="false"/>
      <w:suff w:val="tab"/>
      <w:lvlText w:val="%1.%2.%3.%4."/>
      <w:lvlJc w:val="left"/>
      <w:pPr>
        <w:ind w:left="3240" w:hanging="1080"/>
        <w:tabs>
          <w:tab w:val="num" w:pos="3240" w:leader="none"/>
        </w:tabs>
      </w:pPr>
      <w:rPr>
        <w:rFonts w:cs="Times New Roman"/>
      </w:rPr>
    </w:lvl>
    <w:lvl w:ilvl="4">
      <w:start w:val="1"/>
      <w:numFmt w:val="bullet"/>
      <w:isLgl w:val="false"/>
      <w:suff w:val="tab"/>
      <w:lvlText w:val=""/>
      <w:lvlJc w:val="left"/>
      <w:pPr>
        <w:ind w:left="3960" w:hanging="1080"/>
        <w:tabs>
          <w:tab w:val="num" w:pos="3960" w:leader="none"/>
        </w:tabs>
      </w:pPr>
      <w:rPr>
        <w:rFonts w:hint="default" w:ascii="Symbol" w:hAnsi="Symbol"/>
      </w:rPr>
    </w:lvl>
    <w:lvl w:ilvl="5">
      <w:start w:val="1"/>
      <w:numFmt w:val="decimal"/>
      <w:isLgl w:val="false"/>
      <w:suff w:val="tab"/>
      <w:lvlText w:val="%1.%2.%3.%4.%5.%6."/>
      <w:lvlJc w:val="left"/>
      <w:pPr>
        <w:ind w:left="5040" w:hanging="1440"/>
        <w:tabs>
          <w:tab w:val="num" w:pos="5040" w:leader="none"/>
        </w:tabs>
      </w:pPr>
      <w:rPr>
        <w:rFonts w:cs="Times New Roman"/>
      </w:rPr>
    </w:lvl>
    <w:lvl w:ilvl="6">
      <w:start w:val="1"/>
      <w:numFmt w:val="decimal"/>
      <w:isLgl w:val="false"/>
      <w:suff w:val="tab"/>
      <w:lvlText w:val="%1.%2.%3.%4.%5.%6.%7."/>
      <w:lvlJc w:val="left"/>
      <w:pPr>
        <w:ind w:left="6120" w:hanging="1800"/>
        <w:tabs>
          <w:tab w:val="num" w:pos="6120" w:leader="none"/>
        </w:tabs>
      </w:pPr>
      <w:rPr>
        <w:rFonts w:cs="Times New Roman"/>
      </w:rPr>
    </w:lvl>
    <w:lvl w:ilvl="7">
      <w:start w:val="1"/>
      <w:numFmt w:val="decimal"/>
      <w:isLgl w:val="false"/>
      <w:suff w:val="tab"/>
      <w:lvlText w:val="%1.%2.%3.%4.%5.%6.%7.%8."/>
      <w:lvlJc w:val="left"/>
      <w:pPr>
        <w:ind w:left="6840" w:hanging="1800"/>
        <w:tabs>
          <w:tab w:val="num" w:pos="6840" w:leader="none"/>
        </w:tabs>
      </w:pPr>
      <w:rPr>
        <w:rFonts w:cs="Times New Roman"/>
      </w:rPr>
    </w:lvl>
    <w:lvl w:ilvl="8">
      <w:start w:val="1"/>
      <w:numFmt w:val="decimal"/>
      <w:isLgl w:val="false"/>
      <w:suff w:val="tab"/>
      <w:lvlText w:val="%1.%2.%3.%4.%5.%6.%7.%8.%9."/>
      <w:lvlJc w:val="left"/>
      <w:pPr>
        <w:ind w:left="7920" w:hanging="2160"/>
        <w:tabs>
          <w:tab w:val="num" w:pos="7920" w:leader="none"/>
        </w:tabs>
      </w:pPr>
      <w:rPr>
        <w:rFonts w:cs="Times New Roman"/>
      </w:rPr>
    </w:lvl>
  </w:abstractNum>
  <w:abstractNum w:abstractNumId="48">
    <w:multiLevelType w:val="hybridMultilevel"/>
    <w:lvl w:ilvl="0">
      <w:start w:val="1"/>
      <w:numFmt w:val="bullet"/>
      <w:isLgl w:val="false"/>
      <w:suff w:val="tab"/>
      <w:lvlText w:val=""/>
      <w:lvlJc w:val="left"/>
      <w:pPr>
        <w:ind w:left="927" w:hanging="360"/>
      </w:pPr>
      <w:rPr>
        <w:rFonts w:hint="default" w:ascii="Symbol" w:hAnsi="Symbol"/>
      </w:rPr>
    </w:lvl>
    <w:lvl w:ilvl="1">
      <w:start w:val="1"/>
      <w:numFmt w:val="bullet"/>
      <w:isLgl w:val="false"/>
      <w:suff w:val="tab"/>
      <w:lvlText w:val="o"/>
      <w:lvlJc w:val="left"/>
      <w:pPr>
        <w:ind w:left="1647" w:hanging="360"/>
      </w:pPr>
      <w:rPr>
        <w:rFonts w:hint="default" w:ascii="Courier New" w:hAnsi="Courier New" w:cs="Courier New"/>
      </w:rPr>
    </w:lvl>
    <w:lvl w:ilvl="2">
      <w:start w:val="1"/>
      <w:numFmt w:val="bullet"/>
      <w:isLgl w:val="false"/>
      <w:suff w:val="tab"/>
      <w:lvlText w:val=""/>
      <w:lvlJc w:val="left"/>
      <w:pPr>
        <w:ind w:left="2367" w:hanging="360"/>
      </w:pPr>
      <w:rPr>
        <w:rFonts w:hint="default" w:ascii="Wingdings" w:hAnsi="Wingdings"/>
      </w:rPr>
    </w:lvl>
    <w:lvl w:ilvl="3">
      <w:start w:val="1"/>
      <w:numFmt w:val="bullet"/>
      <w:isLgl w:val="false"/>
      <w:suff w:val="tab"/>
      <w:lvlText w:val=""/>
      <w:lvlJc w:val="left"/>
      <w:pPr>
        <w:ind w:left="3087" w:hanging="360"/>
      </w:pPr>
      <w:rPr>
        <w:rFonts w:hint="default" w:ascii="Symbol" w:hAnsi="Symbol"/>
      </w:rPr>
    </w:lvl>
    <w:lvl w:ilvl="4">
      <w:start w:val="1"/>
      <w:numFmt w:val="bullet"/>
      <w:isLgl w:val="false"/>
      <w:suff w:val="tab"/>
      <w:lvlText w:val="o"/>
      <w:lvlJc w:val="left"/>
      <w:pPr>
        <w:ind w:left="3807" w:hanging="360"/>
      </w:pPr>
      <w:rPr>
        <w:rFonts w:hint="default" w:ascii="Courier New" w:hAnsi="Courier New" w:cs="Courier New"/>
      </w:rPr>
    </w:lvl>
    <w:lvl w:ilvl="5">
      <w:start w:val="1"/>
      <w:numFmt w:val="bullet"/>
      <w:isLgl w:val="false"/>
      <w:suff w:val="tab"/>
      <w:lvlText w:val=""/>
      <w:lvlJc w:val="left"/>
      <w:pPr>
        <w:ind w:left="4527" w:hanging="360"/>
      </w:pPr>
      <w:rPr>
        <w:rFonts w:hint="default" w:ascii="Wingdings" w:hAnsi="Wingdings"/>
      </w:rPr>
    </w:lvl>
    <w:lvl w:ilvl="6">
      <w:start w:val="1"/>
      <w:numFmt w:val="bullet"/>
      <w:isLgl w:val="false"/>
      <w:suff w:val="tab"/>
      <w:lvlText w:val=""/>
      <w:lvlJc w:val="left"/>
      <w:pPr>
        <w:ind w:left="5247" w:hanging="360"/>
      </w:pPr>
      <w:rPr>
        <w:rFonts w:hint="default" w:ascii="Symbol" w:hAnsi="Symbol"/>
      </w:rPr>
    </w:lvl>
    <w:lvl w:ilvl="7">
      <w:start w:val="1"/>
      <w:numFmt w:val="bullet"/>
      <w:isLgl w:val="false"/>
      <w:suff w:val="tab"/>
      <w:lvlText w:val="o"/>
      <w:lvlJc w:val="left"/>
      <w:pPr>
        <w:ind w:left="5967" w:hanging="360"/>
      </w:pPr>
      <w:rPr>
        <w:rFonts w:hint="default" w:ascii="Courier New" w:hAnsi="Courier New" w:cs="Courier New"/>
      </w:rPr>
    </w:lvl>
    <w:lvl w:ilvl="8">
      <w:start w:val="1"/>
      <w:numFmt w:val="bullet"/>
      <w:isLgl w:val="false"/>
      <w:suff w:val="tab"/>
      <w:lvlText w:val=""/>
      <w:lvlJc w:val="left"/>
      <w:pPr>
        <w:ind w:left="6687" w:hanging="360"/>
      </w:pPr>
      <w:rPr>
        <w:rFonts w:hint="default" w:ascii="Wingdings" w:hAnsi="Wingdings"/>
      </w:rPr>
    </w:lvl>
  </w:abstractNum>
  <w:abstractNum w:abstractNumId="49">
    <w:multiLevelType w:val="hybridMultilevel"/>
    <w:lvl w:ilvl="0">
      <w:start w:val="3"/>
      <w:numFmt w:val="decimal"/>
      <w:isLgl w:val="false"/>
      <w:suff w:val="tab"/>
      <w:lvlText w:val="%1."/>
      <w:lvlJc w:val="left"/>
      <w:pPr>
        <w:ind w:left="720" w:hanging="720"/>
      </w:pPr>
      <w:rPr>
        <w:rFonts w:hint="default" w:cs="Times New Roman"/>
      </w:rPr>
    </w:lvl>
    <w:lvl w:ilvl="1">
      <w:start w:val="1"/>
      <w:numFmt w:val="decimal"/>
      <w:isLgl w:val="false"/>
      <w:suff w:val="tab"/>
      <w:lvlText w:val="%1.%2."/>
      <w:lvlJc w:val="left"/>
      <w:pPr>
        <w:ind w:left="1440" w:hanging="1080"/>
      </w:pPr>
      <w:rPr>
        <w:rFonts w:hint="default" w:cs="Times New Roman"/>
      </w:rPr>
    </w:lvl>
    <w:lvl w:ilvl="2">
      <w:start w:val="1"/>
      <w:numFmt w:val="decimal"/>
      <w:isLgl w:val="false"/>
      <w:suff w:val="tab"/>
      <w:lvlText w:val="%1.%2.%3."/>
      <w:lvlJc w:val="left"/>
      <w:pPr>
        <w:ind w:left="1506" w:hanging="1080"/>
      </w:pPr>
      <w:rPr>
        <w:rFonts w:hint="default" w:cs="Times New Roman"/>
      </w:rPr>
    </w:lvl>
    <w:lvl w:ilvl="3">
      <w:start w:val="1"/>
      <w:numFmt w:val="decimal"/>
      <w:isLgl w:val="false"/>
      <w:suff w:val="tab"/>
      <w:lvlText w:val="%1.%2.%3.%4."/>
      <w:lvlJc w:val="left"/>
      <w:pPr>
        <w:ind w:left="2008" w:hanging="1440"/>
      </w:pPr>
      <w:rPr>
        <w:rFonts w:hint="default" w:cs="Times New Roman"/>
      </w:rPr>
    </w:lvl>
    <w:lvl w:ilvl="4">
      <w:start w:val="1"/>
      <w:numFmt w:val="bullet"/>
      <w:isLgl w:val="false"/>
      <w:suff w:val="tab"/>
      <w:lvlText w:val=""/>
      <w:lvlJc w:val="left"/>
      <w:pPr>
        <w:ind w:left="2880" w:hanging="1440"/>
      </w:pPr>
      <w:rPr>
        <w:rFonts w:hint="default" w:ascii="Symbol" w:hAnsi="Symbol"/>
      </w:rPr>
    </w:lvl>
    <w:lvl w:ilvl="5">
      <w:start w:val="1"/>
      <w:numFmt w:val="decimal"/>
      <w:isLgl w:val="false"/>
      <w:suff w:val="tab"/>
      <w:lvlText w:val="%1.%2.%3.%4.%5.%6."/>
      <w:lvlJc w:val="left"/>
      <w:pPr>
        <w:ind w:left="3600" w:hanging="1800"/>
      </w:pPr>
      <w:rPr>
        <w:rFonts w:hint="default" w:cs="Times New Roman"/>
      </w:rPr>
    </w:lvl>
    <w:lvl w:ilvl="6">
      <w:start w:val="1"/>
      <w:numFmt w:val="decimal"/>
      <w:isLgl w:val="false"/>
      <w:suff w:val="tab"/>
      <w:lvlText w:val="%1.%2.%3.%4.%5.%6.%7."/>
      <w:lvlJc w:val="left"/>
      <w:pPr>
        <w:ind w:left="3960" w:hanging="1800"/>
      </w:pPr>
      <w:rPr>
        <w:rFonts w:hint="default" w:cs="Times New Roman"/>
      </w:rPr>
    </w:lvl>
    <w:lvl w:ilvl="7">
      <w:start w:val="1"/>
      <w:numFmt w:val="decimal"/>
      <w:isLgl w:val="false"/>
      <w:suff w:val="tab"/>
      <w:lvlText w:val="%1.%2.%3.%4.%5.%6.%7.%8."/>
      <w:lvlJc w:val="left"/>
      <w:pPr>
        <w:ind w:left="4680" w:hanging="2160"/>
      </w:pPr>
      <w:rPr>
        <w:rFonts w:hint="default" w:cs="Times New Roman"/>
      </w:rPr>
    </w:lvl>
    <w:lvl w:ilvl="8">
      <w:start w:val="1"/>
      <w:numFmt w:val="decimal"/>
      <w:isLgl w:val="false"/>
      <w:suff w:val="tab"/>
      <w:lvlText w:val="%1.%2.%3.%4.%5.%6.%7.%8.%9."/>
      <w:lvlJc w:val="left"/>
      <w:pPr>
        <w:ind w:left="5040" w:hanging="2160"/>
      </w:pPr>
      <w:rPr>
        <w:rFonts w:hint="default" w:cs="Times New Roman"/>
      </w:rPr>
    </w:lvl>
  </w:abstractNum>
  <w:abstractNum w:abstractNumId="50">
    <w:multiLevelType w:val="hybridMultilevel"/>
    <w:lvl w:ilvl="0">
      <w:start w:val="1"/>
      <w:numFmt w:val="decimal"/>
      <w:isLgl w:val="false"/>
      <w:suff w:val="tab"/>
      <w:lvlText w:val="%1."/>
      <w:lvlJc w:val="left"/>
      <w:pPr>
        <w:ind w:left="360" w:hanging="360"/>
        <w:tabs>
          <w:tab w:val="num" w:pos="360" w:leader="none"/>
        </w:tabs>
      </w:pPr>
      <w:rPr>
        <w:rFonts w:cs="Times New Roman"/>
      </w:rPr>
    </w:lvl>
    <w:lvl w:ilvl="1">
      <w:start w:val="1"/>
      <w:numFmt w:val="decimal"/>
      <w:isLgl w:val="false"/>
      <w:suff w:val="tab"/>
      <w:lvlText w:val="%1.%2."/>
      <w:lvlJc w:val="left"/>
      <w:pPr>
        <w:ind w:left="1260" w:hanging="720"/>
        <w:tabs>
          <w:tab w:val="num" w:pos="1260" w:leader="none"/>
        </w:tabs>
      </w:pPr>
      <w:rPr>
        <w:rFonts w:cs="Times New Roman"/>
        <w:b/>
      </w:rPr>
    </w:lvl>
    <w:lvl w:ilvl="2">
      <w:start w:val="1"/>
      <w:numFmt w:val="decimal"/>
      <w:isLgl w:val="false"/>
      <w:suff w:val="tab"/>
      <w:lvlText w:val="%1.%2.%3."/>
      <w:lvlJc w:val="left"/>
      <w:pPr>
        <w:ind w:left="2160" w:hanging="720"/>
        <w:tabs>
          <w:tab w:val="num" w:pos="2160" w:leader="none"/>
        </w:tabs>
      </w:pPr>
      <w:rPr>
        <w:rFonts w:cs="Times New Roman"/>
      </w:rPr>
    </w:lvl>
    <w:lvl w:ilvl="3">
      <w:start w:val="1"/>
      <w:numFmt w:val="decimal"/>
      <w:isLgl w:val="false"/>
      <w:suff w:val="tab"/>
      <w:lvlText w:val="%1.%2.%3.%4."/>
      <w:lvlJc w:val="left"/>
      <w:pPr>
        <w:ind w:left="3240" w:hanging="1080"/>
        <w:tabs>
          <w:tab w:val="num" w:pos="3240" w:leader="none"/>
        </w:tabs>
      </w:pPr>
      <w:rPr>
        <w:rFonts w:cs="Times New Roman"/>
      </w:rPr>
    </w:lvl>
    <w:lvl w:ilvl="4">
      <w:start w:val="1"/>
      <w:numFmt w:val="bullet"/>
      <w:isLgl w:val="false"/>
      <w:suff w:val="tab"/>
      <w:lvlText w:val=""/>
      <w:lvlJc w:val="left"/>
      <w:pPr>
        <w:ind w:left="3960" w:hanging="1080"/>
        <w:tabs>
          <w:tab w:val="num" w:pos="3960" w:leader="none"/>
        </w:tabs>
      </w:pPr>
      <w:rPr>
        <w:rFonts w:hint="default" w:ascii="Symbol" w:hAnsi="Symbol"/>
      </w:rPr>
    </w:lvl>
    <w:lvl w:ilvl="5">
      <w:start w:val="1"/>
      <w:numFmt w:val="decimal"/>
      <w:isLgl w:val="false"/>
      <w:suff w:val="tab"/>
      <w:lvlText w:val="%1.%2.%3.%4.%5.%6."/>
      <w:lvlJc w:val="left"/>
      <w:pPr>
        <w:ind w:left="5040" w:hanging="1440"/>
        <w:tabs>
          <w:tab w:val="num" w:pos="5040" w:leader="none"/>
        </w:tabs>
      </w:pPr>
      <w:rPr>
        <w:rFonts w:cs="Times New Roman"/>
      </w:rPr>
    </w:lvl>
    <w:lvl w:ilvl="6">
      <w:start w:val="1"/>
      <w:numFmt w:val="decimal"/>
      <w:isLgl w:val="false"/>
      <w:suff w:val="tab"/>
      <w:lvlText w:val="%1.%2.%3.%4.%5.%6.%7."/>
      <w:lvlJc w:val="left"/>
      <w:pPr>
        <w:ind w:left="6120" w:hanging="1800"/>
        <w:tabs>
          <w:tab w:val="num" w:pos="6120" w:leader="none"/>
        </w:tabs>
      </w:pPr>
      <w:rPr>
        <w:rFonts w:cs="Times New Roman"/>
      </w:rPr>
    </w:lvl>
    <w:lvl w:ilvl="7">
      <w:start w:val="1"/>
      <w:numFmt w:val="decimal"/>
      <w:isLgl w:val="false"/>
      <w:suff w:val="tab"/>
      <w:lvlText w:val="%1.%2.%3.%4.%5.%6.%7.%8."/>
      <w:lvlJc w:val="left"/>
      <w:pPr>
        <w:ind w:left="6840" w:hanging="1800"/>
        <w:tabs>
          <w:tab w:val="num" w:pos="6840" w:leader="none"/>
        </w:tabs>
      </w:pPr>
      <w:rPr>
        <w:rFonts w:cs="Times New Roman"/>
      </w:rPr>
    </w:lvl>
    <w:lvl w:ilvl="8">
      <w:start w:val="1"/>
      <w:numFmt w:val="decimal"/>
      <w:isLgl w:val="false"/>
      <w:suff w:val="tab"/>
      <w:lvlText w:val="%1.%2.%3.%4.%5.%6.%7.%8.%9."/>
      <w:lvlJc w:val="left"/>
      <w:pPr>
        <w:ind w:left="7920" w:hanging="2160"/>
        <w:tabs>
          <w:tab w:val="num" w:pos="7920" w:leader="none"/>
        </w:tabs>
      </w:pPr>
      <w:rPr>
        <w:rFonts w:cs="Times New Roman"/>
      </w:rPr>
    </w:lvl>
  </w:abstractNum>
  <w:abstractNum w:abstractNumId="51">
    <w:multiLevelType w:val="hybridMultilevel"/>
    <w:lvl w:ilvl="0">
      <w:start w:val="1"/>
      <w:numFmt w:val="bullet"/>
      <w:isLgl w:val="false"/>
      <w:suff w:val="tab"/>
      <w:lvlText w:val=""/>
      <w:lvlJc w:val="left"/>
      <w:pPr>
        <w:ind w:left="927" w:hanging="360"/>
      </w:pPr>
      <w:rPr>
        <w:rFonts w:hint="default" w:ascii="Symbol" w:hAnsi="Symbol"/>
      </w:rPr>
    </w:lvl>
    <w:lvl w:ilvl="1">
      <w:start w:val="1"/>
      <w:numFmt w:val="bullet"/>
      <w:isLgl w:val="false"/>
      <w:suff w:val="tab"/>
      <w:lvlText w:val="o"/>
      <w:lvlJc w:val="left"/>
      <w:pPr>
        <w:ind w:left="1647" w:hanging="360"/>
      </w:pPr>
      <w:rPr>
        <w:rFonts w:hint="default" w:ascii="Courier New" w:hAnsi="Courier New" w:cs="Courier New"/>
      </w:rPr>
    </w:lvl>
    <w:lvl w:ilvl="2">
      <w:start w:val="1"/>
      <w:numFmt w:val="bullet"/>
      <w:isLgl w:val="false"/>
      <w:suff w:val="tab"/>
      <w:lvlText w:val=""/>
      <w:lvlJc w:val="left"/>
      <w:pPr>
        <w:ind w:left="2367" w:hanging="360"/>
      </w:pPr>
      <w:rPr>
        <w:rFonts w:hint="default" w:ascii="Wingdings" w:hAnsi="Wingdings"/>
      </w:rPr>
    </w:lvl>
    <w:lvl w:ilvl="3">
      <w:start w:val="1"/>
      <w:numFmt w:val="bullet"/>
      <w:isLgl w:val="false"/>
      <w:suff w:val="tab"/>
      <w:lvlText w:val=""/>
      <w:lvlJc w:val="left"/>
      <w:pPr>
        <w:ind w:left="3087" w:hanging="360"/>
      </w:pPr>
      <w:rPr>
        <w:rFonts w:hint="default" w:ascii="Symbol" w:hAnsi="Symbol"/>
      </w:rPr>
    </w:lvl>
    <w:lvl w:ilvl="4">
      <w:start w:val="1"/>
      <w:numFmt w:val="bullet"/>
      <w:isLgl w:val="false"/>
      <w:suff w:val="tab"/>
      <w:lvlText w:val="o"/>
      <w:lvlJc w:val="left"/>
      <w:pPr>
        <w:ind w:left="3807" w:hanging="360"/>
      </w:pPr>
      <w:rPr>
        <w:rFonts w:hint="default" w:ascii="Courier New" w:hAnsi="Courier New" w:cs="Courier New"/>
      </w:rPr>
    </w:lvl>
    <w:lvl w:ilvl="5">
      <w:start w:val="1"/>
      <w:numFmt w:val="bullet"/>
      <w:isLgl w:val="false"/>
      <w:suff w:val="tab"/>
      <w:lvlText w:val=""/>
      <w:lvlJc w:val="left"/>
      <w:pPr>
        <w:ind w:left="4527" w:hanging="360"/>
      </w:pPr>
      <w:rPr>
        <w:rFonts w:hint="default" w:ascii="Wingdings" w:hAnsi="Wingdings"/>
      </w:rPr>
    </w:lvl>
    <w:lvl w:ilvl="6">
      <w:start w:val="1"/>
      <w:numFmt w:val="bullet"/>
      <w:isLgl w:val="false"/>
      <w:suff w:val="tab"/>
      <w:lvlText w:val=""/>
      <w:lvlJc w:val="left"/>
      <w:pPr>
        <w:ind w:left="5247" w:hanging="360"/>
      </w:pPr>
      <w:rPr>
        <w:rFonts w:hint="default" w:ascii="Symbol" w:hAnsi="Symbol"/>
      </w:rPr>
    </w:lvl>
    <w:lvl w:ilvl="7">
      <w:start w:val="1"/>
      <w:numFmt w:val="bullet"/>
      <w:isLgl w:val="false"/>
      <w:suff w:val="tab"/>
      <w:lvlText w:val="o"/>
      <w:lvlJc w:val="left"/>
      <w:pPr>
        <w:ind w:left="5967" w:hanging="360"/>
      </w:pPr>
      <w:rPr>
        <w:rFonts w:hint="default" w:ascii="Courier New" w:hAnsi="Courier New" w:cs="Courier New"/>
      </w:rPr>
    </w:lvl>
    <w:lvl w:ilvl="8">
      <w:start w:val="1"/>
      <w:numFmt w:val="bullet"/>
      <w:isLgl w:val="false"/>
      <w:suff w:val="tab"/>
      <w:lvlText w:val=""/>
      <w:lvlJc w:val="left"/>
      <w:pPr>
        <w:ind w:left="6687" w:hanging="360"/>
      </w:pPr>
      <w:rPr>
        <w:rFonts w:hint="default" w:ascii="Wingdings" w:hAnsi="Wingdings"/>
      </w:rPr>
    </w:lvl>
  </w:abstractNum>
  <w:abstractNum w:abstractNumId="52">
    <w:multiLevelType w:val="hybridMultilevel"/>
    <w:lvl w:ilvl="0">
      <w:start w:val="3"/>
      <w:numFmt w:val="decimal"/>
      <w:isLgl w:val="false"/>
      <w:suff w:val="tab"/>
      <w:lvlText w:val="%1."/>
      <w:lvlJc w:val="left"/>
      <w:pPr>
        <w:ind w:left="720" w:hanging="720"/>
      </w:pPr>
      <w:rPr>
        <w:rFonts w:hint="default" w:cs="Times New Roman"/>
      </w:rPr>
    </w:lvl>
    <w:lvl w:ilvl="1">
      <w:start w:val="1"/>
      <w:numFmt w:val="decimal"/>
      <w:isLgl w:val="false"/>
      <w:suff w:val="tab"/>
      <w:lvlText w:val="%1.%2."/>
      <w:lvlJc w:val="left"/>
      <w:pPr>
        <w:ind w:left="1440" w:hanging="1080"/>
      </w:pPr>
      <w:rPr>
        <w:rFonts w:hint="default" w:cs="Times New Roman"/>
      </w:rPr>
    </w:lvl>
    <w:lvl w:ilvl="2">
      <w:start w:val="1"/>
      <w:numFmt w:val="decimal"/>
      <w:isLgl w:val="false"/>
      <w:suff w:val="tab"/>
      <w:lvlText w:val="%1.%2.%3."/>
      <w:lvlJc w:val="left"/>
      <w:pPr>
        <w:ind w:left="1506" w:hanging="1080"/>
      </w:pPr>
      <w:rPr>
        <w:rFonts w:hint="default" w:cs="Times New Roman"/>
      </w:rPr>
    </w:lvl>
    <w:lvl w:ilvl="3">
      <w:start w:val="1"/>
      <w:numFmt w:val="decimal"/>
      <w:isLgl w:val="false"/>
      <w:suff w:val="tab"/>
      <w:lvlText w:val="%1.%2.%3.%4."/>
      <w:lvlJc w:val="left"/>
      <w:pPr>
        <w:ind w:left="2008" w:hanging="1440"/>
      </w:pPr>
      <w:rPr>
        <w:rFonts w:hint="default" w:cs="Times New Roman"/>
      </w:rPr>
    </w:lvl>
    <w:lvl w:ilvl="4">
      <w:start w:val="1"/>
      <w:numFmt w:val="bullet"/>
      <w:isLgl w:val="false"/>
      <w:suff w:val="tab"/>
      <w:lvlText w:val=""/>
      <w:lvlJc w:val="left"/>
      <w:pPr>
        <w:ind w:left="2880" w:hanging="1440"/>
      </w:pPr>
      <w:rPr>
        <w:rFonts w:hint="default" w:ascii="Symbol" w:hAnsi="Symbol"/>
      </w:rPr>
    </w:lvl>
    <w:lvl w:ilvl="5">
      <w:start w:val="1"/>
      <w:numFmt w:val="decimal"/>
      <w:isLgl w:val="false"/>
      <w:suff w:val="tab"/>
      <w:lvlText w:val="%1.%2.%3.%4.%5.%6."/>
      <w:lvlJc w:val="left"/>
      <w:pPr>
        <w:ind w:left="3600" w:hanging="1800"/>
      </w:pPr>
      <w:rPr>
        <w:rFonts w:hint="default" w:cs="Times New Roman"/>
      </w:rPr>
    </w:lvl>
    <w:lvl w:ilvl="6">
      <w:start w:val="1"/>
      <w:numFmt w:val="decimal"/>
      <w:isLgl w:val="false"/>
      <w:suff w:val="tab"/>
      <w:lvlText w:val="%1.%2.%3.%4.%5.%6.%7."/>
      <w:lvlJc w:val="left"/>
      <w:pPr>
        <w:ind w:left="3960" w:hanging="1800"/>
      </w:pPr>
      <w:rPr>
        <w:rFonts w:hint="default" w:cs="Times New Roman"/>
      </w:rPr>
    </w:lvl>
    <w:lvl w:ilvl="7">
      <w:start w:val="1"/>
      <w:numFmt w:val="decimal"/>
      <w:isLgl w:val="false"/>
      <w:suff w:val="tab"/>
      <w:lvlText w:val="%1.%2.%3.%4.%5.%6.%7.%8."/>
      <w:lvlJc w:val="left"/>
      <w:pPr>
        <w:ind w:left="4680" w:hanging="2160"/>
      </w:pPr>
      <w:rPr>
        <w:rFonts w:hint="default" w:cs="Times New Roman"/>
      </w:rPr>
    </w:lvl>
    <w:lvl w:ilvl="8">
      <w:start w:val="1"/>
      <w:numFmt w:val="decimal"/>
      <w:isLgl w:val="false"/>
      <w:suff w:val="tab"/>
      <w:lvlText w:val="%1.%2.%3.%4.%5.%6.%7.%8.%9."/>
      <w:lvlJc w:val="left"/>
      <w:pPr>
        <w:ind w:left="5040" w:hanging="2160"/>
      </w:pPr>
      <w:rPr>
        <w:rFonts w:hint="default" w:cs="Times New Roman"/>
      </w:rPr>
    </w:lvl>
  </w:abstractNum>
  <w:num w:numId="1">
    <w:abstractNumId w:val="9"/>
  </w:num>
  <w:num w:numId="2">
    <w:abstractNumId w:val="7"/>
  </w:num>
  <w:num w:numId="3">
    <w:abstractNumId w:val="14"/>
  </w:num>
  <w:num w:numId="4">
    <w:abstractNumId w:val="4"/>
  </w:num>
  <w:num w:numId="5">
    <w:abstractNumId w:val="13"/>
  </w:num>
  <w:num w:numId="6">
    <w:abstractNumId w:val="2"/>
  </w:num>
  <w:num w:numId="7">
    <w:abstractNumId w:val="0"/>
  </w:num>
  <w:num w:numId="8">
    <w:abstractNumId w:val="8"/>
  </w:num>
  <w:num w:numId="9">
    <w:abstractNumId w:val="12"/>
  </w:num>
  <w:num w:numId="10">
    <w:abstractNumId w:val="15"/>
  </w:num>
  <w:num w:numId="11">
    <w:abstractNumId w:val="6"/>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1"/>
  </w:num>
  <w:num w:numId="14">
    <w:abstractNumId w:val="10"/>
  </w:num>
  <w:num w:numId="15">
    <w:abstractNumId w:val="5"/>
  </w:num>
  <w:num w:numId="16">
    <w:abstractNumId w:val="1"/>
  </w:num>
  <w:num w:numId="17">
    <w:abstractNumId w:val="16"/>
  </w:num>
  <w:num w:numId="18">
    <w:abstractNumId w:val="17"/>
  </w:num>
  <w:num w:numId="19">
    <w:abstractNumId w:val="18"/>
  </w:num>
  <w:num w:numId="20">
    <w:abstractNumId w:val="19"/>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0"/>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3"/>
    </w:lvlOverride>
    <w:lvlOverride w:ilvl="1">
      <w:startOverride w:val="1"/>
    </w:lvlOverride>
    <w:lvlOverride w:ilvl="2">
      <w:startOverride w:val="1"/>
    </w:lvlOverride>
    <w:lvlOverride w:ilvl="3">
      <w:startOverride w:val="1"/>
    </w:lvlOverride>
    <w:lvlOverride w:ilvl="4">
      <w:startOverride w:val="0"/>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lvlOverride w:ilvl="0">
      <w:startOverride w:val="1"/>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num>
  <w:num w:numId="50">
    <w:abstractNumId w:val="49"/>
    <w:lvlOverride w:ilvl="0">
      <w:startOverride w:val="3"/>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0"/>
    <w:lvlOverride w:ilvl="0">
      <w:startOverride w:val="1"/>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1"/>
  </w:num>
  <w:num w:numId="53">
    <w:abstractNumId w:val="52"/>
    <w:lvlOverride w:ilvl="0">
      <w:startOverride w:val="3"/>
    </w:lvlOverride>
    <w:lvlOverride w:ilvl="1">
      <w:startOverride w:val="1"/>
    </w:lvlOverride>
    <w:lvlOverride w:ilvl="2">
      <w:startOverride w:val="1"/>
    </w:lvlOverride>
    <w:lvlOverride w:ilvl="3">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Document.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avalevskaya_YUN">
    <w15:presenceInfo w15:providerId="Teamlab" w15:userId="Zavalevskaya_YU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dit="comments" w:enforcement="0"/>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ru-RU" w:eastAsia="zh-CN" w:bidi="ar-SA"/>
      </w:rPr>
    </w:rPrDefault>
    <w:pPrDefaul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336">
    <w:name w:val="Heading 1 Char"/>
    <w:basedOn w:val="1356"/>
    <w:link w:val="1347"/>
    <w:uiPriority w:val="9"/>
    <w:rPr>
      <w:rFonts w:ascii="Arial" w:hAnsi="Arial" w:eastAsia="Arial" w:cs="Arial"/>
      <w:sz w:val="40"/>
      <w:szCs w:val="40"/>
    </w:rPr>
  </w:style>
  <w:style w:type="character" w:styleId="1337">
    <w:name w:val="Heading 2 Char"/>
    <w:basedOn w:val="1356"/>
    <w:link w:val="1348"/>
    <w:uiPriority w:val="9"/>
    <w:rPr>
      <w:rFonts w:ascii="Arial" w:hAnsi="Arial" w:eastAsia="Arial" w:cs="Arial"/>
      <w:sz w:val="34"/>
    </w:rPr>
  </w:style>
  <w:style w:type="character" w:styleId="1338">
    <w:name w:val="Heading 3 Char"/>
    <w:basedOn w:val="1356"/>
    <w:link w:val="1349"/>
    <w:uiPriority w:val="9"/>
    <w:rPr>
      <w:rFonts w:ascii="Arial" w:hAnsi="Arial" w:eastAsia="Arial" w:cs="Arial"/>
      <w:sz w:val="30"/>
      <w:szCs w:val="30"/>
    </w:rPr>
  </w:style>
  <w:style w:type="character" w:styleId="1339">
    <w:name w:val="Heading 4 Char"/>
    <w:basedOn w:val="1356"/>
    <w:link w:val="1350"/>
    <w:uiPriority w:val="9"/>
    <w:rPr>
      <w:rFonts w:ascii="Arial" w:hAnsi="Arial" w:eastAsia="Arial" w:cs="Arial"/>
      <w:b/>
      <w:bCs/>
      <w:sz w:val="26"/>
      <w:szCs w:val="26"/>
    </w:rPr>
  </w:style>
  <w:style w:type="character" w:styleId="1340">
    <w:name w:val="Heading 5 Char"/>
    <w:basedOn w:val="1356"/>
    <w:link w:val="1351"/>
    <w:uiPriority w:val="9"/>
    <w:rPr>
      <w:rFonts w:ascii="Arial" w:hAnsi="Arial" w:eastAsia="Arial" w:cs="Arial"/>
      <w:b/>
      <w:bCs/>
      <w:sz w:val="24"/>
      <w:szCs w:val="24"/>
    </w:rPr>
  </w:style>
  <w:style w:type="character" w:styleId="1341">
    <w:name w:val="Heading 6 Char"/>
    <w:basedOn w:val="1356"/>
    <w:link w:val="1352"/>
    <w:uiPriority w:val="9"/>
    <w:rPr>
      <w:rFonts w:ascii="Arial" w:hAnsi="Arial" w:eastAsia="Arial" w:cs="Arial"/>
      <w:b/>
      <w:bCs/>
      <w:sz w:val="22"/>
      <w:szCs w:val="22"/>
    </w:rPr>
  </w:style>
  <w:style w:type="character" w:styleId="1342">
    <w:name w:val="Heading 7 Char"/>
    <w:basedOn w:val="1356"/>
    <w:link w:val="1353"/>
    <w:uiPriority w:val="9"/>
    <w:rPr>
      <w:rFonts w:ascii="Arial" w:hAnsi="Arial" w:eastAsia="Arial" w:cs="Arial"/>
      <w:b/>
      <w:bCs/>
      <w:i/>
      <w:iCs/>
      <w:sz w:val="22"/>
      <w:szCs w:val="22"/>
    </w:rPr>
  </w:style>
  <w:style w:type="character" w:styleId="1343">
    <w:name w:val="Quote Char"/>
    <w:link w:val="1372"/>
    <w:uiPriority w:val="29"/>
    <w:rPr>
      <w:i/>
    </w:rPr>
  </w:style>
  <w:style w:type="character" w:styleId="1344">
    <w:name w:val="Intense Quote Char"/>
    <w:link w:val="1374"/>
    <w:uiPriority w:val="30"/>
    <w:rPr>
      <w:i/>
    </w:rPr>
  </w:style>
  <w:style w:type="character" w:styleId="1345">
    <w:name w:val="Header Char"/>
    <w:basedOn w:val="1356"/>
    <w:link w:val="1376"/>
    <w:uiPriority w:val="99"/>
  </w:style>
  <w:style w:type="paragraph" w:styleId="1346" w:default="1">
    <w:name w:val="Normal"/>
    <w:qFormat/>
    <w:pPr>
      <w:ind w:firstLine="709"/>
      <w:jc w:val="both"/>
      <w:keepNext/>
      <w:spacing w:line="300" w:lineRule="auto"/>
    </w:pPr>
    <w:rPr>
      <w:rFonts w:ascii="Times New Roman" w:hAnsi="Times New Roman" w:eastAsia="Times New Roman"/>
      <w:sz w:val="24"/>
      <w:szCs w:val="24"/>
      <w:lang w:eastAsia="ru-RU"/>
    </w:rPr>
  </w:style>
  <w:style w:type="paragraph" w:styleId="1347">
    <w:name w:val="Heading 1"/>
    <w:basedOn w:val="1346"/>
    <w:next w:val="1346"/>
    <w:link w:val="1730"/>
    <w:uiPriority w:val="9"/>
    <w:qFormat/>
    <w:pPr>
      <w:keepLines/>
      <w:spacing w:before="480" w:after="200"/>
      <w:outlineLvl w:val="0"/>
    </w:pPr>
    <w:rPr>
      <w:rFonts w:ascii="Arial" w:hAnsi="Arial" w:eastAsia="Arial" w:cs="Arial"/>
      <w:sz w:val="40"/>
      <w:szCs w:val="40"/>
    </w:rPr>
  </w:style>
  <w:style w:type="paragraph" w:styleId="1348">
    <w:name w:val="Heading 2"/>
    <w:basedOn w:val="1346"/>
    <w:next w:val="1346"/>
    <w:link w:val="1359"/>
    <w:uiPriority w:val="9"/>
    <w:unhideWhenUsed/>
    <w:qFormat/>
    <w:pPr>
      <w:keepLines/>
      <w:spacing w:before="360" w:after="200"/>
      <w:outlineLvl w:val="1"/>
    </w:pPr>
    <w:rPr>
      <w:rFonts w:ascii="Arial" w:hAnsi="Arial" w:eastAsia="Arial" w:cs="Arial"/>
      <w:sz w:val="34"/>
    </w:rPr>
  </w:style>
  <w:style w:type="paragraph" w:styleId="1349">
    <w:name w:val="Heading 3"/>
    <w:basedOn w:val="1346"/>
    <w:next w:val="1346"/>
    <w:link w:val="1360"/>
    <w:uiPriority w:val="9"/>
    <w:unhideWhenUsed/>
    <w:qFormat/>
    <w:pPr>
      <w:keepLines/>
      <w:spacing w:before="320" w:after="200"/>
      <w:outlineLvl w:val="2"/>
    </w:pPr>
    <w:rPr>
      <w:rFonts w:ascii="Arial" w:hAnsi="Arial" w:eastAsia="Arial" w:cs="Arial"/>
      <w:sz w:val="30"/>
      <w:szCs w:val="30"/>
    </w:rPr>
  </w:style>
  <w:style w:type="paragraph" w:styleId="1350">
    <w:name w:val="Heading 4"/>
    <w:basedOn w:val="1346"/>
    <w:next w:val="1346"/>
    <w:link w:val="1361"/>
    <w:uiPriority w:val="9"/>
    <w:unhideWhenUsed/>
    <w:qFormat/>
    <w:pPr>
      <w:keepLines/>
      <w:spacing w:before="320" w:after="200"/>
      <w:outlineLvl w:val="3"/>
    </w:pPr>
    <w:rPr>
      <w:rFonts w:ascii="Arial" w:hAnsi="Arial" w:eastAsia="Arial" w:cs="Arial"/>
      <w:b/>
      <w:bCs/>
      <w:sz w:val="26"/>
      <w:szCs w:val="26"/>
    </w:rPr>
  </w:style>
  <w:style w:type="paragraph" w:styleId="1351">
    <w:name w:val="Heading 5"/>
    <w:basedOn w:val="1346"/>
    <w:next w:val="1346"/>
    <w:link w:val="1362"/>
    <w:uiPriority w:val="9"/>
    <w:unhideWhenUsed/>
    <w:qFormat/>
    <w:pPr>
      <w:keepLines/>
      <w:spacing w:before="320" w:after="200"/>
      <w:outlineLvl w:val="4"/>
    </w:pPr>
    <w:rPr>
      <w:rFonts w:ascii="Arial" w:hAnsi="Arial" w:eastAsia="Arial" w:cs="Arial"/>
      <w:b/>
      <w:bCs/>
    </w:rPr>
  </w:style>
  <w:style w:type="paragraph" w:styleId="1352">
    <w:name w:val="Heading 6"/>
    <w:basedOn w:val="1346"/>
    <w:next w:val="1346"/>
    <w:link w:val="1363"/>
    <w:uiPriority w:val="9"/>
    <w:unhideWhenUsed/>
    <w:qFormat/>
    <w:pPr>
      <w:keepLines/>
      <w:spacing w:before="320" w:after="200"/>
      <w:outlineLvl w:val="5"/>
    </w:pPr>
    <w:rPr>
      <w:rFonts w:ascii="Arial" w:hAnsi="Arial" w:eastAsia="Arial" w:cs="Arial"/>
      <w:b/>
      <w:bCs/>
      <w:sz w:val="22"/>
      <w:szCs w:val="22"/>
    </w:rPr>
  </w:style>
  <w:style w:type="paragraph" w:styleId="1353">
    <w:name w:val="Heading 7"/>
    <w:basedOn w:val="1346"/>
    <w:next w:val="1346"/>
    <w:link w:val="1364"/>
    <w:uiPriority w:val="9"/>
    <w:unhideWhenUsed/>
    <w:qFormat/>
    <w:pPr>
      <w:keepLines/>
      <w:spacing w:before="320" w:after="200"/>
      <w:outlineLvl w:val="6"/>
    </w:pPr>
    <w:rPr>
      <w:rFonts w:ascii="Arial" w:hAnsi="Arial" w:eastAsia="Arial" w:cs="Arial"/>
      <w:b/>
      <w:bCs/>
      <w:i/>
      <w:iCs/>
      <w:sz w:val="22"/>
      <w:szCs w:val="22"/>
    </w:rPr>
  </w:style>
  <w:style w:type="paragraph" w:styleId="1354">
    <w:name w:val="Heading 8"/>
    <w:basedOn w:val="1346"/>
    <w:next w:val="1346"/>
    <w:link w:val="1581"/>
    <w:qFormat/>
    <w:pPr>
      <w:ind w:firstLine="0"/>
      <w:keepNext w:val="0"/>
      <w:spacing w:before="240" w:after="60" w:line="360" w:lineRule="auto"/>
      <w:widowControl w:val="off"/>
      <w:tabs>
        <w:tab w:val="num" w:pos="360" w:leader="none"/>
      </w:tabs>
      <w:outlineLvl w:val="7"/>
    </w:pPr>
    <w:rPr>
      <w:i/>
      <w:iCs/>
      <w:sz w:val="26"/>
      <w:szCs w:val="26"/>
      <w:lang w:eastAsia="en-US"/>
    </w:rPr>
  </w:style>
  <w:style w:type="paragraph" w:styleId="1355">
    <w:name w:val="Heading 9"/>
    <w:basedOn w:val="1346"/>
    <w:next w:val="1346"/>
    <w:link w:val="1582"/>
    <w:qFormat/>
    <w:pPr>
      <w:ind w:firstLine="0"/>
      <w:keepNext w:val="0"/>
      <w:spacing w:before="240" w:after="60" w:line="360" w:lineRule="auto"/>
      <w:widowControl w:val="off"/>
      <w:tabs>
        <w:tab w:val="num" w:pos="360" w:leader="none"/>
      </w:tabs>
      <w:outlineLvl w:val="8"/>
    </w:pPr>
    <w:rPr>
      <w:rFonts w:ascii="Arial" w:hAnsi="Arial"/>
      <w:sz w:val="22"/>
      <w:szCs w:val="22"/>
      <w:lang w:eastAsia="en-US"/>
    </w:rPr>
  </w:style>
  <w:style w:type="character" w:styleId="1356" w:default="1">
    <w:name w:val="Default Paragraph Font"/>
    <w:uiPriority w:val="1"/>
    <w:semiHidden/>
    <w:unhideWhenUsed/>
  </w:style>
  <w:style w:type="table" w:styleId="1357" w:default="1">
    <w:name w:val="Normal Table"/>
    <w:uiPriority w:val="99"/>
    <w:semiHidden/>
    <w:unhideWhenUsed/>
    <w:tblPr>
      <w:tblInd w:w="0" w:type="dxa"/>
      <w:tblCellMar>
        <w:left w:w="108" w:type="dxa"/>
        <w:top w:w="0" w:type="dxa"/>
        <w:right w:w="108" w:type="dxa"/>
        <w:bottom w:w="0" w:type="dxa"/>
      </w:tblCellMar>
    </w:tblPr>
  </w:style>
  <w:style w:type="numbering" w:styleId="1358" w:default="1">
    <w:name w:val="No List"/>
    <w:uiPriority w:val="99"/>
    <w:semiHidden/>
    <w:unhideWhenUsed/>
  </w:style>
  <w:style w:type="character" w:styleId="1359" w:customStyle="1">
    <w:name w:val="Заголовок 2 Знак"/>
    <w:link w:val="1348"/>
    <w:uiPriority w:val="9"/>
    <w:rPr>
      <w:rFonts w:ascii="Arial" w:hAnsi="Arial" w:eastAsia="Arial" w:cs="Arial"/>
      <w:sz w:val="34"/>
    </w:rPr>
  </w:style>
  <w:style w:type="character" w:styleId="1360" w:customStyle="1">
    <w:name w:val="Заголовок 3 Знак"/>
    <w:link w:val="1349"/>
    <w:uiPriority w:val="9"/>
    <w:rPr>
      <w:rFonts w:ascii="Arial" w:hAnsi="Arial" w:eastAsia="Arial" w:cs="Arial"/>
      <w:sz w:val="30"/>
      <w:szCs w:val="30"/>
    </w:rPr>
  </w:style>
  <w:style w:type="character" w:styleId="1361" w:customStyle="1">
    <w:name w:val="Заголовок 4 Знак"/>
    <w:link w:val="1350"/>
    <w:uiPriority w:val="9"/>
    <w:rPr>
      <w:rFonts w:ascii="Arial" w:hAnsi="Arial" w:eastAsia="Arial" w:cs="Arial"/>
      <w:b/>
      <w:bCs/>
      <w:sz w:val="26"/>
      <w:szCs w:val="26"/>
    </w:rPr>
  </w:style>
  <w:style w:type="character" w:styleId="1362" w:customStyle="1">
    <w:name w:val="Заголовок 5 Знак"/>
    <w:link w:val="1351"/>
    <w:uiPriority w:val="9"/>
    <w:rPr>
      <w:rFonts w:ascii="Arial" w:hAnsi="Arial" w:eastAsia="Arial" w:cs="Arial"/>
      <w:b/>
      <w:bCs/>
      <w:sz w:val="24"/>
      <w:szCs w:val="24"/>
    </w:rPr>
  </w:style>
  <w:style w:type="character" w:styleId="1363" w:customStyle="1">
    <w:name w:val="Заголовок 6 Знак"/>
    <w:link w:val="1352"/>
    <w:uiPriority w:val="9"/>
    <w:rPr>
      <w:rFonts w:ascii="Arial" w:hAnsi="Arial" w:eastAsia="Arial" w:cs="Arial"/>
      <w:b/>
      <w:bCs/>
      <w:sz w:val="22"/>
      <w:szCs w:val="22"/>
    </w:rPr>
  </w:style>
  <w:style w:type="character" w:styleId="1364" w:customStyle="1">
    <w:name w:val="Заголовок 7 Знак"/>
    <w:link w:val="1353"/>
    <w:uiPriority w:val="9"/>
    <w:rPr>
      <w:rFonts w:ascii="Arial" w:hAnsi="Arial" w:eastAsia="Arial" w:cs="Arial"/>
      <w:b/>
      <w:bCs/>
      <w:i/>
      <w:iCs/>
      <w:sz w:val="22"/>
      <w:szCs w:val="22"/>
    </w:rPr>
  </w:style>
  <w:style w:type="character" w:styleId="1365" w:customStyle="1">
    <w:name w:val="Heading 8 Char"/>
    <w:uiPriority w:val="9"/>
    <w:rPr>
      <w:rFonts w:ascii="Arial" w:hAnsi="Arial" w:eastAsia="Arial" w:cs="Arial"/>
      <w:i/>
      <w:iCs/>
      <w:sz w:val="22"/>
      <w:szCs w:val="22"/>
    </w:rPr>
  </w:style>
  <w:style w:type="character" w:styleId="1366" w:customStyle="1">
    <w:name w:val="Heading 9 Char"/>
    <w:uiPriority w:val="9"/>
    <w:rPr>
      <w:rFonts w:ascii="Arial" w:hAnsi="Arial" w:eastAsia="Arial" w:cs="Arial"/>
      <w:i/>
      <w:iCs/>
      <w:sz w:val="21"/>
      <w:szCs w:val="21"/>
    </w:rPr>
  </w:style>
  <w:style w:type="paragraph" w:styleId="1367">
    <w:name w:val="List Paragraph"/>
    <w:basedOn w:val="1346"/>
    <w:uiPriority w:val="34"/>
    <w:qFormat/>
    <w:pPr>
      <w:contextualSpacing/>
      <w:ind w:left="720"/>
    </w:pPr>
  </w:style>
  <w:style w:type="paragraph" w:styleId="1368">
    <w:name w:val="No Spacing"/>
    <w:link w:val="1550"/>
    <w:uiPriority w:val="1"/>
    <w:qFormat/>
    <w:pPr>
      <w:ind w:firstLine="709"/>
      <w:jc w:val="both"/>
      <w:spacing w:before="120" w:after="120" w:line="300" w:lineRule="auto"/>
    </w:pPr>
    <w:rPr>
      <w:rFonts w:ascii="Times New Roman" w:hAnsi="Times New Roman" w:eastAsia="Times New Roman"/>
      <w:sz w:val="24"/>
      <w:szCs w:val="24"/>
      <w:lang w:eastAsia="ru-RU"/>
    </w:rPr>
  </w:style>
  <w:style w:type="paragraph" w:styleId="1369">
    <w:name w:val="Title"/>
    <w:basedOn w:val="1346"/>
    <w:link w:val="1541"/>
    <w:qFormat/>
    <w:pPr>
      <w:ind w:right="-1050" w:firstLine="0"/>
      <w:jc w:val="center"/>
      <w:keepNext w:val="0"/>
      <w:spacing w:before="120" w:after="120" w:line="240" w:lineRule="auto"/>
    </w:pPr>
  </w:style>
  <w:style w:type="paragraph" w:styleId="1370">
    <w:name w:val="Subtitle"/>
    <w:basedOn w:val="1346"/>
    <w:link w:val="1547"/>
    <w:uiPriority w:val="11"/>
    <w:qFormat/>
    <w:pPr>
      <w:ind w:firstLine="0"/>
      <w:keepNext w:val="0"/>
      <w:spacing w:line="240" w:lineRule="auto"/>
    </w:pPr>
    <w:rPr>
      <w:b/>
      <w:bCs/>
    </w:rPr>
  </w:style>
  <w:style w:type="character" w:styleId="1371" w:customStyle="1">
    <w:name w:val="Subtitle Char"/>
    <w:uiPriority w:val="11"/>
    <w:rPr>
      <w:sz w:val="24"/>
      <w:szCs w:val="24"/>
    </w:rPr>
  </w:style>
  <w:style w:type="paragraph" w:styleId="1372">
    <w:name w:val="Quote"/>
    <w:basedOn w:val="1346"/>
    <w:next w:val="1346"/>
    <w:link w:val="1373"/>
    <w:uiPriority w:val="29"/>
    <w:qFormat/>
    <w:pPr>
      <w:ind w:left="720" w:right="720"/>
    </w:pPr>
    <w:rPr>
      <w:i/>
    </w:rPr>
  </w:style>
  <w:style w:type="character" w:styleId="1373" w:customStyle="1">
    <w:name w:val="Цитата 2 Знак"/>
    <w:link w:val="1372"/>
    <w:uiPriority w:val="29"/>
    <w:rPr>
      <w:i/>
    </w:rPr>
  </w:style>
  <w:style w:type="paragraph" w:styleId="1374">
    <w:name w:val="Intense Quote"/>
    <w:basedOn w:val="1346"/>
    <w:next w:val="1346"/>
    <w:link w:val="1375"/>
    <w:uiPriority w:val="30"/>
    <w:qFormat/>
    <w:pPr>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1375" w:customStyle="1">
    <w:name w:val="Выделенная цитата Знак"/>
    <w:link w:val="1374"/>
    <w:uiPriority w:val="30"/>
    <w:rPr>
      <w:i/>
    </w:rPr>
  </w:style>
  <w:style w:type="paragraph" w:styleId="1376">
    <w:name w:val="Header"/>
    <w:basedOn w:val="1346"/>
    <w:link w:val="1738"/>
    <w:uiPriority w:val="99"/>
    <w:unhideWhenUsed/>
    <w:pPr>
      <w:spacing w:line="240" w:lineRule="auto"/>
      <w:tabs>
        <w:tab w:val="center" w:pos="7143" w:leader="none"/>
        <w:tab w:val="right" w:pos="14287" w:leader="none"/>
      </w:tabs>
    </w:pPr>
  </w:style>
  <w:style w:type="paragraph" w:styleId="1377">
    <w:name w:val="Footer"/>
    <w:basedOn w:val="1346"/>
    <w:link w:val="1585"/>
    <w:uiPriority w:val="99"/>
    <w:pPr>
      <w:widowControl w:val="off"/>
      <w:tabs>
        <w:tab w:val="center" w:pos="4677" w:leader="none"/>
        <w:tab w:val="right" w:pos="9355" w:leader="none"/>
      </w:tabs>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Unicode MS" w:cs="Arial Unicode MS"/>
      <w:color w:val="000000"/>
    </w:rPr>
  </w:style>
  <w:style w:type="character" w:styleId="1378" w:customStyle="1">
    <w:name w:val="Footer Char"/>
    <w:uiPriority w:val="99"/>
  </w:style>
  <w:style w:type="paragraph" w:styleId="1379">
    <w:name w:val="Caption"/>
    <w:basedOn w:val="1346"/>
    <w:next w:val="1346"/>
    <w:link w:val="1380"/>
    <w:uiPriority w:val="99"/>
    <w:qFormat/>
    <w:pPr>
      <w:ind w:firstLine="0"/>
      <w:jc w:val="left"/>
      <w:keepNext w:val="0"/>
      <w:spacing w:before="360" w:line="240" w:lineRule="auto"/>
    </w:pPr>
  </w:style>
  <w:style w:type="character" w:styleId="1380" w:customStyle="1">
    <w:name w:val="Caption Char"/>
    <w:uiPriority w:val="99"/>
  </w:style>
  <w:style w:type="table" w:styleId="1381">
    <w:name w:val="Table Grid"/>
    <w:basedOn w:val="1357"/>
    <w:uiPriority w:val="99"/>
    <w:rPr>
      <w:rFonts w:ascii="Times New Roman" w:hAnsi="Times New Roman" w:eastAsia="Times New Roman"/>
      <w:lang w:eastAsia="en-US"/>
    </w:rPr>
    <w:tblPr/>
  </w:style>
  <w:style w:type="table" w:styleId="1382" w:customStyle="1">
    <w:name w:val="Table Grid Light"/>
    <w:uiPriority w:val="59"/>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style>
  <w:style w:type="table" w:styleId="1383">
    <w:name w:val="Plain Table 1"/>
    <w:uiPriority w:val="59"/>
    <w:tblPr>
      <w:tblInd w:w="0" w:type="dxa"/>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CellMar>
        <w:left w:w="108" w:type="dxa"/>
        <w:top w:w="0" w:type="dxa"/>
        <w:right w:w="108" w:type="dxa"/>
        <w:bottom w:w="0" w:type="dxa"/>
      </w:tblCellMar>
    </w:tblPr>
    <w:tblStylePr w:type="band1Horz">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1384">
    <w:name w:val="Plain Table 2"/>
    <w:uiPriority w:val="59"/>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1385">
    <w:name w:val="Plain Table 3"/>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1386">
    <w:name w:val="Plain Table 4"/>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1387">
    <w:name w:val="Plain Table 5"/>
    <w:uiPriority w:val="99"/>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cPr>
        <w:shd w:val="clear" w:color="f2f2f2" w:themeColor="text1" w:themeTint="0D" w:fill="f2f2f2" w:themeFill="text1" w:themeFillTint="0D"/>
      </w:tcPr>
    </w:tblStylePr>
    <w:tblStylePr w:type="band1Vert">
      <w:rPr>
        <w:rFonts w:ascii="Arial" w:hAnsi="Arial"/>
        <w:color w:val="404040"/>
        <w:sz w:val="22"/>
      </w:rPr>
      <w:tcPr>
        <w:shd w:val="clear" w:color="f2f2f2" w:themeColor="text1" w:themeTint="0D" w:fill="f2f2f2" w:themeFill="text1" w:themeFillTint="0D"/>
      </w:tcPr>
    </w:tblStylePr>
    <w:tblStylePr w:type="firstCol">
      <w:rPr>
        <w:i/>
        <w:color w:val="404040"/>
      </w:rPr>
      <w:pPr>
        <w:jc w:val="right"/>
      </w:pPr>
      <w:tcPr>
        <w:shd w:val="clear" w:color="ffffff" w:fill="auto"/>
        <w:tcBorders>
          <w:right w:val="single" w:color="404040" w:sz="4" w:space="0"/>
        </w:tcBorders>
      </w:tcPr>
    </w:tblStylePr>
    <w:tblStylePr w:type="firstRow">
      <w:rPr>
        <w:i/>
        <w:color w:val="404040"/>
      </w:rPr>
      <w:tcPr>
        <w:shd w:val="clear" w:color="ffffff" w:fill="auto"/>
        <w:tcBorders>
          <w:left w:val="none" w:color="000000" w:sz="4" w:space="0"/>
          <w:bottom w:val="single" w:color="404040" w:sz="4" w:space="0"/>
          <w:right w:val="none" w:color="000000" w:sz="4" w:space="0"/>
        </w:tcBorders>
      </w:tcPr>
    </w:tblStylePr>
    <w:tblStylePr w:type="lastCol">
      <w:rPr>
        <w:i/>
        <w:color w:val="404040"/>
      </w:rPr>
      <w:tcPr>
        <w:shd w:val="clear" w:color="ffffff" w:fill="auto"/>
        <w:tcBorders>
          <w:left w:val="single" w:color="404040" w:sz="4" w:space="0"/>
        </w:tcBorders>
      </w:tcPr>
    </w:tblStylePr>
    <w:tblStylePr w:type="lastRow">
      <w:rPr>
        <w:i/>
        <w:color w:val="404040"/>
      </w:rPr>
      <w:tcPr>
        <w:shd w:val="clear" w:color="ffffff" w:fill="auto"/>
        <w:tcBorders>
          <w:top w:val="single" w:color="404040" w:sz="4" w:space="0"/>
          <w:left w:val="none" w:color="000000" w:sz="4" w:space="0"/>
          <w:right w:val="none" w:color="000000" w:sz="4" w:space="0"/>
        </w:tcBorders>
      </w:tcPr>
    </w:tblStylePr>
  </w:style>
  <w:style w:type="table" w:styleId="1388">
    <w:name w:val="Grid Table 1 Light"/>
    <w:uiPriority w:val="99"/>
    <w:tblPr>
      <w:tblStyleRowBandSize w:val="1"/>
      <w:tblStyleColBandSize w:val="1"/>
      <w:tblInd w:w="0" w:type="dxa"/>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firstCol">
      <w:rPr>
        <w:b/>
        <w:color w:val="404040"/>
      </w:rPr>
    </w:tblStylePr>
    <w:tblStylePr w:type="firstRow">
      <w:rPr>
        <w:b/>
        <w:color w:val="404040"/>
      </w:rPr>
      <w:tcPr>
        <w:tcBorders>
          <w:bottom w:val="single" w:color="6A6A6A" w:themeColor="text1" w:themeTint="95" w:sz="12" w:space="0"/>
        </w:tcBorders>
      </w:tcPr>
    </w:tblStylePr>
    <w:tblStylePr w:type="lastCol">
      <w:rPr>
        <w:b/>
        <w:color w:val="404040"/>
      </w:rPr>
    </w:tblStylePr>
    <w:tblStylePr w:type="lastRow">
      <w:rPr>
        <w:b/>
        <w:color w:val="404040"/>
      </w:rPr>
    </w:tblStylePr>
  </w:style>
  <w:style w:type="table" w:styleId="1389" w:customStyle="1">
    <w:name w:val="Grid Table 1 Light - Accent 1"/>
    <w:uiPriority w:val="99"/>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b/>
        <w:color w:val="404040"/>
      </w:rPr>
    </w:tblStylePr>
    <w:tblStylePr w:type="firstRow">
      <w:rPr>
        <w:b/>
        <w:color w:val="404040"/>
      </w:rPr>
      <w:tcPr>
        <w:tcBorders>
          <w:bottom w:val="single" w:color="97B4D8" w:themeColor="accent1" w:themeTint="95" w:sz="12" w:space="0"/>
        </w:tcBorders>
      </w:tcPr>
    </w:tblStylePr>
    <w:tblStylePr w:type="lastCol">
      <w:rPr>
        <w:b/>
        <w:color w:val="404040"/>
      </w:rPr>
    </w:tblStylePr>
    <w:tblStylePr w:type="lastRow">
      <w:rPr>
        <w:b/>
        <w:color w:val="404040"/>
      </w:rPr>
    </w:tblStylePr>
  </w:style>
  <w:style w:type="table" w:styleId="1390" w:customStyle="1">
    <w:name w:val="Grid Table 1 Light - Accent 2"/>
    <w:uiPriority w:val="99"/>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b/>
        <w:color w:val="404040"/>
      </w:rPr>
    </w:tblStylePr>
    <w:tblStylePr w:type="firstRow">
      <w:rPr>
        <w:b/>
        <w:color w:val="404040"/>
      </w:rPr>
      <w:tcPr>
        <w:tcBorders>
          <w:bottom w:val="single" w:color="DA9896" w:themeColor="accent2" w:themeTint="95" w:sz="12" w:space="0"/>
        </w:tcBorders>
      </w:tcPr>
    </w:tblStylePr>
    <w:tblStylePr w:type="lastCol">
      <w:rPr>
        <w:b/>
        <w:color w:val="404040"/>
      </w:rPr>
    </w:tblStylePr>
    <w:tblStylePr w:type="lastRow">
      <w:rPr>
        <w:b/>
        <w:color w:val="404040"/>
      </w:rPr>
    </w:tblStylePr>
  </w:style>
  <w:style w:type="table" w:styleId="1391" w:customStyle="1">
    <w:name w:val="Grid Table 1 Light - Accent 3"/>
    <w:uiPriority w:val="99"/>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b/>
        <w:color w:val="404040"/>
      </w:rPr>
    </w:tblStylePr>
    <w:tblStylePr w:type="firstRow">
      <w:rPr>
        <w:b/>
        <w:color w:val="404040"/>
      </w:rPr>
      <w:tcPr>
        <w:tcBorders>
          <w:bottom w:val="single" w:color="C4D79D" w:themeColor="accent3" w:themeTint="95" w:sz="12" w:space="0"/>
        </w:tcBorders>
      </w:tcPr>
    </w:tblStylePr>
    <w:tblStylePr w:type="lastCol">
      <w:rPr>
        <w:b/>
        <w:color w:val="404040"/>
      </w:rPr>
    </w:tblStylePr>
    <w:tblStylePr w:type="lastRow">
      <w:rPr>
        <w:b/>
        <w:color w:val="404040"/>
      </w:rPr>
    </w:tblStylePr>
  </w:style>
  <w:style w:type="table" w:styleId="1392" w:customStyle="1">
    <w:name w:val="Grid Table 1 Light - Accent 4"/>
    <w:uiPriority w:val="99"/>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b/>
        <w:color w:val="404040"/>
      </w:rPr>
    </w:tblStylePr>
    <w:tblStylePr w:type="firstRow">
      <w:rPr>
        <w:b/>
        <w:color w:val="404040"/>
      </w:rPr>
      <w:tcPr>
        <w:tcBorders>
          <w:bottom w:val="single" w:color="B4A4C8" w:themeColor="accent4" w:themeTint="95" w:sz="12" w:space="0"/>
        </w:tcBorders>
      </w:tcPr>
    </w:tblStylePr>
    <w:tblStylePr w:type="lastCol">
      <w:rPr>
        <w:b/>
        <w:color w:val="404040"/>
      </w:rPr>
    </w:tblStylePr>
    <w:tblStylePr w:type="lastRow">
      <w:rPr>
        <w:b/>
        <w:color w:val="404040"/>
      </w:rPr>
    </w:tblStylePr>
  </w:style>
  <w:style w:type="table" w:styleId="1393" w:customStyle="1">
    <w:name w:val="Grid Table 1 Light - Accent 5"/>
    <w:uiPriority w:val="99"/>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b/>
        <w:color w:val="404040"/>
      </w:rPr>
    </w:tblStylePr>
    <w:tblStylePr w:type="firstRow">
      <w:rPr>
        <w:b/>
        <w:color w:val="404040"/>
      </w:rPr>
      <w:tcPr>
        <w:tcBorders>
          <w:bottom w:val="single" w:color="95CEDD" w:themeColor="accent5" w:themeTint="95" w:sz="12" w:space="0"/>
        </w:tcBorders>
      </w:tcPr>
    </w:tblStylePr>
    <w:tblStylePr w:type="lastCol">
      <w:rPr>
        <w:b/>
        <w:color w:val="404040"/>
      </w:rPr>
    </w:tblStylePr>
    <w:tblStylePr w:type="lastRow">
      <w:rPr>
        <w:b/>
        <w:color w:val="404040"/>
      </w:rPr>
    </w:tblStylePr>
  </w:style>
  <w:style w:type="table" w:styleId="1394" w:customStyle="1">
    <w:name w:val="Grid Table 1 Light - Accent 6"/>
    <w:uiPriority w:val="99"/>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b/>
        <w:color w:val="404040"/>
      </w:rPr>
    </w:tblStylePr>
    <w:tblStylePr w:type="firstRow">
      <w:rPr>
        <w:b/>
        <w:color w:val="404040"/>
      </w:rPr>
      <w:tcPr>
        <w:tcBorders>
          <w:bottom w:val="single" w:color="FAC192" w:themeColor="accent6" w:themeTint="95" w:sz="12" w:space="0"/>
        </w:tcBorders>
      </w:tcPr>
    </w:tblStylePr>
    <w:tblStylePr w:type="lastCol">
      <w:rPr>
        <w:b/>
        <w:color w:val="404040"/>
      </w:rPr>
    </w:tblStylePr>
    <w:tblStylePr w:type="lastRow">
      <w:rPr>
        <w:b/>
        <w:color w:val="404040"/>
      </w:rPr>
    </w:tblStylePr>
  </w:style>
  <w:style w:type="table" w:styleId="1395">
    <w:name w:val="Grid Table 2"/>
    <w:uiPriority w:val="99"/>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style>
  <w:style w:type="table" w:styleId="1396" w:customStyle="1">
    <w:name w:val="Grid Table 2 - Accent 1"/>
    <w:uiPriority w:val="99"/>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style>
  <w:style w:type="table" w:styleId="1397" w:customStyle="1">
    <w:name w:val="Grid Table 2 - Accent 2"/>
    <w:uiPriority w:val="99"/>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style>
  <w:style w:type="table" w:styleId="1398" w:customStyle="1">
    <w:name w:val="Grid Table 2 - Accent 3"/>
    <w:uiPriority w:val="99"/>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style>
  <w:style w:type="table" w:styleId="1399" w:customStyle="1">
    <w:name w:val="Grid Table 2 - Accent 4"/>
    <w:uiPriority w:val="99"/>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style>
  <w:style w:type="table" w:styleId="1400" w:customStyle="1">
    <w:name w:val="Grid Table 2 - Accent 5"/>
    <w:uiPriority w:val="99"/>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4BACC6" w:themeColor="accent5" w:sz="4" w:space="0"/>
          <w:left w:val="none" w:color="000000" w:sz="4" w:space="0"/>
          <w:bottom w:val="none" w:color="000000" w:sz="4" w:space="0"/>
          <w:right w:val="none" w:color="000000" w:sz="4" w:space="0"/>
        </w:tcBorders>
      </w:tcPr>
    </w:tblStylePr>
  </w:style>
  <w:style w:type="table" w:styleId="1401" w:customStyle="1">
    <w:name w:val="Grid Table 2 - Accent 6"/>
    <w:uiPriority w:val="99"/>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b/>
        <w:color w:val="404040"/>
      </w:r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tblStylePr>
    <w:tblStylePr w:type="lastRow">
      <w:rPr>
        <w:b/>
        <w:color w:val="404040"/>
      </w:rPr>
      <w:tcPr>
        <w:shd w:val="clear" w:color="ffffff" w:fill="auto"/>
        <w:tcBorders>
          <w:top w:val="single" w:color="F79646" w:themeColor="accent6" w:sz="4" w:space="0"/>
          <w:left w:val="none" w:color="000000" w:sz="4" w:space="0"/>
          <w:bottom w:val="none" w:color="000000" w:sz="4" w:space="0"/>
          <w:right w:val="none" w:color="000000" w:sz="4" w:space="0"/>
        </w:tcBorders>
      </w:tcPr>
    </w:tblStylePr>
  </w:style>
  <w:style w:type="table" w:styleId="1402">
    <w:name w:val="Grid Table 3"/>
    <w:uiPriority w:val="99"/>
    <w:tblPr>
      <w:tblStyleRowBandSize w:val="1"/>
      <w:tblStyleColBandSize w:val="1"/>
      <w:tblInd w:w="0" w:type="dxa"/>
      <w:tblBorders>
        <w:bottom w:val="single" w:color="6A6A6A" w:themeColor="text1" w:themeTint="95" w:sz="4" w:space="0"/>
        <w:insideH w:val="single" w:color="6A6A6A" w:themeColor="text1" w:themeTint="95" w:sz="4" w:space="0"/>
        <w:insideV w:val="single" w:color="6A6A6A" w:themeColor="text1" w:themeTint="95"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3" w:customStyle="1">
    <w:name w:val="Grid Table 3 - Accent 1"/>
    <w:uiPriority w:val="99"/>
    <w:tblPr>
      <w:tblStyleRowBandSize w:val="1"/>
      <w:tblStyleColBandSize w:val="1"/>
      <w:tblInd w:w="0" w:type="dxa"/>
      <w:tblBorders>
        <w:bottom w:val="single" w:color="5D8AC2" w:themeColor="accent1" w:themeTint="EA" w:sz="4" w:space="0"/>
        <w:insideH w:val="single" w:color="5D8AC2" w:themeColor="accent1" w:themeTint="EA" w:sz="4" w:space="0"/>
        <w:insideV w:val="single" w:color="5D8AC2" w:themeColor="accent1" w:themeTint="EA" w:sz="4" w:space="0"/>
      </w:tblBorders>
      <w:tblCellMar>
        <w:left w:w="0" w:type="dxa"/>
        <w:top w:w="0" w:type="dxa"/>
        <w:right w:w="0" w:type="dxa"/>
        <w:bottom w:w="0" w:type="dxa"/>
      </w:tblCellMar>
    </w:tblPr>
    <w:tblStylePr w:type="band1Horz">
      <w:rPr>
        <w:rFonts w:ascii="Arial" w:hAnsi="Arial"/>
        <w:color w:val="404040"/>
        <w:sz w:val="22"/>
      </w:rPr>
      <w:tcPr>
        <w:shd w:val="clear" w:color="dae5f1" w:themeColor="accent1" w:themeTint="34" w:fill="dae5f1" w:themeFill="accent1" w:themeFillTint="34"/>
      </w:tcPr>
    </w:tblStylePr>
    <w:tblStylePr w:type="band1Vert">
      <w:rPr>
        <w:rFonts w:ascii="Arial" w:hAnsi="Arial"/>
        <w:color w:val="404040"/>
        <w:sz w:val="22"/>
      </w:rPr>
      <w:tcPr>
        <w:shd w:val="clear" w:color="dae5f1" w:themeColor="accent1" w:themeTint="34" w:fill="dae5f1" w:themeFill="accent1"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4" w:customStyle="1">
    <w:name w:val="Grid Table 3 - Accent 2"/>
    <w:uiPriority w:val="99"/>
    <w:tblPr>
      <w:tblStyleRowBandSize w:val="1"/>
      <w:tblStyleColBandSize w:val="1"/>
      <w:tblInd w:w="0" w:type="dxa"/>
      <w:tblBorders>
        <w:bottom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5" w:customStyle="1">
    <w:name w:val="Grid Table 3 - Accent 3"/>
    <w:uiPriority w:val="99"/>
    <w:tblPr>
      <w:tblStyleRowBandSize w:val="1"/>
      <w:tblStyleColBandSize w:val="1"/>
      <w:tblInd w:w="0" w:type="dxa"/>
      <w:tblBorders>
        <w:bottom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6" w:customStyle="1">
    <w:name w:val="Grid Table 3 - Accent 4"/>
    <w:uiPriority w:val="99"/>
    <w:tblPr>
      <w:tblStyleRowBandSize w:val="1"/>
      <w:tblStyleColBandSize w:val="1"/>
      <w:tblInd w:w="0" w:type="dxa"/>
      <w:tblBorders>
        <w:bottom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7" w:customStyle="1">
    <w:name w:val="Grid Table 3 - Accent 5"/>
    <w:uiPriority w:val="99"/>
    <w:tblPr>
      <w:tblStyleRowBandSize w:val="1"/>
      <w:tblStyleColBandSize w:val="1"/>
      <w:tblInd w:w="0" w:type="dxa"/>
      <w:tblBorders>
        <w:bottom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8" w:customStyle="1">
    <w:name w:val="Grid Table 3 - Accent 6"/>
    <w:uiPriority w:val="99"/>
    <w:tblPr>
      <w:tblStyleRowBandSize w:val="1"/>
      <w:tblStyleColBandSize w:val="1"/>
      <w:tblInd w:w="0" w:type="dxa"/>
      <w:tblBorders>
        <w:bottom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i/>
        <w:color w:val="404040"/>
      </w:rPr>
      <w:pPr>
        <w:jc w:val="right"/>
      </w:p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fill="auto"/>
        <w:tcBorders>
          <w:top w:val="none" w:color="000000" w:sz="4" w:space="0"/>
          <w:left w:val="none" w:color="000000" w:sz="4" w:space="0"/>
          <w:bottom w:val="none" w:color="000000" w:sz="4" w:space="0"/>
          <w:right w:val="none" w:color="000000" w:sz="4" w:space="0"/>
        </w:tcBorders>
      </w:tcPr>
    </w:tblStylePr>
  </w:style>
  <w:style w:type="table" w:styleId="1409">
    <w:name w:val="Grid Table 4"/>
    <w:uiPriority w:val="59"/>
    <w:tblPr>
      <w:tblStyleRowBandSize w:val="1"/>
      <w:tblStyleColBandSize w:val="1"/>
      <w:tblInd w:w="0" w:type="dxa"/>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CellMar>
        <w:left w:w="0" w:type="dxa"/>
        <w:top w:w="0" w:type="dxa"/>
        <w:right w:w="0" w:type="dxa"/>
        <w:bottom w:w="0" w:type="dxa"/>
      </w:tblCellMar>
    </w:tblPr>
    <w:tblStylePr w:type="band1Horz">
      <w:rPr>
        <w:rFonts w:ascii="Arial" w:hAnsi="Arial"/>
        <w:color w:val="404040"/>
        <w:sz w:val="22"/>
      </w:rPr>
      <w:tcPr>
        <w:shd w:val="clear" w:color="cbcbcb" w:themeColor="text1" w:themeTint="34" w:fill="cbcbcb" w:themeFill="text1" w:themeFillTint="34"/>
      </w:tcPr>
    </w:tblStylePr>
    <w:tblStylePr w:type="band1Vert">
      <w:rPr>
        <w:rFonts w:ascii="Arial" w:hAnsi="Arial"/>
        <w:color w:val="404040"/>
        <w:sz w:val="22"/>
      </w:rPr>
      <w:tcPr>
        <w:shd w:val="clear" w:color="cbcbcb"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1410" w:customStyle="1">
    <w:name w:val="Grid Table 4 - Accent 1"/>
    <w:uiPriority w:val="59"/>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ce6f2" w:themeColor="accent1" w:themeTint="32" w:fill="dce6f2" w:themeFill="accent1" w:themeFillTint="32"/>
      </w:tcPr>
    </w:tblStylePr>
    <w:tblStylePr w:type="band1Vert">
      <w:rPr>
        <w:rFonts w:ascii="Arial" w:hAnsi="Arial"/>
        <w:color w:val="404040"/>
        <w:sz w:val="22"/>
      </w:rPr>
      <w:tcPr>
        <w:shd w:val="clear" w:color="dce6f2" w:themeColor="accent1" w:themeTint="32" w:fill="dce6f2" w:themeFill="accent1" w:themeFillTint="32"/>
      </w:tcPr>
    </w:tblStylePr>
    <w:tblStylePr w:type="firstCol">
      <w:rPr>
        <w:b/>
        <w:color w:val="404040"/>
      </w:rPr>
    </w:tblStylePr>
    <w:tblStylePr w:type="firstRow">
      <w:rPr>
        <w:rFonts w:ascii="Arial" w:hAnsi="Arial"/>
        <w:b/>
        <w:color w:val="ffffff"/>
        <w:sz w:val="22"/>
      </w:r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tblStylePr>
    <w:tblStylePr w:type="lastRow">
      <w:rPr>
        <w:b/>
        <w:color w:val="404040"/>
      </w:rPr>
      <w:tcPr>
        <w:tcBorders>
          <w:top w:val="single" w:color="5D8AC2" w:themeColor="accent1" w:themeTint="EA" w:sz="4" w:space="0"/>
        </w:tcBorders>
      </w:tcPr>
    </w:tblStylePr>
  </w:style>
  <w:style w:type="table" w:styleId="1411" w:customStyle="1">
    <w:name w:val="Grid Table 4 - Accent 2"/>
    <w:uiPriority w:val="59"/>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f2dcdc" w:themeColor="accent2" w:themeTint="32" w:fill="f2dcdc" w:themeFill="accent2" w:themeFillTint="32"/>
      </w:tcPr>
    </w:tblStylePr>
    <w:tblStylePr w:type="band1Vert">
      <w:rPr>
        <w:rFonts w:ascii="Arial" w:hAnsi="Arial"/>
        <w:color w:val="404040"/>
        <w:sz w:val="22"/>
      </w:rPr>
      <w:tcPr>
        <w:shd w:val="clear" w:color="f2dcdc" w:themeColor="accent2" w:themeTint="32" w:fill="f2dcdc" w:themeFill="accent2" w:themeFillTint="32"/>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tblStylePr>
    <w:tblStylePr w:type="lastRow">
      <w:rPr>
        <w:b/>
        <w:color w:val="404040"/>
      </w:rPr>
      <w:tcPr>
        <w:tcBorders>
          <w:top w:val="single" w:color="D99695" w:themeColor="accent2" w:themeTint="97" w:sz="4" w:space="0"/>
        </w:tcBorders>
      </w:tcPr>
    </w:tblStylePr>
  </w:style>
  <w:style w:type="table" w:styleId="1412" w:customStyle="1">
    <w:name w:val="Grid Table 4 - Accent 3"/>
    <w:uiPriority w:val="59"/>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af1dc" w:themeColor="accent3" w:themeTint="34" w:fill="eaf1dc" w:themeFill="accent3" w:themeFillTint="34"/>
      </w:tcPr>
    </w:tblStylePr>
    <w:tblStylePr w:type="band1Vert">
      <w:rPr>
        <w:rFonts w:ascii="Arial" w:hAnsi="Arial"/>
        <w:color w:val="404040"/>
        <w:sz w:val="22"/>
      </w:rPr>
      <w:tcPr>
        <w:shd w:val="clear" w:color="eaf1dc" w:themeColor="accent3" w:themeTint="34" w:fill="eaf1dc" w:themeFill="accent3" w:themeFillTint="34"/>
      </w:tcPr>
    </w:tblStylePr>
    <w:tblStylePr w:type="firstCol">
      <w:rPr>
        <w:b/>
        <w:color w:val="404040"/>
      </w:rPr>
    </w:tblStylePr>
    <w:tblStylePr w:type="firstRow">
      <w:rPr>
        <w:rFonts w:ascii="Arial" w:hAnsi="Arial"/>
        <w:b/>
        <w:color w:val="ffffff"/>
        <w:sz w:val="22"/>
      </w:r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tblStylePr>
    <w:tblStylePr w:type="lastRow">
      <w:rPr>
        <w:b/>
        <w:color w:val="404040"/>
      </w:rPr>
      <w:tcPr>
        <w:tcBorders>
          <w:top w:val="single" w:color="9ABB59" w:themeColor="accent3" w:themeTint="FE" w:sz="4" w:space="0"/>
        </w:tcBorders>
      </w:tcPr>
    </w:tblStylePr>
  </w:style>
  <w:style w:type="table" w:styleId="1413" w:customStyle="1">
    <w:name w:val="Grid Table 4 - Accent 4"/>
    <w:uiPriority w:val="59"/>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e5dfec" w:themeColor="accent4" w:themeTint="34" w:fill="e5dfec" w:themeFill="accent4" w:themeFillTint="34"/>
      </w:tcPr>
    </w:tblStylePr>
    <w:tblStylePr w:type="band1Vert">
      <w:rPr>
        <w:rFonts w:ascii="Arial" w:hAnsi="Arial"/>
        <w:color w:val="404040"/>
        <w:sz w:val="22"/>
      </w:rPr>
      <w:tcPr>
        <w:shd w:val="clear" w:color="e5dfec" w:themeColor="accent4" w:themeTint="34" w:fill="e5dfec" w:themeFill="accent4" w:themeFillTint="34"/>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tblStylePr>
    <w:tblStylePr w:type="lastRow">
      <w:rPr>
        <w:b/>
        <w:color w:val="404040"/>
      </w:rPr>
      <w:tcPr>
        <w:tcBorders>
          <w:top w:val="single" w:color="B2A1C6" w:themeColor="accent4" w:themeTint="9A" w:sz="4" w:space="0"/>
        </w:tcBorders>
      </w:tcPr>
    </w:tblStylePr>
  </w:style>
  <w:style w:type="table" w:styleId="1414" w:customStyle="1">
    <w:name w:val="Grid Table 4 - Accent 5"/>
    <w:uiPriority w:val="59"/>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aeef3" w:themeColor="accent5" w:themeTint="34" w:fill="daeef3" w:themeFill="accent5" w:themeFillTint="34"/>
      </w:tcPr>
    </w:tblStylePr>
    <w:tblStylePr w:type="band1Vert">
      <w:rPr>
        <w:rFonts w:ascii="Arial" w:hAnsi="Arial"/>
        <w:color w:val="404040"/>
        <w:sz w:val="22"/>
      </w:rPr>
      <w:tcPr>
        <w:shd w:val="clear" w:color="daeef3" w:themeColor="accent5" w:themeTint="34" w:fill="daeef3" w:themeFill="accent5" w:themeFillTint="34"/>
      </w:tcPr>
    </w:tblStylePr>
    <w:tblStylePr w:type="firstCol">
      <w:rPr>
        <w:b/>
        <w:color w:val="404040"/>
      </w:rPr>
    </w:tblStylePr>
    <w:tblStylePr w:type="firstRow">
      <w:rPr>
        <w:rFonts w:ascii="Arial" w:hAnsi="Arial"/>
        <w:b/>
        <w:color w:val="ffffff"/>
        <w:sz w:val="22"/>
      </w:r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tblStylePr>
    <w:tblStylePr w:type="lastRow">
      <w:rPr>
        <w:b/>
        <w:color w:val="404040"/>
      </w:rPr>
      <w:tcPr>
        <w:tcBorders>
          <w:top w:val="single" w:color="4BACC6" w:themeColor="accent5" w:sz="4" w:space="0"/>
        </w:tcBorders>
      </w:tcPr>
    </w:tblStylePr>
  </w:style>
  <w:style w:type="table" w:styleId="1415" w:customStyle="1">
    <w:name w:val="Grid Table 4 - Accent 6"/>
    <w:uiPriority w:val="59"/>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9d8" w:themeColor="accent6" w:themeTint="34" w:fill="fde9d8" w:themeFill="accent6" w:themeFillTint="34"/>
      </w:tcPr>
    </w:tblStylePr>
    <w:tblStylePr w:type="band1Vert">
      <w:rPr>
        <w:rFonts w:ascii="Arial" w:hAnsi="Arial"/>
        <w:color w:val="404040"/>
        <w:sz w:val="22"/>
      </w:rPr>
      <w:tcPr>
        <w:shd w:val="clear" w:color="fde9d8" w:themeColor="accent6" w:themeTint="34" w:fill="fde9d8" w:themeFill="accent6" w:themeFillTint="34"/>
      </w:tcPr>
    </w:tblStylePr>
    <w:tblStylePr w:type="firstCol">
      <w:rPr>
        <w:b/>
        <w:color w:val="404040"/>
      </w:rPr>
    </w:tblStylePr>
    <w:tblStylePr w:type="firstRow">
      <w:rPr>
        <w:rFonts w:ascii="Arial" w:hAnsi="Arial"/>
        <w:b/>
        <w:color w:val="ffffff"/>
        <w:sz w:val="22"/>
      </w:r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tblStylePr>
    <w:tblStylePr w:type="lastRow">
      <w:rPr>
        <w:b/>
        <w:color w:val="404040"/>
      </w:rPr>
      <w:tcPr>
        <w:tcBorders>
          <w:top w:val="single" w:color="F79646" w:themeColor="accent6" w:sz="4" w:space="0"/>
        </w:tcBorders>
      </w:tcPr>
    </w:tblStylePr>
  </w:style>
  <w:style w:type="table" w:styleId="1416">
    <w:name w:val="Grid Table 5 Dark"/>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CellMar>
        <w:left w:w="0" w:type="dxa"/>
        <w:top w:w="0" w:type="dxa"/>
        <w:right w:w="0" w:type="dxa"/>
        <w:bottom w:w="0" w:type="dxa"/>
      </w:tblCellMar>
    </w:tblPr>
    <w:tblStylePr w:type="band1Horz">
      <w:tcPr>
        <w:shd w:val="clear" w:color="8a8a8a" w:themeColor="text1" w:themeTint="75" w:fill="8a8a8a" w:themeFill="text1" w:themeFillTint="75"/>
      </w:tcPr>
    </w:tblStylePr>
    <w:tblStylePr w:type="band1Vert">
      <w:tcPr>
        <w:shd w:val="clear" w:color="8a8a8a" w:themeColor="text1" w:themeTint="75" w:fill="8a8a8a" w:themeFill="text1" w:themeFillTint="75"/>
      </w:tcPr>
    </w:tblStylePr>
    <w:tblStylePr w:type="firstCol">
      <w:rPr>
        <w:rFonts w:ascii="Arial" w:hAnsi="Arial"/>
        <w:b/>
        <w:color w:val="ffffff"/>
        <w:sz w:val="22"/>
      </w:rPr>
      <w:tcPr>
        <w:shd w:val="clear" w:color="000000" w:themeColor="text1" w:fill="000000" w:themeFill="text1"/>
      </w:tcPr>
    </w:tblStylePr>
    <w:tblStylePr w:type="firstRow">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lastRow">
      <w:rPr>
        <w:rFonts w:ascii="Arial" w:hAnsi="Arial"/>
        <w:b/>
        <w:color w:val="ffffff"/>
        <w:sz w:val="22"/>
      </w:rPr>
      <w:tcPr>
        <w:shd w:val="clear" w:color="000000" w:themeColor="text1" w:fill="000000" w:themeFill="text1"/>
        <w:tcBorders>
          <w:top w:val="single" w:color="FFFFFF" w:themeColor="light1" w:sz="4" w:space="0"/>
        </w:tcBorders>
      </w:tcPr>
    </w:tblStylePr>
  </w:style>
  <w:style w:type="table" w:styleId="1417" w:customStyle="1">
    <w:name w:val="Grid Table 5 Dark- Accent 1"/>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5f1" w:themeColor="accent1" w:themeTint="34" w:fill="dae5f1" w:themeFill="accent1" w:themeFillTint="34"/>
      <w:tblCellMar>
        <w:left w:w="0" w:type="dxa"/>
        <w:top w:w="0" w:type="dxa"/>
        <w:right w:w="0" w:type="dxa"/>
        <w:bottom w:w="0" w:type="dxa"/>
      </w:tblCellMar>
    </w:tblPr>
    <w:tblStylePr w:type="band1Horz">
      <w:tcPr>
        <w:shd w:val="clear" w:color="aec4e0" w:themeColor="accent1" w:themeTint="75" w:fill="aec4e0" w:themeFill="accent1" w:themeFillTint="75"/>
      </w:tcPr>
    </w:tblStylePr>
    <w:tblStylePr w:type="band1Vert">
      <w:tcPr>
        <w:shd w:val="clear" w:color="aec4e0" w:themeColor="accent1" w:themeTint="75" w:fill="aec4e0" w:themeFill="accent1" w:themeFillTint="75"/>
      </w:tcPr>
    </w:tblStylePr>
    <w:tblStylePr w:type="firstCol">
      <w:rPr>
        <w:rFonts w:ascii="Arial" w:hAnsi="Arial"/>
        <w:b/>
        <w:color w:val="ffffff"/>
        <w:sz w:val="22"/>
      </w:rPr>
      <w:tcPr>
        <w:shd w:val="clear" w:color="4f81bd" w:themeColor="accent1" w:fill="4f81bd" w:themeFill="accent1"/>
      </w:tcPr>
    </w:tblStylePr>
    <w:tblStylePr w:type="firstRow">
      <w:rPr>
        <w:rFonts w:ascii="Arial" w:hAnsi="Arial"/>
        <w:b/>
        <w:color w:val="ffffff"/>
        <w:sz w:val="22"/>
      </w:rPr>
      <w:tcPr>
        <w:shd w:val="clear" w:color="4f81bd" w:themeColor="accent1" w:fill="4f81bd" w:themeFill="accent1"/>
      </w:tcPr>
    </w:tblStylePr>
    <w:tblStylePr w:type="lastCol">
      <w:rPr>
        <w:rFonts w:ascii="Arial" w:hAnsi="Arial"/>
        <w:b/>
        <w:color w:val="ffffff"/>
        <w:sz w:val="22"/>
      </w:rPr>
      <w:tcPr>
        <w:shd w:val="clear" w:color="4f81bd" w:themeColor="accent1" w:fill="4f81bd" w:themeFill="accent1"/>
      </w:tcPr>
    </w:tblStylePr>
    <w:tblStylePr w:type="lastRow">
      <w:rPr>
        <w:rFonts w:ascii="Arial" w:hAnsi="Arial"/>
        <w:b/>
        <w:color w:val="ffffff"/>
        <w:sz w:val="22"/>
      </w:rPr>
      <w:tcPr>
        <w:shd w:val="clear" w:color="4f81bd" w:themeColor="accent1" w:fill="4f81bd" w:themeFill="accent1"/>
        <w:tcBorders>
          <w:top w:val="single" w:color="FFFFFF" w:themeColor="light1" w:sz="4" w:space="0"/>
        </w:tcBorders>
      </w:tcPr>
    </w:tblStylePr>
  </w:style>
  <w:style w:type="table" w:styleId="1418" w:customStyle="1">
    <w:name w:val="Grid Table 5 Dark - Accent 2"/>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CellMar>
        <w:left w:w="0" w:type="dxa"/>
        <w:top w:w="0" w:type="dxa"/>
        <w:right w:w="0" w:type="dxa"/>
        <w:bottom w:w="0" w:type="dxa"/>
      </w:tblCellMar>
    </w:tblPr>
    <w:tblStylePr w:type="band1Horz">
      <w:tcPr>
        <w:shd w:val="clear" w:color="e2aead" w:themeColor="accent2" w:themeTint="75" w:fill="e2aead" w:themeFill="accent2" w:themeFillTint="75"/>
      </w:tcPr>
    </w:tblStylePr>
    <w:tblStylePr w:type="band1Vert">
      <w:tcPr>
        <w:shd w:val="clear" w:color="e2aead" w:themeColor="accent2" w:themeTint="75" w:fill="e2aead" w:themeFill="accent2" w:themeFillTint="75"/>
      </w:tcPr>
    </w:tblStylePr>
    <w:tblStylePr w:type="firstCol">
      <w:rPr>
        <w:rFonts w:ascii="Arial" w:hAnsi="Arial"/>
        <w:b/>
        <w:color w:val="ffffff"/>
        <w:sz w:val="22"/>
      </w:rPr>
      <w:tcPr>
        <w:shd w:val="clear" w:color="c0504d" w:themeColor="accent2" w:fill="c0504d" w:themeFill="accent2"/>
      </w:tcPr>
    </w:tblStylePr>
    <w:tblStylePr w:type="firstRow">
      <w:rPr>
        <w:rFonts w:ascii="Arial" w:hAnsi="Arial"/>
        <w:b/>
        <w:color w:val="ffffff"/>
        <w:sz w:val="22"/>
      </w:rPr>
      <w:tcPr>
        <w:shd w:val="clear" w:color="c0504d" w:themeColor="accent2" w:fill="c0504d" w:themeFill="accent2"/>
      </w:tcPr>
    </w:tblStylePr>
    <w:tblStylePr w:type="lastCol">
      <w:rPr>
        <w:rFonts w:ascii="Arial" w:hAnsi="Arial"/>
        <w:b/>
        <w:color w:val="ffffff"/>
        <w:sz w:val="22"/>
      </w:rPr>
      <w:tcPr>
        <w:shd w:val="clear" w:color="c0504d" w:themeColor="accent2" w:fill="c0504d" w:themeFill="accent2"/>
      </w:tcPr>
    </w:tblStylePr>
    <w:tblStylePr w:type="lastRow">
      <w:rPr>
        <w:rFonts w:ascii="Arial" w:hAnsi="Arial"/>
        <w:b/>
        <w:color w:val="ffffff"/>
        <w:sz w:val="22"/>
      </w:rPr>
      <w:tcPr>
        <w:shd w:val="clear" w:color="c0504d" w:themeColor="accent2" w:fill="c0504d" w:themeFill="accent2"/>
        <w:tcBorders>
          <w:top w:val="single" w:color="FFFFFF" w:themeColor="light1" w:sz="4" w:space="0"/>
        </w:tcBorders>
      </w:tcPr>
    </w:tblStylePr>
  </w:style>
  <w:style w:type="table" w:styleId="1419" w:customStyle="1">
    <w:name w:val="Grid Table 5 Dark - Accent 3"/>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CellMar>
        <w:left w:w="0" w:type="dxa"/>
        <w:top w:w="0" w:type="dxa"/>
        <w:right w:w="0" w:type="dxa"/>
        <w:bottom w:w="0" w:type="dxa"/>
      </w:tblCellMar>
    </w:tblPr>
    <w:tblStylePr w:type="band1Horz">
      <w:tcPr>
        <w:shd w:val="clear" w:color="d0dfb2" w:themeColor="accent3" w:themeTint="75" w:fill="d0dfb2" w:themeFill="accent3" w:themeFillTint="75"/>
      </w:tcPr>
    </w:tblStylePr>
    <w:tblStylePr w:type="band1Vert">
      <w:tcPr>
        <w:shd w:val="clear" w:color="d0dfb2" w:themeColor="accent3" w:themeTint="75" w:fill="d0dfb2" w:themeFill="accent3" w:themeFillTint="75"/>
      </w:tcPr>
    </w:tblStylePr>
    <w:tblStylePr w:type="firstCol">
      <w:rPr>
        <w:rFonts w:ascii="Arial" w:hAnsi="Arial"/>
        <w:b/>
        <w:color w:val="ffffff"/>
        <w:sz w:val="22"/>
      </w:rPr>
      <w:tcPr>
        <w:shd w:val="clear" w:color="9bbb59" w:themeColor="accent3" w:fill="9bbb59" w:themeFill="accent3"/>
      </w:tcPr>
    </w:tblStylePr>
    <w:tblStylePr w:type="firstRow">
      <w:rPr>
        <w:rFonts w:ascii="Arial" w:hAnsi="Arial"/>
        <w:b/>
        <w:color w:val="ffffff"/>
        <w:sz w:val="22"/>
      </w:rPr>
      <w:tcPr>
        <w:shd w:val="clear" w:color="9bbb59" w:themeColor="accent3" w:fill="9bbb59" w:themeFill="accent3"/>
      </w:tcPr>
    </w:tblStylePr>
    <w:tblStylePr w:type="lastCol">
      <w:rPr>
        <w:rFonts w:ascii="Arial" w:hAnsi="Arial"/>
        <w:b/>
        <w:color w:val="ffffff"/>
        <w:sz w:val="22"/>
      </w:rPr>
      <w:tcPr>
        <w:shd w:val="clear" w:color="9bbb59" w:themeColor="accent3" w:fill="9bbb59" w:themeFill="accent3"/>
      </w:tcPr>
    </w:tblStylePr>
    <w:tblStylePr w:type="lastRow">
      <w:rPr>
        <w:rFonts w:ascii="Arial" w:hAnsi="Arial"/>
        <w:b/>
        <w:color w:val="ffffff"/>
        <w:sz w:val="22"/>
      </w:rPr>
      <w:tcPr>
        <w:shd w:val="clear" w:color="9bbb59" w:themeColor="accent3" w:fill="9bbb59" w:themeFill="accent3"/>
        <w:tcBorders>
          <w:top w:val="single" w:color="FFFFFF" w:themeColor="light1" w:sz="4" w:space="0"/>
        </w:tcBorders>
      </w:tcPr>
    </w:tblStylePr>
  </w:style>
  <w:style w:type="table" w:styleId="1420" w:customStyle="1">
    <w:name w:val="Grid Table 5 Dark- Accent 4"/>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5dfec" w:themeColor="accent4" w:themeTint="34" w:fill="e5dfec" w:themeFill="accent4" w:themeFillTint="34"/>
      <w:tblCellMar>
        <w:left w:w="0" w:type="dxa"/>
        <w:top w:w="0" w:type="dxa"/>
        <w:right w:w="0" w:type="dxa"/>
        <w:bottom w:w="0" w:type="dxa"/>
      </w:tblCellMar>
    </w:tblPr>
    <w:tblStylePr w:type="band1Horz">
      <w:tcPr>
        <w:shd w:val="clear" w:color="c4b7d4" w:themeColor="accent4" w:themeTint="75" w:fill="c4b7d4" w:themeFill="accent4" w:themeFillTint="75"/>
      </w:tcPr>
    </w:tblStylePr>
    <w:tblStylePr w:type="band1Vert">
      <w:tcPr>
        <w:shd w:val="clear" w:color="c4b7d4" w:themeColor="accent4" w:themeTint="75" w:fill="c4b7d4" w:themeFill="accent4" w:themeFillTint="75"/>
      </w:tcPr>
    </w:tblStylePr>
    <w:tblStylePr w:type="firstCol">
      <w:rPr>
        <w:rFonts w:ascii="Arial" w:hAnsi="Arial"/>
        <w:b/>
        <w:color w:val="ffffff"/>
        <w:sz w:val="22"/>
      </w:rPr>
      <w:tcPr>
        <w:shd w:val="clear" w:color="8064a2" w:themeColor="accent4" w:fill="8064a2" w:themeFill="accent4"/>
      </w:tcPr>
    </w:tblStylePr>
    <w:tblStylePr w:type="firstRow">
      <w:rPr>
        <w:rFonts w:ascii="Arial" w:hAnsi="Arial"/>
        <w:b/>
        <w:color w:val="ffffff"/>
        <w:sz w:val="22"/>
      </w:rPr>
      <w:tcPr>
        <w:shd w:val="clear" w:color="8064a2" w:themeColor="accent4" w:fill="8064a2" w:themeFill="accent4"/>
      </w:tcPr>
    </w:tblStylePr>
    <w:tblStylePr w:type="lastCol">
      <w:rPr>
        <w:rFonts w:ascii="Arial" w:hAnsi="Arial"/>
        <w:b/>
        <w:color w:val="ffffff"/>
        <w:sz w:val="22"/>
      </w:rPr>
      <w:tcPr>
        <w:shd w:val="clear" w:color="8064a2" w:themeColor="accent4" w:fill="8064a2" w:themeFill="accent4"/>
      </w:tcPr>
    </w:tblStylePr>
    <w:tblStylePr w:type="lastRow">
      <w:rPr>
        <w:rFonts w:ascii="Arial" w:hAnsi="Arial"/>
        <w:b/>
        <w:color w:val="ffffff"/>
        <w:sz w:val="22"/>
      </w:rPr>
      <w:tcPr>
        <w:shd w:val="clear" w:color="8064a2" w:themeColor="accent4" w:fill="8064a2" w:themeFill="accent4"/>
        <w:tcBorders>
          <w:top w:val="single" w:color="FFFFFF" w:themeColor="light1" w:sz="4" w:space="0"/>
        </w:tcBorders>
      </w:tcPr>
    </w:tblStylePr>
  </w:style>
  <w:style w:type="table" w:styleId="1421" w:customStyle="1">
    <w:name w:val="Grid Table 5 Dark - Accent 5"/>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CellMar>
        <w:left w:w="0" w:type="dxa"/>
        <w:top w:w="0" w:type="dxa"/>
        <w:right w:w="0" w:type="dxa"/>
        <w:bottom w:w="0" w:type="dxa"/>
      </w:tblCellMar>
    </w:tblPr>
    <w:tblStylePr w:type="band1Horz">
      <w:tcPr>
        <w:shd w:val="clear" w:color="acd8e4" w:themeColor="accent5" w:themeTint="75" w:fill="acd8e4" w:themeFill="accent5" w:themeFillTint="75"/>
      </w:tcPr>
    </w:tblStylePr>
    <w:tblStylePr w:type="band1Vert">
      <w:tcPr>
        <w:shd w:val="clear" w:color="acd8e4" w:themeColor="accent5" w:themeTint="75" w:fill="acd8e4" w:themeFill="accent5" w:themeFillTint="75"/>
      </w:tcPr>
    </w:tblStylePr>
    <w:tblStylePr w:type="firstCol">
      <w:rPr>
        <w:rFonts w:ascii="Arial" w:hAnsi="Arial"/>
        <w:b/>
        <w:color w:val="ffffff"/>
        <w:sz w:val="22"/>
      </w:rPr>
      <w:tcPr>
        <w:shd w:val="clear" w:color="4bacc6" w:themeColor="accent5" w:fill="4bacc6" w:themeFill="accent5"/>
      </w:tcPr>
    </w:tblStylePr>
    <w:tblStylePr w:type="firstRow">
      <w:rPr>
        <w:rFonts w:ascii="Arial" w:hAnsi="Arial"/>
        <w:b/>
        <w:color w:val="ffffff"/>
        <w:sz w:val="22"/>
      </w:rPr>
      <w:tcPr>
        <w:shd w:val="clear" w:color="4bacc6" w:themeColor="accent5" w:fill="4bacc6" w:themeFill="accent5"/>
      </w:tcPr>
    </w:tblStylePr>
    <w:tblStylePr w:type="lastCol">
      <w:rPr>
        <w:rFonts w:ascii="Arial" w:hAnsi="Arial"/>
        <w:b/>
        <w:color w:val="ffffff"/>
        <w:sz w:val="22"/>
      </w:rPr>
      <w:tcPr>
        <w:shd w:val="clear" w:color="4bacc6" w:themeColor="accent5" w:fill="4bacc6" w:themeFill="accent5"/>
      </w:tcPr>
    </w:tblStylePr>
    <w:tblStylePr w:type="lastRow">
      <w:rPr>
        <w:rFonts w:ascii="Arial" w:hAnsi="Arial"/>
        <w:b/>
        <w:color w:val="ffffff"/>
        <w:sz w:val="22"/>
      </w:rPr>
      <w:tcPr>
        <w:shd w:val="clear" w:color="4bacc6" w:themeColor="accent5" w:fill="4bacc6" w:themeFill="accent5"/>
        <w:tcBorders>
          <w:top w:val="single" w:color="FFFFFF" w:themeColor="light1" w:sz="4" w:space="0"/>
        </w:tcBorders>
      </w:tcPr>
    </w:tblStylePr>
  </w:style>
  <w:style w:type="table" w:styleId="1422" w:customStyle="1">
    <w:name w:val="Grid Table 5 Dark - Accent 6"/>
    <w:uiPriority w:val="99"/>
    <w:tblPr>
      <w:tblStyleRowBandSize w:val="1"/>
      <w:tblStyleColBandSize w:val="1"/>
      <w:tblInd w:w="0" w:type="dxa"/>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CellMar>
        <w:left w:w="0" w:type="dxa"/>
        <w:top w:w="0" w:type="dxa"/>
        <w:right w:w="0" w:type="dxa"/>
        <w:bottom w:w="0" w:type="dxa"/>
      </w:tblCellMar>
    </w:tblPr>
    <w:tblStylePr w:type="band1Horz">
      <w:tcPr>
        <w:shd w:val="clear" w:color="fbceaa" w:themeColor="accent6" w:themeTint="75" w:fill="fbceaa" w:themeFill="accent6" w:themeFillTint="75"/>
      </w:tcPr>
    </w:tblStylePr>
    <w:tblStylePr w:type="band1Vert">
      <w:tcPr>
        <w:shd w:val="clear" w:color="fbceaa" w:themeColor="accent6" w:themeTint="75" w:fill="fbceaa" w:themeFill="accent6" w:themeFillTint="75"/>
      </w:tcPr>
    </w:tblStylePr>
    <w:tblStylePr w:type="firstCol">
      <w:rPr>
        <w:rFonts w:ascii="Arial" w:hAnsi="Arial"/>
        <w:b/>
        <w:color w:val="ffffff"/>
        <w:sz w:val="22"/>
      </w:rPr>
      <w:tcPr>
        <w:shd w:val="clear" w:color="f79646" w:themeColor="accent6" w:fill="f79646" w:themeFill="accent6"/>
      </w:tcPr>
    </w:tblStylePr>
    <w:tblStylePr w:type="firstRow">
      <w:rPr>
        <w:rFonts w:ascii="Arial" w:hAnsi="Arial"/>
        <w:b/>
        <w:color w:val="ffffff"/>
        <w:sz w:val="22"/>
      </w:rPr>
      <w:tcPr>
        <w:shd w:val="clear" w:color="f79646" w:themeColor="accent6" w:fill="f79646" w:themeFill="accent6"/>
      </w:tcPr>
    </w:tblStylePr>
    <w:tblStylePr w:type="lastCol">
      <w:rPr>
        <w:rFonts w:ascii="Arial" w:hAnsi="Arial"/>
        <w:b/>
        <w:color w:val="ffffff"/>
        <w:sz w:val="22"/>
      </w:rPr>
      <w:tcPr>
        <w:shd w:val="clear" w:color="f79646" w:themeColor="accent6" w:fill="f79646" w:themeFill="accent6"/>
      </w:tcPr>
    </w:tblStylePr>
    <w:tblStylePr w:type="lastRow">
      <w:rPr>
        <w:rFonts w:ascii="Arial" w:hAnsi="Arial"/>
        <w:b/>
        <w:color w:val="ffffff"/>
        <w:sz w:val="22"/>
      </w:rPr>
      <w:tcPr>
        <w:shd w:val="clear" w:color="f79646" w:themeColor="accent6" w:fill="f79646" w:themeFill="accent6"/>
        <w:tcBorders>
          <w:top w:val="single" w:color="FFFFFF" w:themeColor="light1" w:sz="4" w:space="0"/>
        </w:tcBorders>
      </w:tcPr>
    </w:tblStylePr>
  </w:style>
  <w:style w:type="table" w:styleId="1423">
    <w:name w:val="Grid Table 6 Colorful"/>
    <w:uiPriority w:val="99"/>
    <w:tblPr>
      <w:tblStyleRowBandSize w:val="1"/>
      <w:tblStyleColBandSize w:val="1"/>
      <w:tblInd w:w="0"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cbcbcb" w:themeColor="text1" w:themeTint="34" w:fill="cbcbcb" w:themeFill="text1" w:themeFillTint="34"/>
      </w:tcPr>
    </w:tblStylePr>
    <w:tblStylePr w:type="band1Vert">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tblStylePr w:type="firstCol">
      <w:rPr>
        <w:b/>
        <w:color w:val="7f7f7f" w:themeColor="text1" w:themeTint="80" w:themeShade="95"/>
      </w:rPr>
    </w:tblStylePr>
    <w:tblStylePr w:type="firstRow">
      <w:rPr>
        <w:b/>
        <w:color w:val="7f7f7f" w:themeColor="text1" w:themeTint="80" w:themeShade="95"/>
      </w:rPr>
      <w:tcPr>
        <w:tcBorders>
          <w:bottom w:val="single" w:color="7F7F7F" w:themeColor="text1" w:themeTint="80" w:sz="12" w:space="0"/>
        </w:tcBorders>
      </w:tcPr>
    </w:tblStylePr>
    <w:tblStylePr w:type="lastCol">
      <w:rPr>
        <w:b/>
        <w:color w:val="7f7f7f" w:themeColor="text1" w:themeTint="80" w:themeShade="95"/>
      </w:rPr>
    </w:tblStylePr>
    <w:tblStylePr w:type="lastRow">
      <w:rPr>
        <w:b/>
        <w:color w:val="7f7f7f" w:themeColor="text1" w:themeTint="80" w:themeShade="95"/>
      </w:rPr>
    </w:tblStylePr>
  </w:style>
  <w:style w:type="table" w:styleId="1424" w:customStyle="1">
    <w:name w:val="Grid Table 6 Colorful - Accent 1"/>
    <w:uiPriority w:val="99"/>
    <w:tblPr>
      <w:tblStyleRowBandSize w:val="1"/>
      <w:tblStyleColBandSize w:val="1"/>
      <w:tblInd w:w="0" w:type="dxa"/>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b/>
        <w:color w:val="a6bfdd" w:themeColor="accent1" w:themeTint="80" w:themeShade="95"/>
      </w:rPr>
    </w:tblStylePr>
    <w:tblStylePr w:type="firstRow">
      <w:rPr>
        <w:b/>
        <w:color w:val="a6bfdd" w:themeColor="accent1" w:themeTint="80" w:themeShade="95"/>
      </w:rPr>
      <w:tcPr>
        <w:tcBorders>
          <w:bottom w:val="single" w:color="A6BFDD" w:themeColor="accent1" w:themeTint="80" w:sz="12" w:space="0"/>
        </w:tcBorders>
      </w:tcPr>
    </w:tblStylePr>
    <w:tblStylePr w:type="lastCol">
      <w:rPr>
        <w:b/>
        <w:color w:val="a6bfdd" w:themeColor="accent1" w:themeTint="80" w:themeShade="95"/>
      </w:rPr>
    </w:tblStylePr>
    <w:tblStylePr w:type="lastRow">
      <w:rPr>
        <w:b/>
        <w:color w:val="a6bfdd" w:themeColor="accent1" w:themeTint="80" w:themeShade="95"/>
      </w:rPr>
    </w:tblStylePr>
  </w:style>
  <w:style w:type="table" w:styleId="1425" w:customStyle="1">
    <w:name w:val="Grid Table 6 Colorful - Accent 2"/>
    <w:uiPriority w:val="99"/>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12" w:space="0"/>
        </w:tcBorders>
      </w:tcPr>
    </w:tblStylePr>
    <w:tblStylePr w:type="lastCol">
      <w:rPr>
        <w:b/>
        <w:color w:val="d99695" w:themeColor="accent2" w:themeTint="97" w:themeShade="95"/>
      </w:rPr>
    </w:tblStylePr>
    <w:tblStylePr w:type="lastRow">
      <w:rPr>
        <w:b/>
        <w:color w:val="d99695" w:themeColor="accent2" w:themeTint="97" w:themeShade="95"/>
      </w:rPr>
    </w:tblStylePr>
  </w:style>
  <w:style w:type="table" w:styleId="1426" w:customStyle="1">
    <w:name w:val="Grid Table 6 Colorful - Accent 3"/>
    <w:uiPriority w:val="99"/>
    <w:tblPr>
      <w:tblStyleRowBandSize w:val="1"/>
      <w:tblStyleColBandSize w:val="1"/>
      <w:tblInd w:w="0" w:type="dxa"/>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b/>
        <w:color w:val="9abb59" w:themeColor="accent3" w:themeTint="FE" w:themeShade="95"/>
      </w:rPr>
    </w:tblStylePr>
    <w:tblStylePr w:type="firstRow">
      <w:rPr>
        <w:b/>
        <w:color w:val="9abb59" w:themeColor="accent3" w:themeTint="FE" w:themeShade="95"/>
      </w:rPr>
      <w:tcPr>
        <w:tcBorders>
          <w:bottom w:val="single" w:color="9ABB59" w:themeColor="accent3" w:themeTint="FE" w:sz="12" w:space="0"/>
        </w:tcBorders>
      </w:tcPr>
    </w:tblStylePr>
    <w:tblStylePr w:type="lastCol">
      <w:rPr>
        <w:b/>
        <w:color w:val="9abb59" w:themeColor="accent3" w:themeTint="FE" w:themeShade="95"/>
      </w:rPr>
    </w:tblStylePr>
    <w:tblStylePr w:type="lastRow">
      <w:rPr>
        <w:b/>
        <w:color w:val="9abb59" w:themeColor="accent3" w:themeTint="FE" w:themeShade="95"/>
      </w:rPr>
    </w:tblStylePr>
  </w:style>
  <w:style w:type="table" w:styleId="1427" w:customStyle="1">
    <w:name w:val="Grid Table 6 Colorful - Accent 4"/>
    <w:uiPriority w:val="99"/>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12" w:space="0"/>
        </w:tcBorders>
      </w:tcPr>
    </w:tblStylePr>
    <w:tblStylePr w:type="lastCol">
      <w:rPr>
        <w:b/>
        <w:color w:val="b2a1c6" w:themeColor="accent4" w:themeTint="9A" w:themeShade="95"/>
      </w:rPr>
    </w:tblStylePr>
    <w:tblStylePr w:type="lastRow">
      <w:rPr>
        <w:b/>
        <w:color w:val="b2a1c6" w:themeColor="accent4" w:themeTint="9A" w:themeShade="95"/>
      </w:rPr>
    </w:tblStylePr>
  </w:style>
  <w:style w:type="table" w:styleId="1428" w:customStyle="1">
    <w:name w:val="Grid Table 6 Colorful - Accent 5"/>
    <w:uiPriority w:val="99"/>
    <w:tblPr>
      <w:tblStyleRowBandSize w:val="1"/>
      <w:tblStyleColBandSize w:val="1"/>
      <w:tblInd w:w="0" w:type="dxa"/>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4BACC6" w:themeColor="accent5" w:sz="12" w:space="0"/>
        </w:tcBorders>
      </w:tcPr>
    </w:tblStylePr>
    <w:tblStylePr w:type="lastCol">
      <w:rPr>
        <w:b/>
        <w:color w:val="266779" w:themeColor="accent5" w:themeShade="95"/>
      </w:rPr>
    </w:tblStylePr>
    <w:tblStylePr w:type="lastRow">
      <w:rPr>
        <w:b/>
        <w:color w:val="266779" w:themeColor="accent5" w:themeShade="95"/>
      </w:rPr>
    </w:tblStylePr>
  </w:style>
  <w:style w:type="table" w:styleId="1429" w:customStyle="1">
    <w:name w:val="Grid Table 6 Colorful - Accent 6"/>
    <w:uiPriority w:val="99"/>
    <w:tblPr>
      <w:tblStyleRowBandSize w:val="1"/>
      <w:tblStyleColBandSize w:val="1"/>
      <w:tblInd w:w="0" w:type="dxa"/>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266779" w:themeColor="accent5" w:themeShade="95"/>
        <w:sz w:val="22"/>
      </w:rPr>
    </w:tblStylePr>
    <w:tblStylePr w:type="firstCol">
      <w:rPr>
        <w:b/>
        <w:color w:val="266779" w:themeColor="accent5" w:themeShade="95"/>
      </w:rPr>
    </w:tblStylePr>
    <w:tblStylePr w:type="firstRow">
      <w:rPr>
        <w:b/>
        <w:color w:val="266779" w:themeColor="accent5" w:themeShade="95"/>
      </w:rPr>
      <w:tcPr>
        <w:tcBorders>
          <w:bottom w:val="single" w:color="F79646" w:themeColor="accent6" w:sz="12" w:space="0"/>
        </w:tcBorders>
      </w:tcPr>
    </w:tblStylePr>
    <w:tblStylePr w:type="lastCol">
      <w:rPr>
        <w:b/>
        <w:color w:val="266779" w:themeColor="accent5" w:themeShade="95"/>
      </w:rPr>
    </w:tblStylePr>
    <w:tblStylePr w:type="lastRow">
      <w:rPr>
        <w:b/>
        <w:color w:val="266779" w:themeColor="accent5" w:themeShade="95"/>
      </w:rPr>
    </w:tblStylePr>
  </w:style>
  <w:style w:type="table" w:styleId="1430">
    <w:name w:val="Grid Table 7 Colorful"/>
    <w:uiPriority w:val="99"/>
    <w:tblPr>
      <w:tblStyleRowBandSize w:val="1"/>
      <w:tblStyleColBandSize w:val="1"/>
      <w:tblInd w:w="0" w:type="dxa"/>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f2f2f2" w:themeColor="text1" w:themeTint="0D" w:fill="f2f2f2" w:themeFill="text1" w:themeFillTint="0D"/>
      </w:tcPr>
    </w:tblStylePr>
    <w:tblStylePr w:type="band1Vert">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431" w:customStyle="1">
    <w:name w:val="Grid Table 7 Colorful - Accent 1"/>
    <w:uiPriority w:val="99"/>
    <w:tblPr>
      <w:tblStyleRowBandSize w:val="1"/>
      <w:tblStyleColBandSize w:val="1"/>
      <w:tblInd w:w="0" w:type="dxa"/>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CellMar>
        <w:left w:w="0" w:type="dxa"/>
        <w:top w:w="0" w:type="dxa"/>
        <w:right w:w="0" w:type="dxa"/>
        <w:bottom w:w="0" w:type="dxa"/>
      </w:tblCellMar>
    </w:tblPr>
    <w:tblStylePr w:type="band1Horz">
      <w:rPr>
        <w:rFonts w:ascii="Arial" w:hAnsi="Arial"/>
        <w:color w:val="a6bfdd" w:themeColor="accent1" w:themeTint="80" w:themeShade="95"/>
        <w:sz w:val="22"/>
      </w:rPr>
      <w:tcPr>
        <w:shd w:val="clear" w:color="dae5f1" w:themeColor="accent1" w:themeTint="34" w:fill="dae5f1" w:themeFill="accent1" w:themeFillTint="34"/>
      </w:tcPr>
    </w:tblStylePr>
    <w:tblStylePr w:type="band1Vert">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tblStylePr w:type="firstCol">
      <w:rPr>
        <w:rFonts w:ascii="Arial" w:hAnsi="Arial"/>
        <w:i/>
        <w:color w:val="a6bfdd" w:themeColor="accent1" w:themeTint="80" w:themeShade="95"/>
        <w:sz w:val="22"/>
      </w:rPr>
      <w:pPr>
        <w:jc w:val="right"/>
      </w:p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style>
  <w:style w:type="table" w:styleId="1432" w:customStyle="1">
    <w:name w:val="Grid Table 7 Colorful - Accent 2"/>
    <w:uiPriority w:val="99"/>
    <w:tblPr>
      <w:tblStyleRowBandSize w:val="1"/>
      <w:tblStyleColBandSize w:val="1"/>
      <w:tblInd w:w="0" w:type="dxa"/>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f2dcdc" w:themeColor="accent2" w:themeTint="32" w:fill="f2dcdc" w:themeFill="accent2" w:themeFillTint="32"/>
      </w:tcPr>
    </w:tblStylePr>
    <w:tblStylePr w:type="band1Vert">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style>
  <w:style w:type="table" w:styleId="1433" w:customStyle="1">
    <w:name w:val="Grid Table 7 Colorful - Accent 3"/>
    <w:uiPriority w:val="99"/>
    <w:tblPr>
      <w:tblStyleRowBandSize w:val="1"/>
      <w:tblStyleColBandSize w:val="1"/>
      <w:tblInd w:w="0" w:type="dxa"/>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CellMar>
        <w:left w:w="0" w:type="dxa"/>
        <w:top w:w="0" w:type="dxa"/>
        <w:right w:w="0" w:type="dxa"/>
        <w:bottom w:w="0" w:type="dxa"/>
      </w:tblCellMar>
    </w:tblPr>
    <w:tblStylePr w:type="band1Horz">
      <w:rPr>
        <w:rFonts w:ascii="Arial" w:hAnsi="Arial"/>
        <w:color w:val="9abb59" w:themeColor="accent3" w:themeTint="FE" w:themeShade="95"/>
        <w:sz w:val="22"/>
      </w:rPr>
      <w:tcPr>
        <w:shd w:val="clear" w:color="eaf1dc" w:themeColor="accent3" w:themeTint="34" w:fill="eaf1dc" w:themeFill="accent3" w:themeFillTint="34"/>
      </w:tcPr>
    </w:tblStylePr>
    <w:tblStylePr w:type="band1Vert">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tblStylePr w:type="firstCol">
      <w:rPr>
        <w:rFonts w:ascii="Arial" w:hAnsi="Arial"/>
        <w:i/>
        <w:color w:val="9abb59" w:themeColor="accent3" w:themeTint="FE" w:themeShade="95"/>
        <w:sz w:val="22"/>
      </w:rPr>
      <w:pPr>
        <w:jc w:val="right"/>
      </w:pPr>
      <w:tcPr>
        <w:shd w:val="clear" w:color="ffffff" w:fill="auto"/>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tcPr>
        <w:shd w:val="clear" w:color="ffffff" w:themeColor="light1"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tcPr>
        <w:shd w:val="clear" w:color="ffffff" w:fill="auto"/>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tcPr>
        <w:shd w:val="clear" w:color="ffffff" w:themeColor="light1" w:fill="ffffff" w:themeFill="light1"/>
        <w:tcBorders>
          <w:top w:val="single" w:color="9ABB59" w:themeColor="accent3" w:themeTint="FE" w:sz="4" w:space="0"/>
          <w:left w:val="none" w:color="000000" w:sz="4" w:space="0"/>
          <w:bottom w:val="none" w:color="000000" w:sz="4" w:space="0"/>
          <w:right w:val="none" w:color="000000" w:sz="4" w:space="0"/>
        </w:tcBorders>
      </w:tcPr>
    </w:tblStylePr>
  </w:style>
  <w:style w:type="table" w:styleId="1434" w:customStyle="1">
    <w:name w:val="Grid Table 7 Colorful - Accent 4"/>
    <w:uiPriority w:val="99"/>
    <w:tblPr>
      <w:tblStyleRowBandSize w:val="1"/>
      <w:tblStyleColBandSize w:val="1"/>
      <w:tblInd w:w="0" w:type="dxa"/>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e5dfec" w:themeColor="accent4" w:themeTint="34" w:fill="e5dfec" w:themeFill="accent4" w:themeFillTint="34"/>
      </w:tcPr>
    </w:tblStylePr>
    <w:tblStylePr w:type="band1Vert">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style>
  <w:style w:type="table" w:styleId="1435" w:customStyle="1">
    <w:name w:val="Grid Table 7 Colorful - Accent 5"/>
    <w:uiPriority w:val="99"/>
    <w:tblPr>
      <w:tblStyleRowBandSize w:val="1"/>
      <w:tblStyleColBandSize w:val="1"/>
      <w:tblInd w:w="0" w:type="dxa"/>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CellMar>
        <w:left w:w="0" w:type="dxa"/>
        <w:top w:w="0" w:type="dxa"/>
        <w:right w:w="0" w:type="dxa"/>
        <w:bottom w:w="0" w:type="dxa"/>
      </w:tblCellMar>
    </w:tblPr>
    <w:tblStylePr w:type="band1Horz">
      <w:rPr>
        <w:rFonts w:ascii="Arial" w:hAnsi="Arial"/>
        <w:color w:val="266779" w:themeColor="accent5" w:themeShade="95"/>
        <w:sz w:val="22"/>
      </w:rPr>
      <w:tcPr>
        <w:shd w:val="clear" w:color="daeef3" w:themeColor="accent5" w:themeTint="34" w:fill="daeef3" w:themeFill="accent5" w:themeFillTint="34"/>
      </w:tcPr>
    </w:tblStylePr>
    <w:tblStylePr w:type="band1Vert">
      <w:tcPr>
        <w:shd w:val="clear" w:color="daeef3" w:themeColor="accent5" w:themeTint="34" w:fill="daeef3" w:themeFill="accent5" w:themeFillTint="34"/>
      </w:tcPr>
    </w:tblStylePr>
    <w:tblStylePr w:type="band2Horz">
      <w:rPr>
        <w:rFonts w:ascii="Arial" w:hAnsi="Arial"/>
        <w:color w:val="266779" w:themeColor="accent5" w:themeShade="95"/>
        <w:sz w:val="22"/>
      </w:rPr>
    </w:tblStylePr>
    <w:tblStylePr w:type="firstCol">
      <w:rPr>
        <w:rFonts w:ascii="Arial" w:hAnsi="Arial"/>
        <w:i/>
        <w:color w:val="266779" w:themeColor="accent5" w:themeShade="95"/>
        <w:sz w:val="22"/>
      </w:rPr>
      <w:pPr>
        <w:jc w:val="right"/>
      </w:p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style>
  <w:style w:type="table" w:styleId="1436" w:customStyle="1">
    <w:name w:val="Grid Table 7 Colorful - Accent 6"/>
    <w:uiPriority w:val="99"/>
    <w:tblPr>
      <w:tblStyleRowBandSize w:val="1"/>
      <w:tblStyleColBandSize w:val="1"/>
      <w:tblInd w:w="0" w:type="dxa"/>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CellMar>
        <w:left w:w="0" w:type="dxa"/>
        <w:top w:w="0" w:type="dxa"/>
        <w:right w:w="0" w:type="dxa"/>
        <w:bottom w:w="0" w:type="dxa"/>
      </w:tblCellMar>
    </w:tblPr>
    <w:tblStylePr w:type="band1Horz">
      <w:rPr>
        <w:rFonts w:ascii="Arial" w:hAnsi="Arial"/>
        <w:color w:val="b15407" w:themeColor="accent6" w:themeShade="95"/>
        <w:sz w:val="22"/>
      </w:rPr>
      <w:tcPr>
        <w:shd w:val="clear" w:color="fde9d8" w:themeColor="accent6" w:themeTint="34" w:fill="fde9d8" w:themeFill="accent6" w:themeFillTint="34"/>
      </w:tcPr>
    </w:tblStylePr>
    <w:tblStylePr w:type="band1Vert">
      <w:tcPr>
        <w:shd w:val="clear" w:color="fde9d8" w:themeColor="accent6" w:themeTint="34" w:fill="fde9d8" w:themeFill="accent6" w:themeFillTint="34"/>
      </w:tcPr>
    </w:tblStylePr>
    <w:tblStylePr w:type="band2Horz">
      <w:rPr>
        <w:rFonts w:ascii="Arial" w:hAnsi="Arial"/>
        <w:color w:val="b15407" w:themeColor="accent6" w:themeShade="95"/>
        <w:sz w:val="22"/>
      </w:rPr>
    </w:tblStylePr>
    <w:tblStylePr w:type="firstCol">
      <w:rPr>
        <w:rFonts w:ascii="Arial" w:hAnsi="Arial"/>
        <w:i/>
        <w:color w:val="b15407" w:themeColor="accent6" w:themeShade="95"/>
        <w:sz w:val="22"/>
      </w:rPr>
      <w:pPr>
        <w:jc w:val="right"/>
      </w:p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style>
  <w:style w:type="table" w:styleId="1437">
    <w:name w:val="List Table 1 Light"/>
    <w:uiPriority w:val="99"/>
    <w:tblPr>
      <w:tblStyleRowBandSize w:val="1"/>
      <w:tblStyleColBandSize w:val="1"/>
      <w:tblInd w:w="0" w:type="dxa"/>
      <w:tblCellMar>
        <w:left w:w="0" w:type="dxa"/>
        <w:top w:w="0" w:type="dxa"/>
        <w:right w:w="0" w:type="dxa"/>
        <w:bottom w:w="0" w:type="dxa"/>
      </w:tblCellMar>
    </w:tblPr>
    <w:tblStylePr w:type="band1Horz">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1438" w:customStyle="1">
    <w:name w:val="List Table 1 Light - Accent 1"/>
    <w:uiPriority w:val="99"/>
    <w:tblPr>
      <w:tblStyleRowBandSize w:val="1"/>
      <w:tblStyleColBandSize w:val="1"/>
      <w:tblInd w:w="0" w:type="dxa"/>
      <w:tblCellMar>
        <w:left w:w="0" w:type="dxa"/>
        <w:top w:w="0" w:type="dxa"/>
        <w:right w:w="0" w:type="dxa"/>
        <w:bottom w:w="0" w:type="dxa"/>
      </w:tblCellMar>
    </w:tblPr>
    <w:tblStylePr w:type="band1Horz">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tblStylePr>
    <w:tblStylePr w:type="lastRow">
      <w:rPr>
        <w:b/>
        <w:color w:val="404040"/>
      </w:rPr>
      <w:tcPr>
        <w:tcBorders>
          <w:top w:val="single" w:color="4F81BD" w:themeColor="accent1" w:sz="4" w:space="0"/>
          <w:left w:val="none" w:color="000000" w:sz="4" w:space="0"/>
          <w:bottom w:val="none" w:color="000000" w:sz="4" w:space="0"/>
          <w:right w:val="none" w:color="000000" w:sz="4" w:space="0"/>
        </w:tcBorders>
      </w:tcPr>
    </w:tblStylePr>
  </w:style>
  <w:style w:type="table" w:styleId="1439" w:customStyle="1">
    <w:name w:val="List Table 1 Light - Accent 2"/>
    <w:uiPriority w:val="99"/>
    <w:tblPr>
      <w:tblStyleRowBandSize w:val="1"/>
      <w:tblStyleColBandSize w:val="1"/>
      <w:tblInd w:w="0" w:type="dxa"/>
      <w:tblCellMar>
        <w:left w:w="0" w:type="dxa"/>
        <w:top w:w="0" w:type="dxa"/>
        <w:right w:w="0" w:type="dxa"/>
        <w:bottom w:w="0" w:type="dxa"/>
      </w:tblCellMar>
    </w:tblPr>
    <w:tblStylePr w:type="band1Horz">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tblStylePr>
    <w:tblStylePr w:type="lastRow">
      <w:rPr>
        <w:b/>
        <w:color w:val="404040"/>
      </w:rPr>
      <w:tcPr>
        <w:tcBorders>
          <w:top w:val="single" w:color="C0504D" w:themeColor="accent2" w:sz="4" w:space="0"/>
          <w:left w:val="none" w:color="000000" w:sz="4" w:space="0"/>
          <w:bottom w:val="none" w:color="000000" w:sz="4" w:space="0"/>
          <w:right w:val="none" w:color="000000" w:sz="4" w:space="0"/>
        </w:tcBorders>
      </w:tcPr>
    </w:tblStylePr>
  </w:style>
  <w:style w:type="table" w:styleId="1440" w:customStyle="1">
    <w:name w:val="List Table 1 Light - Accent 3"/>
    <w:uiPriority w:val="99"/>
    <w:tblPr>
      <w:tblStyleRowBandSize w:val="1"/>
      <w:tblStyleColBandSize w:val="1"/>
      <w:tblInd w:w="0" w:type="dxa"/>
      <w:tblCellMar>
        <w:left w:w="0" w:type="dxa"/>
        <w:top w:w="0" w:type="dxa"/>
        <w:right w:w="0" w:type="dxa"/>
        <w:bottom w:w="0" w:type="dxa"/>
      </w:tblCellMar>
    </w:tblPr>
    <w:tblStylePr w:type="band1Horz">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tblStylePr>
    <w:tblStylePr w:type="lastRow">
      <w:rPr>
        <w:b/>
        <w:color w:val="404040"/>
      </w:rPr>
      <w:tcPr>
        <w:tcBorders>
          <w:top w:val="single" w:color="9BBB59" w:themeColor="accent3" w:sz="4" w:space="0"/>
          <w:left w:val="none" w:color="000000" w:sz="4" w:space="0"/>
          <w:bottom w:val="none" w:color="000000" w:sz="4" w:space="0"/>
          <w:right w:val="none" w:color="000000" w:sz="4" w:space="0"/>
        </w:tcBorders>
      </w:tcPr>
    </w:tblStylePr>
  </w:style>
  <w:style w:type="table" w:styleId="1441" w:customStyle="1">
    <w:name w:val="List Table 1 Light - Accent 4"/>
    <w:uiPriority w:val="99"/>
    <w:tblPr>
      <w:tblStyleRowBandSize w:val="1"/>
      <w:tblStyleColBandSize w:val="1"/>
      <w:tblInd w:w="0" w:type="dxa"/>
      <w:tblCellMar>
        <w:left w:w="0" w:type="dxa"/>
        <w:top w:w="0" w:type="dxa"/>
        <w:right w:w="0" w:type="dxa"/>
        <w:bottom w:w="0" w:type="dxa"/>
      </w:tblCellMar>
    </w:tblPr>
    <w:tblStylePr w:type="band1Horz">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tblStylePr>
    <w:tblStylePr w:type="lastRow">
      <w:rPr>
        <w:b/>
        <w:color w:val="404040"/>
      </w:rPr>
      <w:tcPr>
        <w:tcBorders>
          <w:top w:val="single" w:color="8064A2" w:themeColor="accent4" w:sz="4" w:space="0"/>
          <w:left w:val="none" w:color="000000" w:sz="4" w:space="0"/>
          <w:bottom w:val="none" w:color="000000" w:sz="4" w:space="0"/>
          <w:right w:val="none" w:color="000000" w:sz="4" w:space="0"/>
        </w:tcBorders>
      </w:tcPr>
    </w:tblStylePr>
  </w:style>
  <w:style w:type="table" w:styleId="1442" w:customStyle="1">
    <w:name w:val="List Table 1 Light - Accent 5"/>
    <w:uiPriority w:val="99"/>
    <w:tblPr>
      <w:tblStyleRowBandSize w:val="1"/>
      <w:tblStyleColBandSize w:val="1"/>
      <w:tblInd w:w="0" w:type="dxa"/>
      <w:tblCellMar>
        <w:left w:w="0" w:type="dxa"/>
        <w:top w:w="0" w:type="dxa"/>
        <w:right w:w="0" w:type="dxa"/>
        <w:bottom w:w="0" w:type="dxa"/>
      </w:tblCellMar>
    </w:tblPr>
    <w:tblStylePr w:type="band1Horz">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tblStylePr>
    <w:tblStylePr w:type="lastRow">
      <w:rPr>
        <w:b/>
        <w:color w:val="404040"/>
      </w:rPr>
      <w:tcPr>
        <w:tcBorders>
          <w:top w:val="single" w:color="4BACC6" w:themeColor="accent5" w:sz="4" w:space="0"/>
          <w:left w:val="none" w:color="000000" w:sz="4" w:space="0"/>
          <w:bottom w:val="none" w:color="000000" w:sz="4" w:space="0"/>
          <w:right w:val="none" w:color="000000" w:sz="4" w:space="0"/>
        </w:tcBorders>
      </w:tcPr>
    </w:tblStylePr>
  </w:style>
  <w:style w:type="table" w:styleId="1443" w:customStyle="1">
    <w:name w:val="List Table 1 Light - Accent 6"/>
    <w:uiPriority w:val="99"/>
    <w:tblPr>
      <w:tblStyleRowBandSize w:val="1"/>
      <w:tblStyleColBandSize w:val="1"/>
      <w:tblInd w:w="0" w:type="dxa"/>
      <w:tblCellMar>
        <w:left w:w="0" w:type="dxa"/>
        <w:top w:w="0" w:type="dxa"/>
        <w:right w:w="0" w:type="dxa"/>
        <w:bottom w:w="0" w:type="dxa"/>
      </w:tblCellMar>
    </w:tblPr>
    <w:tblStylePr w:type="band1Horz">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tblStylePr>
    <w:tblStylePr w:type="lastRow">
      <w:rPr>
        <w:b/>
        <w:color w:val="404040"/>
      </w:rPr>
      <w:tcPr>
        <w:tcBorders>
          <w:top w:val="single" w:color="F79646" w:themeColor="accent6" w:sz="4" w:space="0"/>
          <w:left w:val="none" w:color="000000" w:sz="4" w:space="0"/>
          <w:bottom w:val="none" w:color="000000" w:sz="4" w:space="0"/>
          <w:right w:val="none" w:color="000000" w:sz="4" w:space="0"/>
        </w:tcBorders>
      </w:tcPr>
    </w:tblStylePr>
  </w:style>
  <w:style w:type="table" w:styleId="1444">
    <w:name w:val="List Table 2"/>
    <w:uiPriority w:val="99"/>
    <w:tblPr>
      <w:tblStyleRowBandSize w:val="1"/>
      <w:tblStyleColBandSize w:val="1"/>
      <w:tblInd w:w="0" w:type="dxa"/>
      <w:tblBorders>
        <w:top w:val="single" w:color="6F6F6F" w:themeColor="text1" w:themeTint="90" w:sz="4" w:space="0"/>
        <w:bottom w:val="single" w:color="6F6F6F" w:themeColor="text1" w:themeTint="90" w:sz="4" w:space="0"/>
        <w:insideH w:val="single" w:color="6F6F6F" w:themeColor="text1" w:themeTint="90" w:sz="4" w:space="0"/>
      </w:tblBorders>
      <w:tblCellMar>
        <w:left w:w="0" w:type="dxa"/>
        <w:top w:w="0" w:type="dxa"/>
        <w:right w:w="0" w:type="dxa"/>
        <w:bottom w:w="0" w:type="dxa"/>
      </w:tblCellMar>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style>
  <w:style w:type="table" w:styleId="1445" w:customStyle="1">
    <w:name w:val="List Table 2 - Accent 1"/>
    <w:uiPriority w:val="99"/>
    <w:tblPr>
      <w:tblStyleRowBandSize w:val="1"/>
      <w:tblStyleColBandSize w:val="1"/>
      <w:tblInd w:w="0" w:type="dxa"/>
      <w:tblBorders>
        <w:top w:val="single" w:color="9BB7D9" w:themeColor="accent1" w:themeTint="90" w:sz="4" w:space="0"/>
        <w:bottom w:val="single" w:color="9BB7D9" w:themeColor="accent1" w:themeTint="90" w:sz="4" w:space="0"/>
        <w:insideH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style>
  <w:style w:type="table" w:styleId="1446" w:customStyle="1">
    <w:name w:val="List Table 2 - Accent 2"/>
    <w:uiPriority w:val="99"/>
    <w:tblPr>
      <w:tblStyleRowBandSize w:val="1"/>
      <w:tblStyleColBandSize w:val="1"/>
      <w:tblInd w:w="0" w:type="dxa"/>
      <w:tblBorders>
        <w:top w:val="single" w:color="DB9B9A" w:themeColor="accent2" w:themeTint="90" w:sz="4" w:space="0"/>
        <w:bottom w:val="single" w:color="DB9B9A" w:themeColor="accent2" w:themeTint="90" w:sz="4" w:space="0"/>
        <w:insideH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style>
  <w:style w:type="table" w:styleId="1447" w:customStyle="1">
    <w:name w:val="List Table 2 - Accent 3"/>
    <w:uiPriority w:val="99"/>
    <w:tblPr>
      <w:tblStyleRowBandSize w:val="1"/>
      <w:tblStyleColBandSize w:val="1"/>
      <w:tblInd w:w="0" w:type="dxa"/>
      <w:tblBorders>
        <w:top w:val="single" w:color="C6D8A1" w:themeColor="accent3" w:themeTint="90" w:sz="4" w:space="0"/>
        <w:bottom w:val="single" w:color="C6D8A1" w:themeColor="accent3" w:themeTint="90" w:sz="4" w:space="0"/>
        <w:insideH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style>
  <w:style w:type="table" w:styleId="1448" w:customStyle="1">
    <w:name w:val="List Table 2 - Accent 4"/>
    <w:uiPriority w:val="99"/>
    <w:tblPr>
      <w:tblStyleRowBandSize w:val="1"/>
      <w:tblStyleColBandSize w:val="1"/>
      <w:tblInd w:w="0" w:type="dxa"/>
      <w:tblBorders>
        <w:top w:val="single" w:color="B7A7CA" w:themeColor="accent4" w:themeTint="90" w:sz="4" w:space="0"/>
        <w:bottom w:val="single" w:color="B7A7CA" w:themeColor="accent4" w:themeTint="90" w:sz="4" w:space="0"/>
        <w:insideH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style>
  <w:style w:type="table" w:styleId="1449" w:customStyle="1">
    <w:name w:val="List Table 2 - Accent 5"/>
    <w:uiPriority w:val="99"/>
    <w:tblPr>
      <w:tblStyleRowBandSize w:val="1"/>
      <w:tblStyleColBandSize w:val="1"/>
      <w:tblInd w:w="0" w:type="dxa"/>
      <w:tblBorders>
        <w:top w:val="single" w:color="99D0DE" w:themeColor="accent5" w:themeTint="90" w:sz="4" w:space="0"/>
        <w:bottom w:val="single" w:color="99D0DE" w:themeColor="accent5" w:themeTint="90" w:sz="4" w:space="0"/>
        <w:insideH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style>
  <w:style w:type="table" w:styleId="1450" w:customStyle="1">
    <w:name w:val="List Table 2 - Accent 6"/>
    <w:uiPriority w:val="99"/>
    <w:tblPr>
      <w:tblStyleRowBandSize w:val="1"/>
      <w:tblStyleColBandSize w:val="1"/>
      <w:tblInd w:w="0" w:type="dxa"/>
      <w:tblBorders>
        <w:top w:val="single" w:color="FAC396" w:themeColor="accent6" w:themeTint="90" w:sz="4" w:space="0"/>
        <w:bottom w:val="single" w:color="FAC396" w:themeColor="accent6" w:themeTint="90" w:sz="4" w:space="0"/>
        <w:insideH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style>
  <w:style w:type="table" w:styleId="1451">
    <w:name w:val="List Table 3"/>
    <w:uiPriority w:val="99"/>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CellMar>
        <w:left w:w="0" w:type="dxa"/>
        <w:top w:w="0" w:type="dxa"/>
        <w:right w:w="0" w:type="dxa"/>
        <w:bottom w:w="0" w:type="dxa"/>
      </w:tblCellMar>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452" w:customStyle="1">
    <w:name w:val="List Table 3 - Accent 1"/>
    <w:uiPriority w:val="99"/>
    <w:tblPr>
      <w:tblStyleRowBandSize w:val="1"/>
      <w:tblStyleColBandSize w:val="1"/>
      <w:tblInd w:w="0" w:type="dxa"/>
      <w:tblBorders>
        <w:top w:val="single" w:color="4F81BD" w:themeColor="accent1" w:sz="4" w:space="0"/>
        <w:left w:val="single" w:color="4F81BD" w:themeColor="accent1" w:sz="4" w:space="0"/>
        <w:bottom w:val="single" w:color="4F81BD" w:themeColor="accent1" w:sz="4" w:space="0"/>
        <w:right w:val="single" w:color="4F81BD" w:themeColor="accent1" w:sz="4" w:space="0"/>
      </w:tblBorders>
      <w:tblCellMar>
        <w:left w:w="0" w:type="dxa"/>
        <w:top w:w="0" w:type="dxa"/>
        <w:right w:w="0" w:type="dxa"/>
        <w:bottom w:w="0" w:type="dxa"/>
      </w:tblCellMar>
    </w:tblPr>
    <w:tblStylePr w:type="band1Horz">
      <w:rPr>
        <w:rFonts w:ascii="Arial" w:hAnsi="Arial"/>
        <w:color w:val="404040"/>
        <w:sz w:val="22"/>
      </w:rPr>
      <w:tcPr>
        <w:tcBorders>
          <w:top w:val="single" w:color="4F81BD" w:themeColor="accent1" w:sz="4" w:space="0"/>
          <w:bottom w:val="single" w:color="4F81BD" w:themeColor="accent1" w:sz="4" w:space="0"/>
        </w:tcBorders>
      </w:tcPr>
    </w:tblStylePr>
    <w:tblStylePr w:type="band1Vert">
      <w:rPr>
        <w:rFonts w:ascii="Arial" w:hAnsi="Arial"/>
        <w:color w:val="404040"/>
        <w:sz w:val="22"/>
      </w:rPr>
      <w:tcPr>
        <w:tcBorders>
          <w:left w:val="single" w:color="4F81BD" w:themeColor="accent1" w:sz="4" w:space="0"/>
          <w:right w:val="single" w:color="4F81BD" w:themeColor="accent1" w:sz="4" w:space="0"/>
        </w:tcBorders>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1453" w:customStyle="1">
    <w:name w:val="List Table 3 - Accent 2"/>
    <w:uiPriority w:val="99"/>
    <w:tblPr>
      <w:tblStyleRowBandSize w:val="1"/>
      <w:tblStyleColBandSize w:val="1"/>
      <w:tblInd w:w="0" w:type="dxa"/>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CellMar>
        <w:left w:w="0" w:type="dxa"/>
        <w:top w:w="0" w:type="dxa"/>
        <w:right w:w="0" w:type="dxa"/>
        <w:bottom w:w="0" w:type="dxa"/>
      </w:tblCellMar>
    </w:tblPr>
    <w:tblStylePr w:type="band1Horz">
      <w:rPr>
        <w:rFonts w:ascii="Arial" w:hAnsi="Arial"/>
        <w:color w:val="404040"/>
        <w:sz w:val="22"/>
      </w:r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tcPr>
        <w:tcBorders>
          <w:left w:val="single" w:color="D99695" w:themeColor="accent2" w:themeTint="97" w:sz="4" w:space="0"/>
          <w:right w:val="single" w:color="D99695" w:themeColor="accent2" w:themeTint="97" w:sz="4" w:space="0"/>
        </w:tcBorders>
      </w:tcPr>
    </w:tblStylePr>
    <w:tblStylePr w:type="firstCol">
      <w:rPr>
        <w:b/>
        <w:color w:val="404040"/>
      </w:rPr>
    </w:tblStylePr>
    <w:tblStylePr w:type="firstRow">
      <w:rPr>
        <w:rFonts w:ascii="Arial" w:hAnsi="Arial"/>
        <w:b/>
        <w:color w:val="ffffff"/>
        <w:sz w:val="22"/>
      </w:rPr>
      <w:tcPr>
        <w:shd w:val="clear" w:color="d99695" w:themeColor="accent2" w:themeTint="97" w:fill="d99695" w:themeFill="accent2" w:themeFillTint="97"/>
      </w:tcPr>
    </w:tblStylePr>
    <w:tblStylePr w:type="lastCol">
      <w:rPr>
        <w:b/>
        <w:color w:val="404040"/>
      </w:rPr>
    </w:tblStylePr>
    <w:tblStylePr w:type="lastRow">
      <w:rPr>
        <w:b/>
        <w:color w:val="404040"/>
      </w:rPr>
    </w:tblStylePr>
  </w:style>
  <w:style w:type="table" w:styleId="1454" w:customStyle="1">
    <w:name w:val="List Table 3 - Accent 3"/>
    <w:uiPriority w:val="99"/>
    <w:tblPr>
      <w:tblStyleRowBandSize w:val="1"/>
      <w:tblStyleColBandSize w:val="1"/>
      <w:tblInd w:w="0" w:type="dxa"/>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CellMar>
        <w:left w:w="0" w:type="dxa"/>
        <w:top w:w="0" w:type="dxa"/>
        <w:right w:w="0" w:type="dxa"/>
        <w:bottom w:w="0" w:type="dxa"/>
      </w:tblCellMar>
    </w:tblPr>
    <w:tblStylePr w:type="band1Horz">
      <w:rPr>
        <w:rFonts w:ascii="Arial" w:hAnsi="Arial"/>
        <w:color w:val="404040"/>
        <w:sz w:val="22"/>
      </w:r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tcPr>
        <w:tcBorders>
          <w:left w:val="single" w:color="C3D69B" w:themeColor="accent3" w:themeTint="98" w:sz="4" w:space="0"/>
          <w:right w:val="single" w:color="C3D69B" w:themeColor="accent3" w:themeTint="98" w:sz="4" w:space="0"/>
        </w:tcBorders>
      </w:tcPr>
    </w:tblStylePr>
    <w:tblStylePr w:type="firstCol">
      <w:rPr>
        <w:b/>
        <w:color w:val="404040"/>
      </w:rPr>
    </w:tblStylePr>
    <w:tblStylePr w:type="firstRow">
      <w:rPr>
        <w:rFonts w:ascii="Arial" w:hAnsi="Arial"/>
        <w:b/>
        <w:color w:val="ffffff"/>
        <w:sz w:val="22"/>
      </w:rPr>
      <w:tcPr>
        <w:shd w:val="clear" w:color="c3d69b" w:themeColor="accent3" w:themeTint="98" w:fill="c3d69b" w:themeFill="accent3" w:themeFillTint="98"/>
      </w:tcPr>
    </w:tblStylePr>
    <w:tblStylePr w:type="lastCol">
      <w:rPr>
        <w:b/>
        <w:color w:val="404040"/>
      </w:rPr>
    </w:tblStylePr>
    <w:tblStylePr w:type="lastRow">
      <w:rPr>
        <w:b/>
        <w:color w:val="404040"/>
      </w:rPr>
    </w:tblStylePr>
  </w:style>
  <w:style w:type="table" w:styleId="1455" w:customStyle="1">
    <w:name w:val="List Table 3 - Accent 4"/>
    <w:uiPriority w:val="99"/>
    <w:tblPr>
      <w:tblStyleRowBandSize w:val="1"/>
      <w:tblStyleColBandSize w:val="1"/>
      <w:tblInd w:w="0" w:type="dxa"/>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CellMar>
        <w:left w:w="0" w:type="dxa"/>
        <w:top w:w="0" w:type="dxa"/>
        <w:right w:w="0" w:type="dxa"/>
        <w:bottom w:w="0" w:type="dxa"/>
      </w:tblCellMar>
    </w:tblPr>
    <w:tblStylePr w:type="band1Horz">
      <w:rPr>
        <w:rFonts w:ascii="Arial" w:hAnsi="Arial"/>
        <w:color w:val="404040"/>
        <w:sz w:val="22"/>
      </w:r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tcPr>
        <w:tcBorders>
          <w:left w:val="single" w:color="B2A1C6" w:themeColor="accent4" w:themeTint="9A" w:sz="4" w:space="0"/>
          <w:right w:val="single" w:color="B2A1C6" w:themeColor="accent4" w:themeTint="9A" w:sz="4" w:space="0"/>
        </w:tcBorders>
      </w:tcPr>
    </w:tblStylePr>
    <w:tblStylePr w:type="firstCol">
      <w:rPr>
        <w:b/>
        <w:color w:val="404040"/>
      </w:rPr>
    </w:tblStylePr>
    <w:tblStylePr w:type="firstRow">
      <w:rPr>
        <w:rFonts w:ascii="Arial" w:hAnsi="Arial"/>
        <w:b/>
        <w:color w:val="ffffff"/>
        <w:sz w:val="22"/>
      </w:rPr>
      <w:tcPr>
        <w:shd w:val="clear" w:color="b2a1c6" w:themeColor="accent4" w:themeTint="9A" w:fill="b2a1c6" w:themeFill="accent4" w:themeFillTint="9A"/>
      </w:tcPr>
    </w:tblStylePr>
    <w:tblStylePr w:type="lastCol">
      <w:rPr>
        <w:b/>
        <w:color w:val="404040"/>
      </w:rPr>
    </w:tblStylePr>
    <w:tblStylePr w:type="lastRow">
      <w:rPr>
        <w:b/>
        <w:color w:val="404040"/>
      </w:rPr>
    </w:tblStylePr>
  </w:style>
  <w:style w:type="table" w:styleId="1456" w:customStyle="1">
    <w:name w:val="List Table 3 - Accent 5"/>
    <w:uiPriority w:val="99"/>
    <w:tblPr>
      <w:tblStyleRowBandSize w:val="1"/>
      <w:tblStyleColBandSize w:val="1"/>
      <w:tblInd w:w="0" w:type="dxa"/>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CellMar>
        <w:left w:w="0" w:type="dxa"/>
        <w:top w:w="0" w:type="dxa"/>
        <w:right w:w="0" w:type="dxa"/>
        <w:bottom w:w="0" w:type="dxa"/>
      </w:tblCellMar>
    </w:tblPr>
    <w:tblStylePr w:type="band1Horz">
      <w:rPr>
        <w:rFonts w:ascii="Arial" w:hAnsi="Arial"/>
        <w:color w:val="404040"/>
        <w:sz w:val="22"/>
      </w:r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tcPr>
        <w:tcBorders>
          <w:left w:val="single" w:color="92CCDC" w:themeColor="accent5" w:themeTint="9A" w:sz="4" w:space="0"/>
          <w:right w:val="single" w:color="92CCDC" w:themeColor="accent5" w:themeTint="9A" w:sz="4" w:space="0"/>
        </w:tcBorders>
      </w:tcPr>
    </w:tblStylePr>
    <w:tblStylePr w:type="firstCol">
      <w:rPr>
        <w:b/>
        <w:color w:val="404040"/>
      </w:rPr>
    </w:tblStylePr>
    <w:tblStylePr w:type="firstRow">
      <w:rPr>
        <w:rFonts w:ascii="Arial" w:hAnsi="Arial"/>
        <w:b/>
        <w:color w:val="ffffff"/>
        <w:sz w:val="22"/>
      </w:rPr>
      <w:tcPr>
        <w:shd w:val="clear" w:color="92ccdc" w:themeColor="accent5" w:themeTint="9A" w:fill="92ccdc" w:themeFill="accent5" w:themeFillTint="9A"/>
      </w:tcPr>
    </w:tblStylePr>
    <w:tblStylePr w:type="lastCol">
      <w:rPr>
        <w:b/>
        <w:color w:val="404040"/>
      </w:rPr>
    </w:tblStylePr>
    <w:tblStylePr w:type="lastRow">
      <w:rPr>
        <w:b/>
        <w:color w:val="404040"/>
      </w:rPr>
    </w:tblStylePr>
  </w:style>
  <w:style w:type="table" w:styleId="1457" w:customStyle="1">
    <w:name w:val="List Table 3 - Accent 6"/>
    <w:uiPriority w:val="99"/>
    <w:tblPr>
      <w:tblStyleRowBandSize w:val="1"/>
      <w:tblStyleColBandSize w:val="1"/>
      <w:tblInd w:w="0" w:type="dxa"/>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CellMar>
        <w:left w:w="0" w:type="dxa"/>
        <w:top w:w="0" w:type="dxa"/>
        <w:right w:w="0" w:type="dxa"/>
        <w:bottom w:w="0" w:type="dxa"/>
      </w:tblCellMar>
    </w:tblPr>
    <w:tblStylePr w:type="band1Horz">
      <w:rPr>
        <w:rFonts w:ascii="Arial" w:hAnsi="Arial"/>
        <w:color w:val="404040"/>
        <w:sz w:val="22"/>
      </w:r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tcPr>
        <w:tcBorders>
          <w:left w:val="single" w:color="FAC090" w:themeColor="accent6" w:themeTint="98" w:sz="4" w:space="0"/>
          <w:right w:val="single" w:color="FAC090" w:themeColor="accent6" w:themeTint="98" w:sz="4" w:space="0"/>
        </w:tcBorders>
      </w:tcPr>
    </w:tblStylePr>
    <w:tblStylePr w:type="firstCol">
      <w:rPr>
        <w:b/>
        <w:color w:val="404040"/>
      </w:rPr>
    </w:tblStylePr>
    <w:tblStylePr w:type="firstRow">
      <w:rPr>
        <w:rFonts w:ascii="Arial" w:hAnsi="Arial"/>
        <w:b/>
        <w:color w:val="ffffff"/>
        <w:sz w:val="22"/>
      </w:rPr>
      <w:tcPr>
        <w:shd w:val="clear" w:color="fac090" w:themeColor="accent6" w:themeTint="98" w:fill="fac090" w:themeFill="accent6" w:themeFillTint="98"/>
      </w:tcPr>
    </w:tblStylePr>
    <w:tblStylePr w:type="lastCol">
      <w:rPr>
        <w:b/>
        <w:color w:val="404040"/>
      </w:rPr>
    </w:tblStylePr>
    <w:tblStylePr w:type="lastRow">
      <w:rPr>
        <w:b/>
        <w:color w:val="404040"/>
      </w:rPr>
    </w:tblStylePr>
  </w:style>
  <w:style w:type="table" w:styleId="1458">
    <w:name w:val="List Table 4"/>
    <w:uiPriority w:val="99"/>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CellMar>
        <w:left w:w="0" w:type="dxa"/>
        <w:top w:w="0" w:type="dxa"/>
        <w:right w:w="0" w:type="dxa"/>
        <w:bottom w:w="0" w:type="dxa"/>
      </w:tblCellMar>
    </w:tblPr>
    <w:tblStylePr w:type="band1Horz">
      <w:rPr>
        <w:rFonts w:ascii="Arial" w:hAnsi="Arial"/>
        <w:color w:val="404040"/>
        <w:sz w:val="22"/>
      </w:rPr>
      <w:tcPr>
        <w:shd w:val="clear" w:color="bfbfbf" w:themeColor="text1" w:themeTint="40" w:fill="bfbfbf" w:themeFill="text1" w:themeFillTint="40"/>
      </w:tcPr>
    </w:tblStylePr>
    <w:tblStylePr w:type="band1Vert">
      <w:rPr>
        <w:rFonts w:ascii="Arial" w:hAnsi="Arial"/>
        <w:color w:val="404040"/>
        <w:sz w:val="22"/>
      </w:rPr>
      <w:tcPr>
        <w:shd w:val="clear" w:color="bfbfb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000000" w:themeColor="text1" w:fill="000000" w:themeFill="text1"/>
      </w:tcPr>
    </w:tblStylePr>
    <w:tblStylePr w:type="lastCol">
      <w:rPr>
        <w:b/>
        <w:color w:val="404040"/>
      </w:rPr>
    </w:tblStylePr>
    <w:tblStylePr w:type="lastRow">
      <w:rPr>
        <w:b/>
        <w:color w:val="404040"/>
      </w:rPr>
    </w:tblStylePr>
  </w:style>
  <w:style w:type="table" w:styleId="1459" w:customStyle="1">
    <w:name w:val="List Table 4 - Accent 1"/>
    <w:uiPriority w:val="99"/>
    <w:tblPr>
      <w:tblStyleRowBandSize w:val="1"/>
      <w:tblStyleColBandSize w:val="1"/>
      <w:tblInd w:w="0" w:type="dxa"/>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CellMar>
        <w:left w:w="0" w:type="dxa"/>
        <w:top w:w="0" w:type="dxa"/>
        <w:right w:w="0" w:type="dxa"/>
        <w:bottom w:w="0" w:type="dxa"/>
      </w:tblCellMar>
    </w:tblPr>
    <w:tblStylePr w:type="band1Horz">
      <w:rPr>
        <w:rFonts w:ascii="Arial" w:hAnsi="Arial"/>
        <w:color w:val="404040"/>
        <w:sz w:val="22"/>
      </w:rPr>
      <w:tcPr>
        <w:shd w:val="clear" w:color="d2dfee" w:themeColor="accent1" w:themeTint="40" w:fill="d2dfee" w:themeFill="accent1" w:themeFillTint="40"/>
      </w:tcPr>
    </w:tblStylePr>
    <w:tblStylePr w:type="band1Vert">
      <w:rPr>
        <w:rFonts w:ascii="Arial" w:hAnsi="Arial"/>
        <w:color w:val="404040"/>
        <w:sz w:val="22"/>
      </w:rPr>
      <w:tcPr>
        <w:shd w:val="clear" w:color="d2dfee" w:themeColor="accent1" w:themeTint="40" w:fill="d2dfee" w:themeFill="accent1" w:themeFillTint="40"/>
      </w:tcPr>
    </w:tblStylePr>
    <w:tblStylePr w:type="firstCol">
      <w:rPr>
        <w:b/>
        <w:color w:val="404040"/>
      </w:rPr>
    </w:tblStylePr>
    <w:tblStylePr w:type="firstRow">
      <w:rPr>
        <w:rFonts w:ascii="Arial" w:hAnsi="Arial"/>
        <w:b/>
        <w:color w:val="ffffff"/>
        <w:sz w:val="22"/>
      </w:rPr>
      <w:tcPr>
        <w:shd w:val="clear" w:color="4f81bd" w:themeColor="accent1" w:fill="4f81bd" w:themeFill="accent1"/>
      </w:tcPr>
    </w:tblStylePr>
    <w:tblStylePr w:type="lastCol">
      <w:rPr>
        <w:b/>
        <w:color w:val="404040"/>
      </w:rPr>
    </w:tblStylePr>
    <w:tblStylePr w:type="lastRow">
      <w:rPr>
        <w:b/>
        <w:color w:val="404040"/>
      </w:rPr>
    </w:tblStylePr>
  </w:style>
  <w:style w:type="table" w:styleId="1460" w:customStyle="1">
    <w:name w:val="List Table 4 - Accent 2"/>
    <w:uiPriority w:val="99"/>
    <w:tblPr>
      <w:tblStyleRowBandSize w:val="1"/>
      <w:tblStyleColBandSize w:val="1"/>
      <w:tblInd w:w="0" w:type="dxa"/>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CellMar>
        <w:left w:w="0" w:type="dxa"/>
        <w:top w:w="0" w:type="dxa"/>
        <w:right w:w="0" w:type="dxa"/>
        <w:bottom w:w="0" w:type="dxa"/>
      </w:tblCellMar>
    </w:tblPr>
    <w:tblStylePr w:type="band1Horz">
      <w:rPr>
        <w:rFonts w:ascii="Arial" w:hAnsi="Arial"/>
        <w:color w:val="404040"/>
        <w:sz w:val="22"/>
      </w:rPr>
      <w:tcPr>
        <w:shd w:val="clear" w:color="efd2d2" w:themeColor="accent2" w:themeTint="40" w:fill="efd2d2" w:themeFill="accent2" w:themeFillTint="40"/>
      </w:tcPr>
    </w:tblStylePr>
    <w:tblStylePr w:type="band1Vert">
      <w:rPr>
        <w:rFonts w:ascii="Arial" w:hAnsi="Arial"/>
        <w:color w:val="404040"/>
        <w:sz w:val="22"/>
      </w:rPr>
      <w:tcPr>
        <w:shd w:val="clear" w:color="efd2d2" w:themeColor="accent2" w:themeTint="40" w:fill="efd2d2" w:themeFill="accent2" w:themeFillTint="40"/>
      </w:tcPr>
    </w:tblStylePr>
    <w:tblStylePr w:type="firstCol">
      <w:rPr>
        <w:b/>
        <w:color w:val="404040"/>
      </w:rPr>
    </w:tblStylePr>
    <w:tblStylePr w:type="firstRow">
      <w:rPr>
        <w:rFonts w:ascii="Arial" w:hAnsi="Arial"/>
        <w:b/>
        <w:color w:val="ffffff"/>
        <w:sz w:val="22"/>
      </w:rPr>
      <w:tcPr>
        <w:shd w:val="clear" w:color="c0504d" w:themeColor="accent2" w:fill="c0504d" w:themeFill="accent2"/>
      </w:tcPr>
    </w:tblStylePr>
    <w:tblStylePr w:type="lastCol">
      <w:rPr>
        <w:b/>
        <w:color w:val="404040"/>
      </w:rPr>
    </w:tblStylePr>
    <w:tblStylePr w:type="lastRow">
      <w:rPr>
        <w:b/>
        <w:color w:val="404040"/>
      </w:rPr>
    </w:tblStylePr>
  </w:style>
  <w:style w:type="table" w:styleId="1461" w:customStyle="1">
    <w:name w:val="List Table 4 - Accent 3"/>
    <w:uiPriority w:val="99"/>
    <w:tblPr>
      <w:tblStyleRowBandSize w:val="1"/>
      <w:tblStyleColBandSize w:val="1"/>
      <w:tblInd w:w="0" w:type="dxa"/>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CellMar>
        <w:left w:w="0" w:type="dxa"/>
        <w:top w:w="0" w:type="dxa"/>
        <w:right w:w="0" w:type="dxa"/>
        <w:bottom w:w="0" w:type="dxa"/>
      </w:tblCellMar>
    </w:tblPr>
    <w:tblStylePr w:type="band1Horz">
      <w:rPr>
        <w:rFonts w:ascii="Arial" w:hAnsi="Arial"/>
        <w:color w:val="404040"/>
        <w:sz w:val="22"/>
      </w:rPr>
      <w:tcPr>
        <w:shd w:val="clear" w:color="e5eed5" w:themeColor="accent3" w:themeTint="40" w:fill="e5eed5" w:themeFill="accent3" w:themeFillTint="40"/>
      </w:tcPr>
    </w:tblStylePr>
    <w:tblStylePr w:type="band1Vert">
      <w:rPr>
        <w:rFonts w:ascii="Arial" w:hAnsi="Arial"/>
        <w:color w:val="404040"/>
        <w:sz w:val="22"/>
      </w:rPr>
      <w:tcPr>
        <w:shd w:val="clear" w:color="e5eed5" w:themeColor="accent3" w:themeTint="40" w:fill="e5eed5" w:themeFill="accent3" w:themeFillTint="40"/>
      </w:tcPr>
    </w:tblStylePr>
    <w:tblStylePr w:type="firstCol">
      <w:rPr>
        <w:b/>
        <w:color w:val="404040"/>
      </w:rPr>
    </w:tblStylePr>
    <w:tblStylePr w:type="firstRow">
      <w:rPr>
        <w:rFonts w:ascii="Arial" w:hAnsi="Arial"/>
        <w:b/>
        <w:color w:val="ffffff"/>
        <w:sz w:val="22"/>
      </w:rPr>
      <w:tcPr>
        <w:shd w:val="clear" w:color="9bbb59" w:themeColor="accent3" w:fill="9bbb59" w:themeFill="accent3"/>
      </w:tcPr>
    </w:tblStylePr>
    <w:tblStylePr w:type="lastCol">
      <w:rPr>
        <w:b/>
        <w:color w:val="404040"/>
      </w:rPr>
    </w:tblStylePr>
    <w:tblStylePr w:type="lastRow">
      <w:rPr>
        <w:b/>
        <w:color w:val="404040"/>
      </w:rPr>
    </w:tblStylePr>
  </w:style>
  <w:style w:type="table" w:styleId="1462" w:customStyle="1">
    <w:name w:val="List Table 4 - Accent 4"/>
    <w:uiPriority w:val="99"/>
    <w:tblPr>
      <w:tblStyleRowBandSize w:val="1"/>
      <w:tblStyleColBandSize w:val="1"/>
      <w:tblInd w:w="0" w:type="dxa"/>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CellMar>
        <w:left w:w="0" w:type="dxa"/>
        <w:top w:w="0" w:type="dxa"/>
        <w:right w:w="0" w:type="dxa"/>
        <w:bottom w:w="0" w:type="dxa"/>
      </w:tblCellMar>
    </w:tblPr>
    <w:tblStylePr w:type="band1Horz">
      <w:rPr>
        <w:rFonts w:ascii="Arial" w:hAnsi="Arial"/>
        <w:color w:val="404040"/>
        <w:sz w:val="22"/>
      </w:rPr>
      <w:tcPr>
        <w:shd w:val="clear" w:color="dfd8e7" w:themeColor="accent4" w:themeTint="40" w:fill="dfd8e7" w:themeFill="accent4" w:themeFillTint="40"/>
      </w:tcPr>
    </w:tblStylePr>
    <w:tblStylePr w:type="band1Vert">
      <w:rPr>
        <w:rFonts w:ascii="Arial" w:hAnsi="Arial"/>
        <w:color w:val="404040"/>
        <w:sz w:val="22"/>
      </w:rPr>
      <w:tcPr>
        <w:shd w:val="clear" w:color="dfd8e7" w:themeColor="accent4" w:themeTint="40" w:fill="dfd8e7" w:themeFill="accent4" w:themeFillTint="40"/>
      </w:tcPr>
    </w:tblStylePr>
    <w:tblStylePr w:type="firstCol">
      <w:rPr>
        <w:b/>
        <w:color w:val="404040"/>
      </w:rPr>
    </w:tblStylePr>
    <w:tblStylePr w:type="firstRow">
      <w:rPr>
        <w:rFonts w:ascii="Arial" w:hAnsi="Arial"/>
        <w:b/>
        <w:color w:val="ffffff"/>
        <w:sz w:val="22"/>
      </w:rPr>
      <w:tcPr>
        <w:shd w:val="clear" w:color="8064a2" w:themeColor="accent4" w:fill="8064a2" w:themeFill="accent4"/>
      </w:tcPr>
    </w:tblStylePr>
    <w:tblStylePr w:type="lastCol">
      <w:rPr>
        <w:b/>
        <w:color w:val="404040"/>
      </w:rPr>
    </w:tblStylePr>
    <w:tblStylePr w:type="lastRow">
      <w:rPr>
        <w:b/>
        <w:color w:val="404040"/>
      </w:rPr>
    </w:tblStylePr>
  </w:style>
  <w:style w:type="table" w:styleId="1463" w:customStyle="1">
    <w:name w:val="List Table 4 - Accent 5"/>
    <w:uiPriority w:val="99"/>
    <w:tblPr>
      <w:tblStyleRowBandSize w:val="1"/>
      <w:tblStyleColBandSize w:val="1"/>
      <w:tblInd w:w="0" w:type="dxa"/>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CellMar>
        <w:left w:w="0" w:type="dxa"/>
        <w:top w:w="0" w:type="dxa"/>
        <w:right w:w="0" w:type="dxa"/>
        <w:bottom w:w="0" w:type="dxa"/>
      </w:tblCellMar>
    </w:tblPr>
    <w:tblStylePr w:type="band1Horz">
      <w:rPr>
        <w:rFonts w:ascii="Arial" w:hAnsi="Arial"/>
        <w:color w:val="404040"/>
        <w:sz w:val="22"/>
      </w:rPr>
      <w:tcPr>
        <w:shd w:val="clear" w:color="d1eaf0" w:themeColor="accent5" w:themeTint="40" w:fill="d1eaf0" w:themeFill="accent5" w:themeFillTint="40"/>
      </w:tcPr>
    </w:tblStylePr>
    <w:tblStylePr w:type="band1Vert">
      <w:rPr>
        <w:rFonts w:ascii="Arial" w:hAnsi="Arial"/>
        <w:color w:val="404040"/>
        <w:sz w:val="22"/>
      </w:rPr>
      <w:tcPr>
        <w:shd w:val="clear" w:color="d1eaf0" w:themeColor="accent5" w:themeTint="40" w:fill="d1eaf0" w:themeFill="accent5" w:themeFillTint="40"/>
      </w:tcPr>
    </w:tblStylePr>
    <w:tblStylePr w:type="firstCol">
      <w:rPr>
        <w:b/>
        <w:color w:val="404040"/>
      </w:rPr>
    </w:tblStylePr>
    <w:tblStylePr w:type="firstRow">
      <w:rPr>
        <w:rFonts w:ascii="Arial" w:hAnsi="Arial"/>
        <w:b/>
        <w:color w:val="ffffff"/>
        <w:sz w:val="22"/>
      </w:rPr>
      <w:tcPr>
        <w:shd w:val="clear" w:color="4bacc6" w:themeColor="accent5" w:fill="4bacc6" w:themeFill="accent5"/>
      </w:tcPr>
    </w:tblStylePr>
    <w:tblStylePr w:type="lastCol">
      <w:rPr>
        <w:b/>
        <w:color w:val="404040"/>
      </w:rPr>
    </w:tblStylePr>
    <w:tblStylePr w:type="lastRow">
      <w:rPr>
        <w:b/>
        <w:color w:val="404040"/>
      </w:rPr>
    </w:tblStylePr>
  </w:style>
  <w:style w:type="table" w:styleId="1464" w:customStyle="1">
    <w:name w:val="List Table 4 - Accent 6"/>
    <w:uiPriority w:val="99"/>
    <w:tblPr>
      <w:tblStyleRowBandSize w:val="1"/>
      <w:tblStyleColBandSize w:val="1"/>
      <w:tblInd w:w="0" w:type="dxa"/>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CellMar>
        <w:left w:w="0" w:type="dxa"/>
        <w:top w:w="0" w:type="dxa"/>
        <w:right w:w="0" w:type="dxa"/>
        <w:bottom w:w="0" w:type="dxa"/>
      </w:tblCellMar>
    </w:tblPr>
    <w:tblStylePr w:type="band1Horz">
      <w:rPr>
        <w:rFonts w:ascii="Arial" w:hAnsi="Arial"/>
        <w:color w:val="404040"/>
        <w:sz w:val="22"/>
      </w:rPr>
      <w:tcPr>
        <w:shd w:val="clear" w:color="fde4d0" w:themeColor="accent6" w:themeTint="40" w:fill="fde4d0" w:themeFill="accent6" w:themeFillTint="40"/>
      </w:tcPr>
    </w:tblStylePr>
    <w:tblStylePr w:type="band1Vert">
      <w:rPr>
        <w:rFonts w:ascii="Arial" w:hAnsi="Arial"/>
        <w:color w:val="404040"/>
        <w:sz w:val="22"/>
      </w:rPr>
      <w:tcPr>
        <w:shd w:val="clear" w:color="fde4d0" w:themeColor="accent6" w:themeTint="40" w:fill="fde4d0" w:themeFill="accent6" w:themeFillTint="40"/>
      </w:tcPr>
    </w:tblStylePr>
    <w:tblStylePr w:type="firstCol">
      <w:rPr>
        <w:b/>
        <w:color w:val="404040"/>
      </w:rPr>
    </w:tblStylePr>
    <w:tblStylePr w:type="firstRow">
      <w:rPr>
        <w:rFonts w:ascii="Arial" w:hAnsi="Arial"/>
        <w:b/>
        <w:color w:val="ffffff"/>
        <w:sz w:val="22"/>
      </w:rPr>
      <w:tcPr>
        <w:shd w:val="clear" w:color="f79646" w:themeColor="accent6" w:fill="f79646" w:themeFill="accent6"/>
      </w:tcPr>
    </w:tblStylePr>
    <w:tblStylePr w:type="lastCol">
      <w:rPr>
        <w:b/>
        <w:color w:val="404040"/>
      </w:rPr>
    </w:tblStylePr>
    <w:tblStylePr w:type="lastRow">
      <w:rPr>
        <w:b/>
        <w:color w:val="404040"/>
      </w:rPr>
    </w:tblStylePr>
  </w:style>
  <w:style w:type="table" w:styleId="1465">
    <w:name w:val="List Table 5 Dark"/>
    <w:uiPriority w:val="99"/>
    <w:tblPr>
      <w:tblStyleRowBandSize w:val="1"/>
      <w:tblStyleColBandSize w:val="1"/>
      <w:tblInd w:w="0" w:type="dxa"/>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CellMar>
        <w:left w:w="0" w:type="dxa"/>
        <w:top w:w="0" w:type="dxa"/>
        <w:right w:w="0" w:type="dxa"/>
        <w:bottom w:w="0" w:type="dxa"/>
      </w:tblCellMar>
    </w:tblPr>
    <w:tblStylePr w:type="band1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tblStylePr>
  </w:style>
  <w:style w:type="table" w:styleId="1466" w:customStyle="1">
    <w:name w:val="List Table 5 Dark - Accent 1"/>
    <w:uiPriority w:val="99"/>
    <w:tblPr>
      <w:tblStyleRowBandSize w:val="1"/>
      <w:tblStyleColBandSize w:val="1"/>
      <w:tblInd w:w="0" w:type="dxa"/>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CellMar>
        <w:left w:w="0" w:type="dxa"/>
        <w:top w:w="0" w:type="dxa"/>
        <w:right w:w="0" w:type="dxa"/>
        <w:bottom w:w="0" w:type="dxa"/>
      </w:tblCellMar>
    </w:tblPr>
    <w:tblStylePr w:type="band1Horz">
      <w:tcPr>
        <w:shd w:val="clear" w:color="4f81bd" w:themeColor="accent1" w:fill="4f81bd" w:themeFill="accent1"/>
        <w:tcBorders>
          <w:top w:val="single" w:color="FFFFFF" w:themeColor="light1" w:sz="4" w:space="0"/>
          <w:bottom w:val="single" w:color="FFFFFF" w:themeColor="light1" w:sz="4" w:space="0"/>
        </w:tcBorders>
      </w:tcPr>
    </w:tblStylePr>
    <w:tblStylePr w:type="band1Vert">
      <w:tcPr>
        <w:shd w:val="clear" w:color="4f81bd" w:themeColor="accent1" w:fill="4f81bd" w:themeFill="accent1"/>
        <w:tcBorders>
          <w:left w:val="single" w:color="FFFFFF" w:themeColor="light1" w:sz="4" w:space="0"/>
          <w:right w:val="single" w:color="FFFFFF" w:themeColor="light1" w:sz="4" w:space="0"/>
        </w:tcBorders>
      </w:tcPr>
    </w:tblStylePr>
    <w:tblStylePr w:type="band2Horz">
      <w:tcPr>
        <w:shd w:val="clear" w:color="4f81bd" w:themeColor="accent1" w:fill="4f81bd" w:themeFill="accent1"/>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tcPr>
        <w:shd w:val="clear" w:color="4f81bd" w:themeColor="accent1" w:fill="4f81bd" w:themeFill="accent1"/>
        <w:tcBorders>
          <w:top w:val="single" w:color="4F81BD" w:themeColor="accent1" w:sz="32" w:space="0"/>
          <w:bottom w:val="single" w:color="FFFFFF" w:themeColor="light1" w:sz="12" w:space="0"/>
        </w:tcBorders>
      </w:tcPr>
    </w:tblStylePr>
    <w:tblStylePr w:type="lastCol">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tblStylePr>
  </w:style>
  <w:style w:type="table" w:styleId="1467" w:customStyle="1">
    <w:name w:val="List Table 5 Dark - Accent 2"/>
    <w:uiPriority w:val="99"/>
    <w:tblPr>
      <w:tblStyleRowBandSize w:val="1"/>
      <w:tblStyleColBandSize w:val="1"/>
      <w:tblInd w:w="0" w:type="dxa"/>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CellMar>
        <w:left w:w="0" w:type="dxa"/>
        <w:top w:w="0" w:type="dxa"/>
        <w:right w:w="0" w:type="dxa"/>
        <w:bottom w:w="0" w:type="dxa"/>
      </w:tblCellMar>
    </w:tblPr>
    <w:tblStylePr w:type="band1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tblStylePr>
  </w:style>
  <w:style w:type="table" w:styleId="1468" w:customStyle="1">
    <w:name w:val="List Table 5 Dark - Accent 3"/>
    <w:uiPriority w:val="99"/>
    <w:tblPr>
      <w:tblStyleRowBandSize w:val="1"/>
      <w:tblStyleColBandSize w:val="1"/>
      <w:tblInd w:w="0" w:type="dxa"/>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CellMar>
        <w:left w:w="0" w:type="dxa"/>
        <w:top w:w="0" w:type="dxa"/>
        <w:right w:w="0" w:type="dxa"/>
        <w:bottom w:w="0" w:type="dxa"/>
      </w:tblCellMar>
    </w:tblPr>
    <w:tblStylePr w:type="band1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tblStylePr>
  </w:style>
  <w:style w:type="table" w:styleId="1469" w:customStyle="1">
    <w:name w:val="List Table 5 Dark - Accent 4"/>
    <w:uiPriority w:val="99"/>
    <w:tblPr>
      <w:tblStyleRowBandSize w:val="1"/>
      <w:tblStyleColBandSize w:val="1"/>
      <w:tblInd w:w="0" w:type="dxa"/>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CellMar>
        <w:left w:w="0" w:type="dxa"/>
        <w:top w:w="0" w:type="dxa"/>
        <w:right w:w="0" w:type="dxa"/>
        <w:bottom w:w="0" w:type="dxa"/>
      </w:tblCellMar>
    </w:tblPr>
    <w:tblStylePr w:type="band1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tblStylePr>
  </w:style>
  <w:style w:type="table" w:styleId="1470" w:customStyle="1">
    <w:name w:val="List Table 5 Dark - Accent 5"/>
    <w:uiPriority w:val="99"/>
    <w:tblPr>
      <w:tblStyleRowBandSize w:val="1"/>
      <w:tblStyleColBandSize w:val="1"/>
      <w:tblInd w:w="0" w:type="dxa"/>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CellMar>
        <w:left w:w="0" w:type="dxa"/>
        <w:top w:w="0" w:type="dxa"/>
        <w:right w:w="0" w:type="dxa"/>
        <w:bottom w:w="0" w:type="dxa"/>
      </w:tblCellMar>
    </w:tblPr>
    <w:tblStylePr w:type="band1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tblStylePr>
  </w:style>
  <w:style w:type="table" w:styleId="1471" w:customStyle="1">
    <w:name w:val="List Table 5 Dark - Accent 6"/>
    <w:uiPriority w:val="99"/>
    <w:tblPr>
      <w:tblStyleRowBandSize w:val="1"/>
      <w:tblStyleColBandSize w:val="1"/>
      <w:tblInd w:w="0" w:type="dxa"/>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CellMar>
        <w:left w:w="0" w:type="dxa"/>
        <w:top w:w="0" w:type="dxa"/>
        <w:right w:w="0" w:type="dxa"/>
        <w:bottom w:w="0" w:type="dxa"/>
      </w:tblCellMar>
    </w:tblPr>
    <w:tblStylePr w:type="band1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tblStylePr>
  </w:style>
  <w:style w:type="table" w:styleId="1472">
    <w:name w:val="List Table 6 Colorful"/>
    <w:uiPriority w:val="99"/>
    <w:tblPr>
      <w:tblStyleRowBandSize w:val="1"/>
      <w:tblStyleColBandSize w:val="1"/>
      <w:tblInd w:w="0" w:type="dxa"/>
      <w:tblBorders>
        <w:top w:val="single" w:color="7F7F7F" w:themeColor="text1" w:themeTint="80" w:sz="4" w:space="0"/>
        <w:bottom w:val="single" w:color="7F7F7F" w:themeColor="text1" w:themeTint="80" w:sz="4" w:space="0"/>
      </w:tblBorders>
      <w:tblCellMar>
        <w:left w:w="0" w:type="dxa"/>
        <w:top w:w="0" w:type="dxa"/>
        <w:right w:w="0" w:type="dxa"/>
        <w:bottom w:w="0" w:type="dxa"/>
      </w:tblCellMar>
    </w:tblPr>
    <w:tblStylePr w:type="band1Horz">
      <w:rPr>
        <w:rFonts w:ascii="Arial" w:hAnsi="Arial"/>
        <w:color w:val="000000" w:themeColor="text1"/>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000000" w:themeColor="text1"/>
        <w:sz w:val="22"/>
      </w:rPr>
    </w:tblStylePr>
    <w:tblStylePr w:type="firstCol">
      <w:rPr>
        <w:b/>
        <w:color w:val="000000" w:themeColor="text1"/>
      </w:rPr>
    </w:tblStylePr>
    <w:tblStylePr w:type="firstRow">
      <w:rPr>
        <w:b/>
        <w:color w:val="000000" w:themeColor="text1"/>
      </w:rPr>
      <w:tcPr>
        <w:tcBorders>
          <w:bottom w:val="single" w:color="7F7F7F" w:themeColor="text1" w:themeTint="80" w:sz="4" w:space="0"/>
        </w:tcBorders>
      </w:tcPr>
    </w:tblStylePr>
    <w:tblStylePr w:type="lastCol">
      <w:rPr>
        <w:b/>
        <w:color w:val="000000" w:themeColor="text1"/>
      </w:rPr>
    </w:tblStylePr>
    <w:tblStylePr w:type="lastRow">
      <w:rPr>
        <w:b/>
        <w:color w:val="000000" w:themeColor="text1"/>
      </w:rPr>
      <w:tcPr>
        <w:tcBorders>
          <w:top w:val="single" w:color="7F7F7F" w:themeColor="text1" w:themeTint="80" w:sz="4" w:space="0"/>
        </w:tcBorders>
      </w:tcPr>
    </w:tblStylePr>
  </w:style>
  <w:style w:type="table" w:styleId="1473" w:customStyle="1">
    <w:name w:val="List Table 6 Colorful - Accent 1"/>
    <w:uiPriority w:val="99"/>
    <w:tblPr>
      <w:tblStyleRowBandSize w:val="1"/>
      <w:tblStyleColBandSize w:val="1"/>
      <w:tblInd w:w="0" w:type="dxa"/>
      <w:tblBorders>
        <w:top w:val="single" w:color="4F81BD" w:themeColor="accent1" w:sz="4" w:space="0"/>
        <w:bottom w:val="single" w:color="4F81BD" w:themeColor="accent1" w:sz="4" w:space="0"/>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b/>
        <w:color w:val="2a4a71" w:themeColor="accent1" w:themeShade="95"/>
      </w:rPr>
    </w:tblStylePr>
    <w:tblStylePr w:type="firstRow">
      <w:rPr>
        <w:b/>
        <w:color w:val="2a4a71" w:themeColor="accent1" w:themeShade="95"/>
      </w:rPr>
      <w:tcPr>
        <w:tcBorders>
          <w:bottom w:val="single" w:color="4F81BD" w:themeColor="accent1" w:sz="4" w:space="0"/>
        </w:tcBorders>
      </w:tcPr>
    </w:tblStylePr>
    <w:tblStylePr w:type="lastCol">
      <w:rPr>
        <w:b/>
        <w:color w:val="2a4a71" w:themeColor="accent1" w:themeShade="95"/>
      </w:rPr>
    </w:tblStylePr>
    <w:tblStylePr w:type="lastRow">
      <w:rPr>
        <w:b/>
        <w:color w:val="2a4a71" w:themeColor="accent1" w:themeShade="95"/>
      </w:rPr>
      <w:tcPr>
        <w:tcBorders>
          <w:top w:val="single" w:color="4F81BD" w:themeColor="accent1" w:sz="4" w:space="0"/>
        </w:tcBorders>
      </w:tcPr>
    </w:tblStylePr>
  </w:style>
  <w:style w:type="table" w:styleId="1474" w:customStyle="1">
    <w:name w:val="List Table 6 Colorful - Accent 2"/>
    <w:uiPriority w:val="99"/>
    <w:tblPr>
      <w:tblStyleRowBandSize w:val="1"/>
      <w:tblStyleColBandSize w:val="1"/>
      <w:tblInd w:w="0" w:type="dxa"/>
      <w:tblBorders>
        <w:top w:val="single" w:color="D99695" w:themeColor="accent2" w:themeTint="97" w:sz="4" w:space="0"/>
        <w:bottom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b/>
        <w:color w:val="d99695" w:themeColor="accent2" w:themeTint="97" w:themeShade="95"/>
      </w:rPr>
    </w:tblStylePr>
    <w:tblStylePr w:type="firstRow">
      <w:rPr>
        <w:b/>
        <w:color w:val="d99695" w:themeColor="accent2" w:themeTint="97" w:themeShade="95"/>
      </w:rPr>
      <w:tcPr>
        <w:tcBorders>
          <w:bottom w:val="single" w:color="D99695" w:themeColor="accent2" w:themeTint="97" w:sz="4" w:space="0"/>
        </w:tcBorders>
      </w:tcPr>
    </w:tblStylePr>
    <w:tblStylePr w:type="lastCol">
      <w:rPr>
        <w:b/>
        <w:color w:val="d99695" w:themeColor="accent2" w:themeTint="97" w:themeShade="95"/>
      </w:rPr>
    </w:tblStylePr>
    <w:tblStylePr w:type="lastRow">
      <w:rPr>
        <w:b/>
        <w:color w:val="d99695" w:themeColor="accent2" w:themeTint="97" w:themeShade="95"/>
      </w:rPr>
      <w:tcPr>
        <w:tcBorders>
          <w:top w:val="single" w:color="D99695" w:themeColor="accent2" w:themeTint="97" w:sz="4" w:space="0"/>
        </w:tcBorders>
      </w:tcPr>
    </w:tblStylePr>
  </w:style>
  <w:style w:type="table" w:styleId="1475" w:customStyle="1">
    <w:name w:val="List Table 6 Colorful - Accent 3"/>
    <w:uiPriority w:val="99"/>
    <w:tblPr>
      <w:tblStyleRowBandSize w:val="1"/>
      <w:tblStyleColBandSize w:val="1"/>
      <w:tblInd w:w="0" w:type="dxa"/>
      <w:tblBorders>
        <w:top w:val="single" w:color="C3D69B" w:themeColor="accent3" w:themeTint="98" w:sz="4" w:space="0"/>
        <w:bottom w:val="single" w:color="C3D69B" w:themeColor="accent3" w:themeTint="98" w:sz="4" w:space="0"/>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b/>
        <w:color w:val="c3d69b" w:themeColor="accent3" w:themeTint="98" w:themeShade="95"/>
      </w:rPr>
    </w:tblStylePr>
    <w:tblStylePr w:type="firstRow">
      <w:rPr>
        <w:b/>
        <w:color w:val="c3d69b" w:themeColor="accent3" w:themeTint="98" w:themeShade="95"/>
      </w:rPr>
      <w:tcPr>
        <w:tcBorders>
          <w:bottom w:val="single" w:color="C3D69B" w:themeColor="accent3" w:themeTint="98" w:sz="4" w:space="0"/>
        </w:tcBorders>
      </w:tcPr>
    </w:tblStylePr>
    <w:tblStylePr w:type="lastCol">
      <w:rPr>
        <w:b/>
        <w:color w:val="c3d69b" w:themeColor="accent3" w:themeTint="98" w:themeShade="95"/>
      </w:rPr>
    </w:tblStylePr>
    <w:tblStylePr w:type="lastRow">
      <w:rPr>
        <w:b/>
        <w:color w:val="c3d69b" w:themeColor="accent3" w:themeTint="98" w:themeShade="95"/>
      </w:rPr>
      <w:tcPr>
        <w:tcBorders>
          <w:top w:val="single" w:color="C3D69B" w:themeColor="accent3" w:themeTint="98" w:sz="4" w:space="0"/>
        </w:tcBorders>
      </w:tcPr>
    </w:tblStylePr>
  </w:style>
  <w:style w:type="table" w:styleId="1476" w:customStyle="1">
    <w:name w:val="List Table 6 Colorful - Accent 4"/>
    <w:uiPriority w:val="99"/>
    <w:tblPr>
      <w:tblStyleRowBandSize w:val="1"/>
      <w:tblStyleColBandSize w:val="1"/>
      <w:tblInd w:w="0" w:type="dxa"/>
      <w:tblBorders>
        <w:top w:val="single" w:color="B2A1C6" w:themeColor="accent4" w:themeTint="9A" w:sz="4" w:space="0"/>
        <w:bottom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b/>
        <w:color w:val="b2a1c6" w:themeColor="accent4" w:themeTint="9A" w:themeShade="95"/>
      </w:rPr>
    </w:tblStylePr>
    <w:tblStylePr w:type="firstRow">
      <w:rPr>
        <w:b/>
        <w:color w:val="b2a1c6" w:themeColor="accent4" w:themeTint="9A" w:themeShade="95"/>
      </w:rPr>
      <w:tcPr>
        <w:tcBorders>
          <w:bottom w:val="single" w:color="B2A1C6" w:themeColor="accent4" w:themeTint="9A" w:sz="4" w:space="0"/>
        </w:tcBorders>
      </w:tcPr>
    </w:tblStylePr>
    <w:tblStylePr w:type="lastCol">
      <w:rPr>
        <w:b/>
        <w:color w:val="b2a1c6" w:themeColor="accent4" w:themeTint="9A" w:themeShade="95"/>
      </w:rPr>
    </w:tblStylePr>
    <w:tblStylePr w:type="lastRow">
      <w:rPr>
        <w:b/>
        <w:color w:val="b2a1c6" w:themeColor="accent4" w:themeTint="9A" w:themeShade="95"/>
      </w:rPr>
      <w:tcPr>
        <w:tcBorders>
          <w:top w:val="single" w:color="B2A1C6" w:themeColor="accent4" w:themeTint="9A" w:sz="4" w:space="0"/>
        </w:tcBorders>
      </w:tcPr>
    </w:tblStylePr>
  </w:style>
  <w:style w:type="table" w:styleId="1477" w:customStyle="1">
    <w:name w:val="List Table 6 Colorful - Accent 5"/>
    <w:uiPriority w:val="99"/>
    <w:tblPr>
      <w:tblStyleRowBandSize w:val="1"/>
      <w:tblStyleColBandSize w:val="1"/>
      <w:tblInd w:w="0" w:type="dxa"/>
      <w:tblBorders>
        <w:top w:val="single" w:color="92CCDC" w:themeColor="accent5" w:themeTint="9A" w:sz="4" w:space="0"/>
        <w:bottom w:val="single" w:color="92CCDC" w:themeColor="accent5" w:themeTint="9A" w:sz="4" w:space="0"/>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b/>
        <w:color w:val="92ccdc" w:themeColor="accent5" w:themeTint="9A" w:themeShade="95"/>
      </w:rPr>
    </w:tblStylePr>
    <w:tblStylePr w:type="firstRow">
      <w:rPr>
        <w:b/>
        <w:color w:val="92ccdc" w:themeColor="accent5" w:themeTint="9A" w:themeShade="95"/>
      </w:rPr>
      <w:tcPr>
        <w:tcBorders>
          <w:bottom w:val="single" w:color="92CCDC" w:themeColor="accent5" w:themeTint="9A" w:sz="4" w:space="0"/>
        </w:tcBorders>
      </w:tcPr>
    </w:tblStylePr>
    <w:tblStylePr w:type="lastCol">
      <w:rPr>
        <w:b/>
        <w:color w:val="92ccdc" w:themeColor="accent5" w:themeTint="9A" w:themeShade="95"/>
      </w:rPr>
    </w:tblStylePr>
    <w:tblStylePr w:type="lastRow">
      <w:rPr>
        <w:b/>
        <w:color w:val="92ccdc" w:themeColor="accent5" w:themeTint="9A" w:themeShade="95"/>
      </w:rPr>
      <w:tcPr>
        <w:tcBorders>
          <w:top w:val="single" w:color="92CCDC" w:themeColor="accent5" w:themeTint="9A" w:sz="4" w:space="0"/>
        </w:tcBorders>
      </w:tcPr>
    </w:tblStylePr>
  </w:style>
  <w:style w:type="table" w:styleId="1478" w:customStyle="1">
    <w:name w:val="List Table 6 Colorful - Accent 6"/>
    <w:uiPriority w:val="99"/>
    <w:tblPr>
      <w:tblStyleRowBandSize w:val="1"/>
      <w:tblStyleColBandSize w:val="1"/>
      <w:tblInd w:w="0" w:type="dxa"/>
      <w:tblBorders>
        <w:top w:val="single" w:color="FAC090" w:themeColor="accent6" w:themeTint="98" w:sz="4" w:space="0"/>
        <w:bottom w:val="single" w:color="FAC090" w:themeColor="accent6" w:themeTint="98" w:sz="4" w:space="0"/>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b/>
        <w:color w:val="fac090" w:themeColor="accent6" w:themeTint="98" w:themeShade="95"/>
      </w:rPr>
    </w:tblStylePr>
    <w:tblStylePr w:type="firstRow">
      <w:rPr>
        <w:b/>
        <w:color w:val="fac090" w:themeColor="accent6" w:themeTint="98" w:themeShade="95"/>
      </w:rPr>
      <w:tcPr>
        <w:tcBorders>
          <w:bottom w:val="single" w:color="FAC090" w:themeColor="accent6" w:themeTint="98" w:sz="4" w:space="0"/>
        </w:tcBorders>
      </w:tcPr>
    </w:tblStylePr>
    <w:tblStylePr w:type="lastCol">
      <w:rPr>
        <w:b/>
        <w:color w:val="fac090" w:themeColor="accent6" w:themeTint="98" w:themeShade="95"/>
      </w:rPr>
    </w:tblStylePr>
    <w:tblStylePr w:type="lastRow">
      <w:rPr>
        <w:b/>
        <w:color w:val="fac090" w:themeColor="accent6" w:themeTint="98" w:themeShade="95"/>
      </w:rPr>
      <w:tcPr>
        <w:tcBorders>
          <w:top w:val="single" w:color="FAC090" w:themeColor="accent6" w:themeTint="98" w:sz="4" w:space="0"/>
        </w:tcBorders>
      </w:tcPr>
    </w:tblStylePr>
  </w:style>
  <w:style w:type="table" w:styleId="1479">
    <w:name w:val="List Table 7 Colorful"/>
    <w:uiPriority w:val="99"/>
    <w:tblPr>
      <w:tblStyleRowBandSize w:val="1"/>
      <w:tblStyleColBandSize w:val="1"/>
      <w:tblInd w:w="0" w:type="dxa"/>
      <w:tblBorders>
        <w:right w:val="single" w:color="7F7F7F" w:themeColor="text1" w:themeTint="80" w:sz="4" w:space="0"/>
      </w:tblBorders>
      <w:tblCellMar>
        <w:left w:w="0" w:type="dxa"/>
        <w:top w:w="0" w:type="dxa"/>
        <w:right w:w="0" w:type="dxa"/>
        <w:bottom w:w="0" w:type="dxa"/>
      </w:tblCellMar>
    </w:tblPr>
    <w:tblStylePr w:type="band1Horz">
      <w:rPr>
        <w:rFonts w:ascii="Arial" w:hAnsi="Arial"/>
        <w:color w:val="7f7f7f" w:themeColor="text1" w:themeTint="80" w:themeShade="95"/>
        <w:sz w:val="22"/>
      </w:rPr>
      <w:tcPr>
        <w:shd w:val="clear" w:color="bfbfbf" w:themeColor="text1" w:themeTint="40" w:fill="bfbfbf" w:themeFill="text1" w:themeFillTint="40"/>
      </w:tcPr>
    </w:tblStylePr>
    <w:tblStylePr w:type="band1Vert">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tblStylePr w:type="firstCol">
      <w:rPr>
        <w:rFonts w:ascii="Arial" w:hAnsi="Arial"/>
        <w:i/>
        <w:color w:val="7f7f7f" w:themeColor="text1" w:themeTint="80" w:themeShade="95"/>
        <w:sz w:val="22"/>
      </w:rPr>
      <w:pPr>
        <w:jc w:val="right"/>
      </w:p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style>
  <w:style w:type="table" w:styleId="1480" w:customStyle="1">
    <w:name w:val="List Table 7 Colorful - Accent 1"/>
    <w:uiPriority w:val="99"/>
    <w:tblPr>
      <w:tblStyleRowBandSize w:val="1"/>
      <w:tblStyleColBandSize w:val="1"/>
      <w:tblInd w:w="0" w:type="dxa"/>
      <w:tblBorders>
        <w:right w:val="single" w:color="4F81BD" w:themeColor="accent1" w:sz="4" w:space="0"/>
      </w:tblBorders>
      <w:tblCellMar>
        <w:left w:w="0" w:type="dxa"/>
        <w:top w:w="0" w:type="dxa"/>
        <w:right w:w="0" w:type="dxa"/>
        <w:bottom w:w="0" w:type="dxa"/>
      </w:tblCellMar>
    </w:tblPr>
    <w:tblStylePr w:type="band1Horz">
      <w:rPr>
        <w:rFonts w:ascii="Arial" w:hAnsi="Arial"/>
        <w:color w:val="2a4a71" w:themeColor="accent1" w:themeShade="95"/>
        <w:sz w:val="22"/>
      </w:rPr>
      <w:tcPr>
        <w:shd w:val="clear" w:color="d2dfee" w:themeColor="accent1" w:themeTint="40" w:fill="d2dfee" w:themeFill="accent1" w:themeFillTint="40"/>
      </w:tcPr>
    </w:tblStylePr>
    <w:tblStylePr w:type="band1Vert">
      <w:tcPr>
        <w:shd w:val="clear" w:color="d2dfee" w:themeColor="accent1" w:themeTint="40" w:fill="d2dfee" w:themeFill="accent1" w:themeFillTint="40"/>
      </w:tcPr>
    </w:tblStylePr>
    <w:tblStylePr w:type="band2Horz">
      <w:rPr>
        <w:rFonts w:ascii="Arial" w:hAnsi="Arial"/>
        <w:color w:val="2a4a71" w:themeColor="accent1" w:themeShade="95"/>
        <w:sz w:val="22"/>
      </w:rPr>
    </w:tblStylePr>
    <w:tblStylePr w:type="firstCol">
      <w:rPr>
        <w:rFonts w:ascii="Arial" w:hAnsi="Arial"/>
        <w:i/>
        <w:color w:val="2a4a71" w:themeColor="accent1" w:themeShade="95"/>
        <w:sz w:val="22"/>
      </w:rPr>
      <w:pPr>
        <w:jc w:val="right"/>
      </w:p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style>
  <w:style w:type="table" w:styleId="1481" w:customStyle="1">
    <w:name w:val="List Table 7 Colorful - Accent 2"/>
    <w:uiPriority w:val="99"/>
    <w:tblPr>
      <w:tblStyleRowBandSize w:val="1"/>
      <w:tblStyleColBandSize w:val="1"/>
      <w:tblInd w:w="0" w:type="dxa"/>
      <w:tblBorders>
        <w:right w:val="single" w:color="D99695" w:themeColor="accent2" w:themeTint="97" w:sz="4" w:space="0"/>
      </w:tblBorders>
      <w:tblCellMar>
        <w:left w:w="0" w:type="dxa"/>
        <w:top w:w="0" w:type="dxa"/>
        <w:right w:w="0" w:type="dxa"/>
        <w:bottom w:w="0" w:type="dxa"/>
      </w:tblCellMar>
    </w:tblPr>
    <w:tblStylePr w:type="band1Horz">
      <w:rPr>
        <w:rFonts w:ascii="Arial" w:hAnsi="Arial"/>
        <w:color w:val="d99695" w:themeColor="accent2" w:themeTint="97" w:themeShade="95"/>
        <w:sz w:val="22"/>
      </w:rPr>
      <w:tcPr>
        <w:shd w:val="clear" w:color="efd2d2" w:themeColor="accent2" w:themeTint="40" w:fill="efd2d2" w:themeFill="accent2" w:themeFillTint="40"/>
      </w:tcPr>
    </w:tblStylePr>
    <w:tblStylePr w:type="band1Vert">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tblStylePr w:type="firstCol">
      <w:rPr>
        <w:rFonts w:ascii="Arial" w:hAnsi="Arial"/>
        <w:i/>
        <w:color w:val="d99695" w:themeColor="accent2" w:themeTint="97" w:themeShade="95"/>
        <w:sz w:val="22"/>
      </w:rPr>
      <w:pPr>
        <w:jc w:val="right"/>
      </w:pPr>
      <w:tcPr>
        <w:shd w:val="clear" w:color="ffffff" w:fill="auto"/>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tcPr>
        <w:shd w:val="clear" w:color="ffffff" w:themeColor="light1"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tcPr>
        <w:shd w:val="clear" w:color="ffffff" w:fill="auto"/>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tcPr>
        <w:shd w:val="clear" w:color="ffffff" w:themeColor="light1" w:fill="ffffff" w:themeFill="light1"/>
        <w:tcBorders>
          <w:top w:val="single" w:color="D99695" w:themeColor="accent2" w:themeTint="97" w:sz="4" w:space="0"/>
          <w:left w:val="none" w:color="000000" w:sz="4" w:space="0"/>
          <w:bottom w:val="none" w:color="000000" w:sz="4" w:space="0"/>
          <w:right w:val="none" w:color="000000" w:sz="4" w:space="0"/>
        </w:tcBorders>
      </w:tcPr>
    </w:tblStylePr>
  </w:style>
  <w:style w:type="table" w:styleId="1482" w:customStyle="1">
    <w:name w:val="List Table 7 Colorful - Accent 3"/>
    <w:uiPriority w:val="99"/>
    <w:tblPr>
      <w:tblStyleRowBandSize w:val="1"/>
      <w:tblStyleColBandSize w:val="1"/>
      <w:tblInd w:w="0" w:type="dxa"/>
      <w:tblBorders>
        <w:right w:val="single" w:color="C3D69B" w:themeColor="accent3" w:themeTint="98" w:sz="4" w:space="0"/>
      </w:tblBorders>
      <w:tblCellMar>
        <w:left w:w="0" w:type="dxa"/>
        <w:top w:w="0" w:type="dxa"/>
        <w:right w:w="0" w:type="dxa"/>
        <w:bottom w:w="0" w:type="dxa"/>
      </w:tblCellMar>
    </w:tblPr>
    <w:tblStylePr w:type="band1Horz">
      <w:rPr>
        <w:rFonts w:ascii="Arial" w:hAnsi="Arial"/>
        <w:color w:val="c3d69b" w:themeColor="accent3" w:themeTint="98" w:themeShade="95"/>
        <w:sz w:val="22"/>
      </w:rPr>
      <w:tcPr>
        <w:shd w:val="clear" w:color="e5eed5" w:themeColor="accent3" w:themeTint="40" w:fill="e5eed5" w:themeFill="accent3" w:themeFillTint="40"/>
      </w:tcPr>
    </w:tblStylePr>
    <w:tblStylePr w:type="band1Vert">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tblStylePr w:type="firstCol">
      <w:rPr>
        <w:rFonts w:ascii="Arial" w:hAnsi="Arial"/>
        <w:i/>
        <w:color w:val="c3d69b" w:themeColor="accent3" w:themeTint="98" w:themeShade="95"/>
        <w:sz w:val="22"/>
      </w:rPr>
      <w:pPr>
        <w:jc w:val="right"/>
      </w:pPr>
      <w:tcPr>
        <w:shd w:val="clear" w:color="ffffff" w:fill="auto"/>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tcPr>
        <w:shd w:val="clear" w:color="ffffff" w:themeColor="light1"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tcPr>
        <w:shd w:val="clear" w:color="ffffff" w:fill="auto"/>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tcPr>
        <w:shd w:val="clear" w:color="ffffff" w:themeColor="light1" w:fill="ffffff" w:themeFill="light1"/>
        <w:tcBorders>
          <w:top w:val="single" w:color="C3D69B" w:themeColor="accent3" w:themeTint="98" w:sz="4" w:space="0"/>
          <w:left w:val="none" w:color="000000" w:sz="4" w:space="0"/>
          <w:bottom w:val="none" w:color="000000" w:sz="4" w:space="0"/>
          <w:right w:val="none" w:color="000000" w:sz="4" w:space="0"/>
        </w:tcBorders>
      </w:tcPr>
    </w:tblStylePr>
  </w:style>
  <w:style w:type="table" w:styleId="1483" w:customStyle="1">
    <w:name w:val="List Table 7 Colorful - Accent 4"/>
    <w:uiPriority w:val="99"/>
    <w:tblPr>
      <w:tblStyleRowBandSize w:val="1"/>
      <w:tblStyleColBandSize w:val="1"/>
      <w:tblInd w:w="0" w:type="dxa"/>
      <w:tblBorders>
        <w:right w:val="single" w:color="B2A1C6" w:themeColor="accent4" w:themeTint="9A" w:sz="4" w:space="0"/>
      </w:tblBorders>
      <w:tblCellMar>
        <w:left w:w="0" w:type="dxa"/>
        <w:top w:w="0" w:type="dxa"/>
        <w:right w:w="0" w:type="dxa"/>
        <w:bottom w:w="0" w:type="dxa"/>
      </w:tblCellMar>
    </w:tblPr>
    <w:tblStylePr w:type="band1Horz">
      <w:rPr>
        <w:rFonts w:ascii="Arial" w:hAnsi="Arial"/>
        <w:color w:val="b2a1c6" w:themeColor="accent4" w:themeTint="9A" w:themeShade="95"/>
        <w:sz w:val="22"/>
      </w:rPr>
      <w:tcPr>
        <w:shd w:val="clear" w:color="dfd8e7" w:themeColor="accent4" w:themeTint="40" w:fill="dfd8e7" w:themeFill="accent4" w:themeFillTint="40"/>
      </w:tcPr>
    </w:tblStylePr>
    <w:tblStylePr w:type="band1Vert">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tblStylePr w:type="firstCol">
      <w:rPr>
        <w:rFonts w:ascii="Arial" w:hAnsi="Arial"/>
        <w:i/>
        <w:color w:val="b2a1c6" w:themeColor="accent4" w:themeTint="9A" w:themeShade="95"/>
        <w:sz w:val="22"/>
      </w:rPr>
      <w:pPr>
        <w:jc w:val="right"/>
      </w:p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style>
  <w:style w:type="table" w:styleId="1484" w:customStyle="1">
    <w:name w:val="List Table 7 Colorful - Accent 5"/>
    <w:uiPriority w:val="99"/>
    <w:tblPr>
      <w:tblStyleRowBandSize w:val="1"/>
      <w:tblStyleColBandSize w:val="1"/>
      <w:tblInd w:w="0" w:type="dxa"/>
      <w:tblBorders>
        <w:right w:val="single" w:color="92CCDC" w:themeColor="accent5" w:themeTint="9A" w:sz="4" w:space="0"/>
      </w:tblBorders>
      <w:tblCellMar>
        <w:left w:w="0" w:type="dxa"/>
        <w:top w:w="0" w:type="dxa"/>
        <w:right w:w="0" w:type="dxa"/>
        <w:bottom w:w="0" w:type="dxa"/>
      </w:tblCellMar>
    </w:tblPr>
    <w:tblStylePr w:type="band1Horz">
      <w:rPr>
        <w:rFonts w:ascii="Arial" w:hAnsi="Arial"/>
        <w:color w:val="92ccdc" w:themeColor="accent5" w:themeTint="9A" w:themeShade="95"/>
        <w:sz w:val="22"/>
      </w:rPr>
      <w:tcPr>
        <w:shd w:val="clear" w:color="d1eaf0" w:themeColor="accent5" w:themeTint="40" w:fill="d1eaf0" w:themeFill="accent5" w:themeFillTint="40"/>
      </w:tcPr>
    </w:tblStylePr>
    <w:tblStylePr w:type="band1Vert">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tblStylePr w:type="firstCol">
      <w:rPr>
        <w:rFonts w:ascii="Arial" w:hAnsi="Arial"/>
        <w:i/>
        <w:color w:val="92ccdc" w:themeColor="accent5" w:themeTint="9A" w:themeShade="95"/>
        <w:sz w:val="22"/>
      </w:rPr>
      <w:pPr>
        <w:jc w:val="right"/>
      </w:p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style>
  <w:style w:type="table" w:styleId="1485" w:customStyle="1">
    <w:name w:val="List Table 7 Colorful - Accent 6"/>
    <w:uiPriority w:val="99"/>
    <w:tblPr>
      <w:tblStyleRowBandSize w:val="1"/>
      <w:tblStyleColBandSize w:val="1"/>
      <w:tblInd w:w="0" w:type="dxa"/>
      <w:tblBorders>
        <w:right w:val="single" w:color="FAC090" w:themeColor="accent6" w:themeTint="98" w:sz="4" w:space="0"/>
      </w:tblBorders>
      <w:tblCellMar>
        <w:left w:w="0" w:type="dxa"/>
        <w:top w:w="0" w:type="dxa"/>
        <w:right w:w="0" w:type="dxa"/>
        <w:bottom w:w="0" w:type="dxa"/>
      </w:tblCellMar>
    </w:tblPr>
    <w:tblStylePr w:type="band1Horz">
      <w:rPr>
        <w:rFonts w:ascii="Arial" w:hAnsi="Arial"/>
        <w:color w:val="fac090" w:themeColor="accent6" w:themeTint="98" w:themeShade="95"/>
        <w:sz w:val="22"/>
      </w:rPr>
      <w:tcPr>
        <w:shd w:val="clear" w:color="fde4d0" w:themeColor="accent6" w:themeTint="40" w:fill="fde4d0" w:themeFill="accent6" w:themeFillTint="40"/>
      </w:tcPr>
    </w:tblStylePr>
    <w:tblStylePr w:type="band1Vert">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tblStylePr w:type="firstCol">
      <w:rPr>
        <w:rFonts w:ascii="Arial" w:hAnsi="Arial"/>
        <w:i/>
        <w:color w:val="fac090" w:themeColor="accent6" w:themeTint="98" w:themeShade="95"/>
        <w:sz w:val="22"/>
      </w:rPr>
      <w:pPr>
        <w:jc w:val="right"/>
      </w:p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style>
  <w:style w:type="table" w:styleId="1486" w:customStyle="1">
    <w:name w:val="Lined - Accent"/>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487" w:customStyle="1">
    <w:name w:val="Lined - Accent 1"/>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1488" w:customStyle="1">
    <w:name w:val="Lined - Accent 2"/>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1489" w:customStyle="1">
    <w:name w:val="Lined - Accent 3"/>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1490" w:customStyle="1">
    <w:name w:val="Lined - Accent 4"/>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1491" w:customStyle="1">
    <w:name w:val="Lined - Accent 5"/>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1492" w:customStyle="1">
    <w:name w:val="Lined - Accent 6"/>
    <w:uiPriority w:val="99"/>
    <w:rPr>
      <w:color w:val="404040"/>
      <w:lang w:eastAsia="ru-RU"/>
    </w:rPr>
    <w:tblPr>
      <w:tblStyleRowBandSize w:val="1"/>
      <w:tblStyleColBandSize w:val="1"/>
      <w:tblInd w:w="0" w:type="dxa"/>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1493" w:customStyle="1">
    <w:name w:val="Bordered &amp; Lined - Accent"/>
    <w:uiPriority w:val="99"/>
    <w:rPr>
      <w:color w:val="404040"/>
      <w:lang w:eastAsia="ru-RU"/>
    </w:rPr>
    <w:tblPr>
      <w:tblStyleRowBandSize w:val="1"/>
      <w:tblStyleColBandSize w:val="1"/>
      <w:tblInd w:w="0" w:type="dxa"/>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f2f2" w:themeColor="text1" w:themeTint="0D" w:fill="f2f2f2" w:themeFill="text1" w:themeFillTint="0D"/>
      </w:tcPr>
    </w:tblStylePr>
    <w:tblStylePr w:type="band2Vert">
      <w:rPr>
        <w:rFonts w:ascii="Arial" w:hAnsi="Arial"/>
        <w:color w:val="404040"/>
        <w:sz w:val="22"/>
      </w:rPr>
      <w:tcPr>
        <w:shd w:val="clear" w:color="f2f2f2" w:themeColor="text1" w:themeTint="0D" w:fill="f2f2f2" w:themeFill="text1" w:themeFillTint="0D"/>
      </w:tcPr>
    </w:tblStylePr>
    <w:tblStylePr w:type="firstCol">
      <w:rPr>
        <w:rFonts w:ascii="Arial" w:hAnsi="Arial"/>
        <w:color w:val="f2f2f2"/>
        <w:sz w:val="22"/>
      </w:rPr>
      <w:tcPr>
        <w:shd w:val="clear" w:color="7f7f7f" w:themeColor="text1" w:themeTint="80" w:fill="7f7f7f" w:themeFill="text1" w:themeFillTint="80"/>
      </w:tcPr>
    </w:tblStylePr>
    <w:tblStylePr w:type="firstRow">
      <w:rPr>
        <w:rFonts w:ascii="Arial" w:hAnsi="Arial"/>
        <w:color w:val="f2f2f2"/>
        <w:sz w:val="22"/>
      </w:rPr>
      <w:tcPr>
        <w:shd w:val="clear" w:color="7f7f7f" w:themeColor="text1" w:themeTint="80" w:fill="7f7f7f" w:themeFill="text1" w:themeFillTint="80"/>
      </w:tcPr>
    </w:tblStylePr>
    <w:tblStylePr w:type="lastCol">
      <w:rPr>
        <w:rFonts w:ascii="Arial" w:hAnsi="Arial"/>
        <w:color w:val="f2f2f2"/>
        <w:sz w:val="22"/>
      </w:rPr>
      <w:tcPr>
        <w:shd w:val="clear" w:color="7f7f7f" w:themeColor="text1" w:themeTint="80" w:fill="7f7f7f" w:themeFill="text1" w:themeFillTint="80"/>
      </w:tcPr>
    </w:tblStylePr>
    <w:tblStylePr w:type="lastRow">
      <w:rPr>
        <w:rFonts w:ascii="Arial" w:hAnsi="Arial"/>
        <w:color w:val="f2f2f2"/>
        <w:sz w:val="22"/>
      </w:rPr>
      <w:tcPr>
        <w:shd w:val="clear" w:color="7f7f7f" w:themeColor="text1" w:themeTint="80" w:fill="7f7f7f" w:themeFill="text1" w:themeFillTint="80"/>
      </w:tcPr>
    </w:tblStylePr>
  </w:style>
  <w:style w:type="table" w:styleId="1494" w:customStyle="1">
    <w:name w:val="Bordered &amp; Lined - Accent 1"/>
    <w:uiPriority w:val="99"/>
    <w:rPr>
      <w:color w:val="404040"/>
      <w:lang w:eastAsia="ru-RU"/>
    </w:rPr>
    <w:tblPr>
      <w:tblStyleRowBandSize w:val="1"/>
      <w:tblStyleColBandSize w:val="1"/>
      <w:tblInd w:w="0" w:type="dxa"/>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c7d7ea" w:themeColor="accent1" w:themeTint="50" w:fill="c7d7ea" w:themeFill="accent1" w:themeFillTint="50"/>
      </w:tcPr>
    </w:tblStylePr>
    <w:tblStylePr w:type="band2Vert">
      <w:rPr>
        <w:rFonts w:ascii="Arial" w:hAnsi="Arial"/>
        <w:color w:val="404040"/>
        <w:sz w:val="22"/>
      </w:rPr>
      <w:tcPr>
        <w:shd w:val="clear" w:color="c7d7ea" w:themeColor="accent1" w:themeTint="50" w:fill="c7d7ea" w:themeFill="accent1" w:themeFillTint="50"/>
      </w:tcPr>
    </w:tblStylePr>
    <w:tblStylePr w:type="firstCol">
      <w:rPr>
        <w:rFonts w:ascii="Arial" w:hAnsi="Arial"/>
        <w:color w:val="f2f2f2"/>
        <w:sz w:val="22"/>
      </w:rPr>
      <w:tcPr>
        <w:shd w:val="clear" w:color="5d8ac2" w:themeColor="accent1" w:themeTint="EA" w:fill="5d8ac2" w:themeFill="accent1" w:themeFillTint="EA"/>
      </w:tcPr>
    </w:tblStylePr>
    <w:tblStylePr w:type="firstRow">
      <w:rPr>
        <w:rFonts w:ascii="Arial" w:hAnsi="Arial"/>
        <w:color w:val="f2f2f2"/>
        <w:sz w:val="22"/>
      </w:rPr>
      <w:tcPr>
        <w:shd w:val="clear" w:color="5d8ac2" w:themeColor="accent1" w:themeTint="EA" w:fill="5d8ac2" w:themeFill="accent1" w:themeFillTint="EA"/>
      </w:tcPr>
    </w:tblStylePr>
    <w:tblStylePr w:type="lastCol">
      <w:rPr>
        <w:rFonts w:ascii="Arial" w:hAnsi="Arial"/>
        <w:color w:val="f2f2f2"/>
        <w:sz w:val="22"/>
      </w:rPr>
      <w:tcPr>
        <w:shd w:val="clear" w:color="5d8ac2" w:themeColor="accent1" w:themeTint="EA" w:fill="5d8ac2" w:themeFill="accent1" w:themeFillTint="EA"/>
      </w:tcPr>
    </w:tblStylePr>
    <w:tblStylePr w:type="lastRow">
      <w:rPr>
        <w:rFonts w:ascii="Arial" w:hAnsi="Arial"/>
        <w:color w:val="f2f2f2"/>
        <w:sz w:val="22"/>
      </w:rPr>
      <w:tcPr>
        <w:shd w:val="clear" w:color="5d8ac2" w:themeColor="accent1" w:themeTint="EA" w:fill="5d8ac2" w:themeFill="accent1" w:themeFillTint="EA"/>
      </w:tcPr>
    </w:tblStylePr>
  </w:style>
  <w:style w:type="table" w:styleId="1495" w:customStyle="1">
    <w:name w:val="Bordered &amp; Lined - Accent 2"/>
    <w:uiPriority w:val="99"/>
    <w:rPr>
      <w:color w:val="404040"/>
      <w:lang w:eastAsia="ru-RU"/>
    </w:rPr>
    <w:tblPr>
      <w:tblStyleRowBandSize w:val="1"/>
      <w:tblStyleColBandSize w:val="1"/>
      <w:tblInd w:w="0" w:type="dxa"/>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2dcdc" w:themeColor="accent2" w:themeTint="32" w:fill="f2dcdc" w:themeFill="accent2" w:themeFillTint="32"/>
      </w:tcPr>
    </w:tblStylePr>
    <w:tblStylePr w:type="band2Vert">
      <w:rPr>
        <w:rFonts w:ascii="Arial" w:hAnsi="Arial"/>
        <w:color w:val="404040"/>
        <w:sz w:val="22"/>
      </w:rPr>
      <w:tcPr>
        <w:shd w:val="clear" w:color="f2dcdc" w:themeColor="accent2" w:themeTint="32" w:fill="f2dcdc" w:themeFill="accent2" w:themeFillTint="32"/>
      </w:tcPr>
    </w:tblStylePr>
    <w:tblStylePr w:type="firstCol">
      <w:rPr>
        <w:rFonts w:ascii="Arial" w:hAnsi="Arial"/>
        <w:color w:val="f2f2f2"/>
        <w:sz w:val="22"/>
      </w:rPr>
      <w:tcPr>
        <w:shd w:val="clear" w:color="d99695" w:themeColor="accent2" w:themeTint="97" w:fill="d99695" w:themeFill="accent2" w:themeFillTint="97"/>
      </w:tcPr>
    </w:tblStylePr>
    <w:tblStylePr w:type="firstRow">
      <w:rPr>
        <w:rFonts w:ascii="Arial" w:hAnsi="Arial"/>
        <w:color w:val="f2f2f2"/>
        <w:sz w:val="22"/>
      </w:rPr>
      <w:tcPr>
        <w:shd w:val="clear" w:color="d99695" w:themeColor="accent2" w:themeTint="97" w:fill="d99695" w:themeFill="accent2" w:themeFillTint="97"/>
      </w:tcPr>
    </w:tblStylePr>
    <w:tblStylePr w:type="lastCol">
      <w:rPr>
        <w:rFonts w:ascii="Arial" w:hAnsi="Arial"/>
        <w:color w:val="f2f2f2"/>
        <w:sz w:val="22"/>
      </w:rPr>
      <w:tcPr>
        <w:shd w:val="clear" w:color="d99695" w:themeColor="accent2" w:themeTint="97" w:fill="d99695" w:themeFill="accent2" w:themeFillTint="97"/>
      </w:tcPr>
    </w:tblStylePr>
    <w:tblStylePr w:type="lastRow">
      <w:rPr>
        <w:rFonts w:ascii="Arial" w:hAnsi="Arial"/>
        <w:color w:val="f2f2f2"/>
        <w:sz w:val="22"/>
      </w:rPr>
      <w:tcPr>
        <w:shd w:val="clear" w:color="d99695" w:themeColor="accent2" w:themeTint="97" w:fill="d99695" w:themeFill="accent2" w:themeFillTint="97"/>
      </w:tcPr>
    </w:tblStylePr>
  </w:style>
  <w:style w:type="table" w:styleId="1496" w:customStyle="1">
    <w:name w:val="Bordered &amp; Lined - Accent 3"/>
    <w:uiPriority w:val="99"/>
    <w:rPr>
      <w:color w:val="404040"/>
      <w:lang w:eastAsia="ru-RU"/>
    </w:rPr>
    <w:tblPr>
      <w:tblStyleRowBandSize w:val="1"/>
      <w:tblStyleColBandSize w:val="1"/>
      <w:tblInd w:w="0" w:type="dxa"/>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af1dc" w:themeColor="accent3" w:themeTint="34" w:fill="eaf1dc" w:themeFill="accent3" w:themeFillTint="34"/>
      </w:tcPr>
    </w:tblStylePr>
    <w:tblStylePr w:type="band2Vert">
      <w:rPr>
        <w:rFonts w:ascii="Arial" w:hAnsi="Arial"/>
        <w:color w:val="404040"/>
        <w:sz w:val="22"/>
      </w:rPr>
      <w:tcPr>
        <w:shd w:val="clear" w:color="eaf1dc" w:themeColor="accent3" w:themeTint="34" w:fill="eaf1dc" w:themeFill="accent3" w:themeFillTint="34"/>
      </w:tcPr>
    </w:tblStylePr>
    <w:tblStylePr w:type="firstCol">
      <w:rPr>
        <w:rFonts w:ascii="Arial" w:hAnsi="Arial"/>
        <w:color w:val="f2f2f2"/>
        <w:sz w:val="22"/>
      </w:rPr>
      <w:tcPr>
        <w:shd w:val="clear" w:color="9abb59" w:themeColor="accent3" w:themeTint="FE" w:fill="9abb59" w:themeFill="accent3" w:themeFillTint="FE"/>
      </w:tcPr>
    </w:tblStylePr>
    <w:tblStylePr w:type="firstRow">
      <w:rPr>
        <w:rFonts w:ascii="Arial" w:hAnsi="Arial"/>
        <w:color w:val="f2f2f2"/>
        <w:sz w:val="22"/>
      </w:rPr>
      <w:tcPr>
        <w:shd w:val="clear" w:color="9abb59" w:themeColor="accent3" w:themeTint="FE" w:fill="9abb59" w:themeFill="accent3" w:themeFillTint="FE"/>
      </w:tcPr>
    </w:tblStylePr>
    <w:tblStylePr w:type="lastCol">
      <w:rPr>
        <w:rFonts w:ascii="Arial" w:hAnsi="Arial"/>
        <w:color w:val="f2f2f2"/>
        <w:sz w:val="22"/>
      </w:rPr>
      <w:tcPr>
        <w:shd w:val="clear" w:color="9abb59" w:themeColor="accent3" w:themeTint="FE" w:fill="9abb59" w:themeFill="accent3" w:themeFillTint="FE"/>
      </w:tcPr>
    </w:tblStylePr>
    <w:tblStylePr w:type="lastRow">
      <w:rPr>
        <w:rFonts w:ascii="Arial" w:hAnsi="Arial"/>
        <w:color w:val="f2f2f2"/>
        <w:sz w:val="22"/>
      </w:rPr>
      <w:tcPr>
        <w:shd w:val="clear" w:color="9abb59" w:themeColor="accent3" w:themeTint="FE" w:fill="9abb59" w:themeFill="accent3" w:themeFillTint="FE"/>
      </w:tcPr>
    </w:tblStylePr>
  </w:style>
  <w:style w:type="table" w:styleId="1497" w:customStyle="1">
    <w:name w:val="Bordered &amp; Lined - Accent 4"/>
    <w:uiPriority w:val="99"/>
    <w:rPr>
      <w:color w:val="404040"/>
      <w:lang w:eastAsia="ru-RU"/>
    </w:rPr>
    <w:tblPr>
      <w:tblStyleRowBandSize w:val="1"/>
      <w:tblStyleColBandSize w:val="1"/>
      <w:tblInd w:w="0" w:type="dxa"/>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e5dfec" w:themeColor="accent4" w:themeTint="34" w:fill="e5dfec" w:themeFill="accent4" w:themeFillTint="34"/>
      </w:tcPr>
    </w:tblStylePr>
    <w:tblStylePr w:type="band2Vert">
      <w:rPr>
        <w:rFonts w:ascii="Arial" w:hAnsi="Arial"/>
        <w:color w:val="404040"/>
        <w:sz w:val="22"/>
      </w:rPr>
      <w:tcPr>
        <w:shd w:val="clear" w:color="e5dfec" w:themeColor="accent4" w:themeTint="34" w:fill="e5dfec" w:themeFill="accent4" w:themeFillTint="34"/>
      </w:tcPr>
    </w:tblStylePr>
    <w:tblStylePr w:type="firstCol">
      <w:rPr>
        <w:rFonts w:ascii="Arial" w:hAnsi="Arial"/>
        <w:color w:val="f2f2f2"/>
        <w:sz w:val="22"/>
      </w:rPr>
      <w:tcPr>
        <w:shd w:val="clear" w:color="b2a1c6" w:themeColor="accent4" w:themeTint="9A" w:fill="b2a1c6" w:themeFill="accent4" w:themeFillTint="9A"/>
      </w:tcPr>
    </w:tblStylePr>
    <w:tblStylePr w:type="firstRow">
      <w:rPr>
        <w:rFonts w:ascii="Arial" w:hAnsi="Arial"/>
        <w:color w:val="f2f2f2"/>
        <w:sz w:val="22"/>
      </w:rPr>
      <w:tcPr>
        <w:shd w:val="clear" w:color="b2a1c6" w:themeColor="accent4" w:themeTint="9A" w:fill="b2a1c6" w:themeFill="accent4" w:themeFillTint="9A"/>
      </w:tcPr>
    </w:tblStylePr>
    <w:tblStylePr w:type="lastCol">
      <w:rPr>
        <w:rFonts w:ascii="Arial" w:hAnsi="Arial"/>
        <w:color w:val="f2f2f2"/>
        <w:sz w:val="22"/>
      </w:rPr>
      <w:tcPr>
        <w:shd w:val="clear" w:color="b2a1c6" w:themeColor="accent4" w:themeTint="9A" w:fill="b2a1c6" w:themeFill="accent4" w:themeFillTint="9A"/>
      </w:tcPr>
    </w:tblStylePr>
    <w:tblStylePr w:type="lastRow">
      <w:rPr>
        <w:rFonts w:ascii="Arial" w:hAnsi="Arial"/>
        <w:color w:val="f2f2f2"/>
        <w:sz w:val="22"/>
      </w:rPr>
      <w:tcPr>
        <w:shd w:val="clear" w:color="b2a1c6" w:themeColor="accent4" w:themeTint="9A" w:fill="b2a1c6" w:themeFill="accent4" w:themeFillTint="9A"/>
      </w:tcPr>
    </w:tblStylePr>
  </w:style>
  <w:style w:type="table" w:styleId="1498" w:customStyle="1">
    <w:name w:val="Bordered &amp; Lined - Accent 5"/>
    <w:uiPriority w:val="99"/>
    <w:rPr>
      <w:color w:val="404040"/>
      <w:lang w:eastAsia="ru-RU"/>
    </w:rPr>
    <w:tblPr>
      <w:tblStyleRowBandSize w:val="1"/>
      <w:tblStyleColBandSize w:val="1"/>
      <w:tblInd w:w="0" w:type="dxa"/>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daeef3" w:themeColor="accent5" w:themeTint="34" w:fill="daeef3" w:themeFill="accent5" w:themeFillTint="34"/>
      </w:tcPr>
    </w:tblStylePr>
    <w:tblStylePr w:type="band2Vert">
      <w:rPr>
        <w:rFonts w:ascii="Arial" w:hAnsi="Arial"/>
        <w:color w:val="404040"/>
        <w:sz w:val="22"/>
      </w:rPr>
      <w:tcPr>
        <w:shd w:val="clear" w:color="daeef3" w:themeColor="accent5" w:themeTint="34" w:fill="daeef3" w:themeFill="accent5" w:themeFillTint="34"/>
      </w:tcPr>
    </w:tblStylePr>
    <w:tblStylePr w:type="firstCol">
      <w:rPr>
        <w:rFonts w:ascii="Arial" w:hAnsi="Arial"/>
        <w:color w:val="f2f2f2"/>
        <w:sz w:val="22"/>
      </w:rPr>
      <w:tcPr>
        <w:shd w:val="clear" w:color="4bacc6" w:themeColor="accent5" w:fill="4bacc6" w:themeFill="accent5"/>
      </w:tcPr>
    </w:tblStylePr>
    <w:tblStylePr w:type="firstRow">
      <w:rPr>
        <w:rFonts w:ascii="Arial" w:hAnsi="Arial"/>
        <w:color w:val="f2f2f2"/>
        <w:sz w:val="22"/>
      </w:rPr>
      <w:tcPr>
        <w:shd w:val="clear" w:color="4bacc6" w:themeColor="accent5" w:fill="4bacc6" w:themeFill="accent5"/>
      </w:tcPr>
    </w:tblStylePr>
    <w:tblStylePr w:type="lastCol">
      <w:rPr>
        <w:rFonts w:ascii="Arial" w:hAnsi="Arial"/>
        <w:color w:val="f2f2f2"/>
        <w:sz w:val="22"/>
      </w:rPr>
      <w:tcPr>
        <w:shd w:val="clear" w:color="4bacc6" w:themeColor="accent5" w:fill="4bacc6" w:themeFill="accent5"/>
      </w:tcPr>
    </w:tblStylePr>
    <w:tblStylePr w:type="lastRow">
      <w:rPr>
        <w:rFonts w:ascii="Arial" w:hAnsi="Arial"/>
        <w:color w:val="f2f2f2"/>
        <w:sz w:val="22"/>
      </w:rPr>
      <w:tcPr>
        <w:shd w:val="clear" w:color="4bacc6" w:themeColor="accent5" w:fill="4bacc6" w:themeFill="accent5"/>
      </w:tcPr>
    </w:tblStylePr>
  </w:style>
  <w:style w:type="table" w:styleId="1499" w:customStyle="1">
    <w:name w:val="Bordered &amp; Lined - Accent 6"/>
    <w:uiPriority w:val="99"/>
    <w:rPr>
      <w:color w:val="404040"/>
      <w:lang w:eastAsia="ru-RU"/>
    </w:rPr>
    <w:tblPr>
      <w:tblStyleRowBandSize w:val="1"/>
      <w:tblStyleColBandSize w:val="1"/>
      <w:tblInd w:w="0" w:type="dxa"/>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CellMar>
        <w:left w:w="0" w:type="dxa"/>
        <w:top w:w="0" w:type="dxa"/>
        <w:right w:w="0" w:type="dxa"/>
        <w:bottom w:w="0" w:type="dxa"/>
      </w:tblCellMar>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de9d8" w:themeColor="accent6" w:themeTint="34" w:fill="fde9d8" w:themeFill="accent6" w:themeFillTint="34"/>
      </w:tcPr>
    </w:tblStylePr>
    <w:tblStylePr w:type="band2Vert">
      <w:rPr>
        <w:rFonts w:ascii="Arial" w:hAnsi="Arial"/>
        <w:color w:val="404040"/>
        <w:sz w:val="22"/>
      </w:rPr>
      <w:tcPr>
        <w:shd w:val="clear" w:color="fde9d8" w:themeColor="accent6" w:themeTint="34" w:fill="fde9d8" w:themeFill="accent6" w:themeFillTint="34"/>
      </w:tcPr>
    </w:tblStylePr>
    <w:tblStylePr w:type="firstCol">
      <w:rPr>
        <w:rFonts w:ascii="Arial" w:hAnsi="Arial"/>
        <w:color w:val="f2f2f2"/>
        <w:sz w:val="22"/>
      </w:rPr>
      <w:tcPr>
        <w:shd w:val="clear" w:color="f79646" w:themeColor="accent6" w:fill="f79646" w:themeFill="accent6"/>
      </w:tcPr>
    </w:tblStylePr>
    <w:tblStylePr w:type="firstRow">
      <w:rPr>
        <w:rFonts w:ascii="Arial" w:hAnsi="Arial"/>
        <w:color w:val="f2f2f2"/>
        <w:sz w:val="22"/>
      </w:rPr>
      <w:tcPr>
        <w:shd w:val="clear" w:color="f79646" w:themeColor="accent6" w:fill="f79646" w:themeFill="accent6"/>
      </w:tcPr>
    </w:tblStylePr>
    <w:tblStylePr w:type="lastCol">
      <w:rPr>
        <w:rFonts w:ascii="Arial" w:hAnsi="Arial"/>
        <w:color w:val="f2f2f2"/>
        <w:sz w:val="22"/>
      </w:rPr>
      <w:tcPr>
        <w:shd w:val="clear" w:color="f79646" w:themeColor="accent6" w:fill="f79646" w:themeFill="accent6"/>
      </w:tcPr>
    </w:tblStylePr>
    <w:tblStylePr w:type="lastRow">
      <w:rPr>
        <w:rFonts w:ascii="Arial" w:hAnsi="Arial"/>
        <w:color w:val="f2f2f2"/>
        <w:sz w:val="22"/>
      </w:rPr>
      <w:tcPr>
        <w:shd w:val="clear" w:color="f79646" w:themeColor="accent6" w:fill="f79646" w:themeFill="accent6"/>
      </w:tcPr>
    </w:tblStylePr>
  </w:style>
  <w:style w:type="table" w:styleId="1500" w:customStyle="1">
    <w:name w:val="Bordered"/>
    <w:uiPriority w:val="99"/>
    <w:tblPr>
      <w:tblStyleRowBandSize w:val="1"/>
      <w:tblStyleColBandSize w:val="1"/>
      <w:tblInd w:w="0" w:type="dxa"/>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CellMar>
        <w:left w:w="0" w:type="dxa"/>
        <w:top w:w="0" w:type="dxa"/>
        <w:right w:w="0" w:type="dxa"/>
        <w:bottom w:w="0" w:type="dxa"/>
      </w:tblCellMar>
    </w:tblPr>
    <w:tblStylePr w:type="band1Horz">
      <w:rPr>
        <w:rFonts w:ascii="Arial" w:hAnsi="Arial"/>
        <w:color w:val="404040"/>
        <w:sz w:val="22"/>
      </w:r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7F7F7F" w:themeColor="text1" w:themeTint="80" w:sz="12" w:space="0"/>
        </w:tcBorders>
      </w:tcPr>
    </w:tblStylePr>
    <w:tblStylePr w:type="lastCol">
      <w:rPr>
        <w:rFonts w:ascii="Arial" w:hAnsi="Arial"/>
        <w:color w:val="404040"/>
        <w:sz w:val="22"/>
      </w:rPr>
      <w:tcPr>
        <w:tcBorders>
          <w:left w:val="single" w:color="7F7F7F" w:themeColor="text1" w:themeTint="80" w:sz="12" w:space="0"/>
        </w:tcBorders>
      </w:tcPr>
    </w:tblStylePr>
    <w:tblStylePr w:type="lastRow">
      <w:rPr>
        <w:rFonts w:ascii="Arial" w:hAnsi="Arial"/>
        <w:color w:val="404040"/>
        <w:sz w:val="22"/>
      </w:rPr>
      <w:tcPr>
        <w:tcBorders>
          <w:top w:val="single" w:color="7F7F7F" w:themeColor="text1" w:themeTint="80" w:sz="12" w:space="0"/>
        </w:tcBorders>
      </w:tcPr>
    </w:tblStylePr>
  </w:style>
  <w:style w:type="table" w:styleId="1501" w:customStyle="1">
    <w:name w:val="Bordered - Accent 1"/>
    <w:uiPriority w:val="99"/>
    <w:tblPr>
      <w:tblStyleRowBandSize w:val="1"/>
      <w:tblStyleColBandSize w:val="1"/>
      <w:tblInd w:w="0" w:type="dxa"/>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4F81BD" w:themeColor="accent1" w:sz="12" w:space="0"/>
        </w:tcBorders>
      </w:tcPr>
    </w:tblStylePr>
    <w:tblStylePr w:type="lastCol">
      <w:rPr>
        <w:rFonts w:ascii="Arial" w:hAnsi="Arial"/>
        <w:color w:val="404040"/>
        <w:sz w:val="22"/>
      </w:rPr>
      <w:tcPr>
        <w:tcBorders>
          <w:left w:val="single" w:color="4F81BD" w:themeColor="accent1" w:sz="12" w:space="0"/>
        </w:tcBorders>
      </w:tcPr>
    </w:tblStylePr>
    <w:tblStylePr w:type="lastRow">
      <w:rPr>
        <w:rFonts w:ascii="Arial" w:hAnsi="Arial"/>
        <w:color w:val="404040"/>
        <w:sz w:val="22"/>
      </w:rPr>
      <w:tcPr>
        <w:tcBorders>
          <w:top w:val="single" w:color="4F81BD" w:themeColor="accent1" w:sz="12" w:space="0"/>
        </w:tcBorders>
      </w:tcPr>
    </w:tblStylePr>
  </w:style>
  <w:style w:type="table" w:styleId="1502" w:customStyle="1">
    <w:name w:val="Bordered - Accent 2"/>
    <w:uiPriority w:val="99"/>
    <w:tblPr>
      <w:tblStyleRowBandSize w:val="1"/>
      <w:tblStyleColBandSize w:val="1"/>
      <w:tblInd w:w="0" w:type="dxa"/>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D99695" w:themeColor="accent2" w:themeTint="97" w:sz="12" w:space="0"/>
        </w:tcBorders>
      </w:tcPr>
    </w:tblStylePr>
    <w:tblStylePr w:type="lastCol">
      <w:rPr>
        <w:rFonts w:ascii="Arial" w:hAnsi="Arial"/>
        <w:color w:val="404040"/>
        <w:sz w:val="22"/>
      </w:rPr>
      <w:tcPr>
        <w:tcBorders>
          <w:left w:val="single" w:color="D99695" w:themeColor="accent2" w:themeTint="97" w:sz="12" w:space="0"/>
        </w:tcBorders>
      </w:tcPr>
    </w:tblStylePr>
    <w:tblStylePr w:type="lastRow">
      <w:rPr>
        <w:rFonts w:ascii="Arial" w:hAnsi="Arial"/>
        <w:color w:val="404040"/>
        <w:sz w:val="22"/>
      </w:rPr>
      <w:tcPr>
        <w:tcBorders>
          <w:top w:val="single" w:color="D99695" w:themeColor="accent2" w:themeTint="97" w:sz="12" w:space="0"/>
        </w:tcBorders>
      </w:tcPr>
    </w:tblStylePr>
  </w:style>
  <w:style w:type="table" w:styleId="1503" w:customStyle="1">
    <w:name w:val="Bordered - Accent 3"/>
    <w:uiPriority w:val="99"/>
    <w:tblPr>
      <w:tblStyleRowBandSize w:val="1"/>
      <w:tblStyleColBandSize w:val="1"/>
      <w:tblInd w:w="0" w:type="dxa"/>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C3D69B" w:themeColor="accent3" w:themeTint="98" w:sz="12" w:space="0"/>
        </w:tcBorders>
      </w:tcPr>
    </w:tblStylePr>
    <w:tblStylePr w:type="lastCol">
      <w:rPr>
        <w:rFonts w:ascii="Arial" w:hAnsi="Arial"/>
        <w:color w:val="404040"/>
        <w:sz w:val="22"/>
      </w:rPr>
      <w:tcPr>
        <w:tcBorders>
          <w:left w:val="single" w:color="C3D69B" w:themeColor="accent3" w:themeTint="98" w:sz="12" w:space="0"/>
        </w:tcBorders>
      </w:tcPr>
    </w:tblStylePr>
    <w:tblStylePr w:type="lastRow">
      <w:rPr>
        <w:rFonts w:ascii="Arial" w:hAnsi="Arial"/>
        <w:color w:val="404040"/>
        <w:sz w:val="22"/>
      </w:rPr>
      <w:tcPr>
        <w:tcBorders>
          <w:top w:val="single" w:color="C3D69B" w:themeColor="accent3" w:themeTint="98" w:sz="12" w:space="0"/>
        </w:tcBorders>
      </w:tcPr>
    </w:tblStylePr>
  </w:style>
  <w:style w:type="table" w:styleId="1504" w:customStyle="1">
    <w:name w:val="Bordered - Accent 4"/>
    <w:uiPriority w:val="99"/>
    <w:tblPr>
      <w:tblStyleRowBandSize w:val="1"/>
      <w:tblStyleColBandSize w:val="1"/>
      <w:tblInd w:w="0" w:type="dxa"/>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B2A1C6" w:themeColor="accent4" w:themeTint="9A" w:sz="12" w:space="0"/>
        </w:tcBorders>
      </w:tcPr>
    </w:tblStylePr>
    <w:tblStylePr w:type="lastCol">
      <w:rPr>
        <w:rFonts w:ascii="Arial" w:hAnsi="Arial"/>
        <w:color w:val="404040"/>
        <w:sz w:val="22"/>
      </w:rPr>
      <w:tcPr>
        <w:tcBorders>
          <w:left w:val="single" w:color="B2A1C6" w:themeColor="accent4" w:themeTint="9A" w:sz="12" w:space="0"/>
        </w:tcBorders>
      </w:tcPr>
    </w:tblStylePr>
    <w:tblStylePr w:type="lastRow">
      <w:rPr>
        <w:rFonts w:ascii="Arial" w:hAnsi="Arial"/>
        <w:color w:val="404040"/>
        <w:sz w:val="22"/>
      </w:rPr>
      <w:tcPr>
        <w:tcBorders>
          <w:top w:val="single" w:color="B2A1C6" w:themeColor="accent4" w:themeTint="9A" w:sz="12" w:space="0"/>
        </w:tcBorders>
      </w:tcPr>
    </w:tblStylePr>
  </w:style>
  <w:style w:type="table" w:styleId="1505" w:customStyle="1">
    <w:name w:val="Bordered - Accent 5"/>
    <w:uiPriority w:val="99"/>
    <w:tblPr>
      <w:tblStyleRowBandSize w:val="1"/>
      <w:tblStyleColBandSize w:val="1"/>
      <w:tblInd w:w="0" w:type="dxa"/>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92CCDC" w:themeColor="accent5" w:themeTint="9A" w:sz="12" w:space="0"/>
        </w:tcBorders>
      </w:tcPr>
    </w:tblStylePr>
    <w:tblStylePr w:type="lastCol">
      <w:rPr>
        <w:rFonts w:ascii="Arial" w:hAnsi="Arial"/>
        <w:color w:val="404040"/>
        <w:sz w:val="22"/>
      </w:rPr>
      <w:tcPr>
        <w:tcBorders>
          <w:left w:val="single" w:color="92CCDC" w:themeColor="accent5" w:themeTint="9A" w:sz="12" w:space="0"/>
        </w:tcBorders>
      </w:tcPr>
    </w:tblStylePr>
    <w:tblStylePr w:type="lastRow">
      <w:rPr>
        <w:rFonts w:ascii="Arial" w:hAnsi="Arial"/>
        <w:color w:val="404040"/>
        <w:sz w:val="22"/>
      </w:rPr>
      <w:tcPr>
        <w:tcBorders>
          <w:top w:val="single" w:color="92CCDC" w:themeColor="accent5" w:themeTint="9A" w:sz="12" w:space="0"/>
        </w:tcBorders>
      </w:tcPr>
    </w:tblStylePr>
  </w:style>
  <w:style w:type="table" w:styleId="1506" w:customStyle="1">
    <w:name w:val="Bordered - Accent 6"/>
    <w:uiPriority w:val="99"/>
    <w:tblPr>
      <w:tblStyleRowBandSize w:val="1"/>
      <w:tblStyleColBandSize w:val="1"/>
      <w:tblInd w:w="0" w:type="dxa"/>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CellMar>
        <w:left w:w="0" w:type="dxa"/>
        <w:top w:w="0" w:type="dxa"/>
        <w:right w:w="0" w:type="dxa"/>
        <w:bottom w:w="0" w:type="dxa"/>
      </w:tblCellMar>
    </w:tblPr>
    <w:tblStylePr w:type="band1Horz">
      <w:rPr>
        <w:rFonts w:ascii="Arial" w:hAnsi="Arial"/>
        <w:color w:val="404040"/>
        <w:sz w:val="22"/>
      </w:r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FAC090" w:themeColor="accent6" w:themeTint="98" w:sz="12" w:space="0"/>
        </w:tcBorders>
      </w:tcPr>
    </w:tblStylePr>
    <w:tblStylePr w:type="lastCol">
      <w:rPr>
        <w:rFonts w:ascii="Arial" w:hAnsi="Arial"/>
        <w:color w:val="404040"/>
        <w:sz w:val="22"/>
      </w:rPr>
      <w:tcPr>
        <w:tcBorders>
          <w:left w:val="single" w:color="FAC090" w:themeColor="accent6" w:themeTint="98" w:sz="12" w:space="0"/>
        </w:tcBorders>
      </w:tcPr>
    </w:tblStylePr>
    <w:tblStylePr w:type="lastRow">
      <w:rPr>
        <w:rFonts w:ascii="Arial" w:hAnsi="Arial"/>
        <w:color w:val="404040"/>
        <w:sz w:val="22"/>
      </w:rPr>
      <w:tcPr>
        <w:tcBorders>
          <w:top w:val="single" w:color="FAC090" w:themeColor="accent6" w:themeTint="98" w:sz="12" w:space="0"/>
        </w:tcBorders>
      </w:tcPr>
    </w:tblStylePr>
  </w:style>
  <w:style w:type="character" w:styleId="1507">
    <w:name w:val="Hyperlink"/>
    <w:uiPriority w:val="99"/>
    <w:rPr>
      <w:color w:val="0000ff"/>
      <w:u w:val="single"/>
    </w:rPr>
  </w:style>
  <w:style w:type="paragraph" w:styleId="1508">
    <w:name w:val="footnote text"/>
    <w:basedOn w:val="1346"/>
    <w:link w:val="1545"/>
    <w:uiPriority w:val="99"/>
    <w:pPr>
      <w:ind w:firstLine="0"/>
      <w:jc w:val="left"/>
      <w:keepNext w:val="0"/>
      <w:spacing w:before="120" w:after="120" w:line="240" w:lineRule="auto"/>
    </w:pPr>
    <w:rPr>
      <w:sz w:val="20"/>
      <w:szCs w:val="20"/>
    </w:rPr>
  </w:style>
  <w:style w:type="character" w:styleId="1509" w:customStyle="1">
    <w:name w:val="Footnote Text Char"/>
    <w:uiPriority w:val="99"/>
    <w:rPr>
      <w:sz w:val="18"/>
    </w:rPr>
  </w:style>
  <w:style w:type="character" w:styleId="1510">
    <w:name w:val="footnote reference"/>
    <w:uiPriority w:val="99"/>
    <w:rPr>
      <w:rFonts w:cs="Times New Roman"/>
      <w:vertAlign w:val="superscript"/>
    </w:rPr>
  </w:style>
  <w:style w:type="paragraph" w:styleId="1511">
    <w:name w:val="endnote text"/>
    <w:basedOn w:val="1346"/>
    <w:link w:val="1889"/>
    <w:uiPriority w:val="99"/>
    <w:semiHidden/>
    <w:unhideWhenUsed/>
    <w:pPr>
      <w:ind w:firstLine="0"/>
      <w:jc w:val="left"/>
      <w:keepNext w:val="0"/>
      <w:spacing w:line="240" w:lineRule="auto"/>
    </w:pPr>
    <w:rPr>
      <w:rFonts w:ascii="Calibri" w:hAnsi="Calibri" w:eastAsia="Calibri"/>
      <w:sz w:val="20"/>
      <w:szCs w:val="20"/>
      <w:lang w:eastAsia="en-US"/>
    </w:rPr>
  </w:style>
  <w:style w:type="character" w:styleId="1512" w:customStyle="1">
    <w:name w:val="Endnote Text Char"/>
    <w:uiPriority w:val="99"/>
    <w:rPr>
      <w:sz w:val="20"/>
    </w:rPr>
  </w:style>
  <w:style w:type="character" w:styleId="1513">
    <w:name w:val="endnote reference"/>
    <w:uiPriority w:val="99"/>
    <w:semiHidden/>
    <w:unhideWhenUsed/>
    <w:rPr>
      <w:vertAlign w:val="superscript"/>
    </w:rPr>
  </w:style>
  <w:style w:type="paragraph" w:styleId="1514">
    <w:name w:val="toc 1"/>
    <w:basedOn w:val="1346"/>
    <w:next w:val="1346"/>
    <w:uiPriority w:val="39"/>
    <w:qFormat/>
    <w:pPr>
      <w:ind w:firstLine="0"/>
      <w:jc w:val="left"/>
      <w:keepNext w:val="0"/>
      <w:spacing w:before="360" w:line="240" w:lineRule="auto"/>
    </w:pPr>
    <w:rPr>
      <w:rFonts w:ascii="Calibri Light" w:hAnsi="Calibri Light"/>
      <w:b/>
      <w:bCs/>
      <w:caps/>
    </w:rPr>
  </w:style>
  <w:style w:type="paragraph" w:styleId="1515">
    <w:name w:val="toc 2"/>
    <w:basedOn w:val="1346"/>
    <w:next w:val="1346"/>
    <w:uiPriority w:val="39"/>
    <w:qFormat/>
    <w:pPr>
      <w:ind w:firstLine="0"/>
      <w:jc w:val="left"/>
      <w:keepNext w:val="0"/>
      <w:spacing w:before="240" w:line="240" w:lineRule="auto"/>
    </w:pPr>
    <w:rPr>
      <w:rFonts w:ascii="Calibri" w:hAnsi="Calibri"/>
      <w:b/>
      <w:bCs/>
      <w:sz w:val="20"/>
      <w:szCs w:val="20"/>
    </w:rPr>
  </w:style>
  <w:style w:type="paragraph" w:styleId="1516">
    <w:name w:val="toc 3"/>
    <w:basedOn w:val="1346"/>
    <w:next w:val="1346"/>
    <w:uiPriority w:val="39"/>
    <w:qFormat/>
    <w:pPr>
      <w:ind w:left="200" w:firstLine="0"/>
      <w:jc w:val="left"/>
      <w:keepNext w:val="0"/>
      <w:spacing w:line="240" w:lineRule="auto"/>
    </w:pPr>
    <w:rPr>
      <w:rFonts w:ascii="Calibri" w:hAnsi="Calibri"/>
      <w:sz w:val="20"/>
      <w:szCs w:val="20"/>
    </w:rPr>
  </w:style>
  <w:style w:type="paragraph" w:styleId="1517">
    <w:name w:val="toc 4"/>
    <w:basedOn w:val="1346"/>
    <w:next w:val="1346"/>
    <w:uiPriority w:val="39"/>
    <w:pPr>
      <w:ind w:left="400" w:firstLine="0"/>
      <w:jc w:val="left"/>
      <w:keepNext w:val="0"/>
      <w:spacing w:line="240" w:lineRule="auto"/>
    </w:pPr>
    <w:rPr>
      <w:rFonts w:ascii="Calibri" w:hAnsi="Calibri"/>
      <w:sz w:val="20"/>
      <w:szCs w:val="20"/>
    </w:rPr>
  </w:style>
  <w:style w:type="paragraph" w:styleId="1518">
    <w:name w:val="toc 5"/>
    <w:basedOn w:val="1346"/>
    <w:next w:val="1346"/>
    <w:uiPriority w:val="39"/>
    <w:pPr>
      <w:ind w:left="600" w:firstLine="0"/>
      <w:jc w:val="left"/>
      <w:keepNext w:val="0"/>
      <w:spacing w:line="240" w:lineRule="auto"/>
    </w:pPr>
    <w:rPr>
      <w:rFonts w:ascii="Calibri" w:hAnsi="Calibri"/>
      <w:sz w:val="20"/>
      <w:szCs w:val="20"/>
    </w:rPr>
  </w:style>
  <w:style w:type="paragraph" w:styleId="1519">
    <w:name w:val="toc 6"/>
    <w:basedOn w:val="1346"/>
    <w:next w:val="1346"/>
    <w:uiPriority w:val="39"/>
    <w:pPr>
      <w:ind w:left="800" w:firstLine="0"/>
      <w:jc w:val="left"/>
      <w:keepNext w:val="0"/>
      <w:spacing w:line="240" w:lineRule="auto"/>
    </w:pPr>
    <w:rPr>
      <w:rFonts w:ascii="Calibri" w:hAnsi="Calibri"/>
      <w:sz w:val="20"/>
      <w:szCs w:val="20"/>
    </w:rPr>
  </w:style>
  <w:style w:type="paragraph" w:styleId="1520">
    <w:name w:val="toc 7"/>
    <w:basedOn w:val="1346"/>
    <w:next w:val="1346"/>
    <w:uiPriority w:val="39"/>
    <w:pPr>
      <w:ind w:left="1000" w:firstLine="0"/>
      <w:jc w:val="left"/>
      <w:keepNext w:val="0"/>
      <w:spacing w:line="240" w:lineRule="auto"/>
    </w:pPr>
    <w:rPr>
      <w:rFonts w:ascii="Calibri" w:hAnsi="Calibri"/>
      <w:sz w:val="20"/>
      <w:szCs w:val="20"/>
    </w:rPr>
  </w:style>
  <w:style w:type="paragraph" w:styleId="1521">
    <w:name w:val="toc 8"/>
    <w:basedOn w:val="1346"/>
    <w:next w:val="1346"/>
    <w:uiPriority w:val="39"/>
    <w:pPr>
      <w:ind w:left="1200" w:firstLine="0"/>
      <w:jc w:val="left"/>
      <w:keepNext w:val="0"/>
      <w:spacing w:line="240" w:lineRule="auto"/>
    </w:pPr>
    <w:rPr>
      <w:rFonts w:ascii="Calibri" w:hAnsi="Calibri"/>
      <w:sz w:val="20"/>
      <w:szCs w:val="20"/>
    </w:rPr>
  </w:style>
  <w:style w:type="paragraph" w:styleId="1522">
    <w:name w:val="toc 9"/>
    <w:basedOn w:val="1346"/>
    <w:next w:val="1346"/>
    <w:uiPriority w:val="39"/>
    <w:pPr>
      <w:ind w:left="1400" w:firstLine="0"/>
      <w:jc w:val="left"/>
      <w:keepNext w:val="0"/>
      <w:spacing w:line="240" w:lineRule="auto"/>
    </w:pPr>
    <w:rPr>
      <w:rFonts w:ascii="Calibri" w:hAnsi="Calibri"/>
      <w:sz w:val="20"/>
      <w:szCs w:val="20"/>
    </w:rPr>
  </w:style>
  <w:style w:type="paragraph" w:styleId="1523">
    <w:name w:val="TOC Heading"/>
    <w:basedOn w:val="1525"/>
    <w:next w:val="1346"/>
    <w:uiPriority w:val="39"/>
    <w:unhideWhenUsed/>
    <w:qFormat/>
    <w:pPr>
      <w:ind w:firstLine="0"/>
      <w:jc w:val="left"/>
      <w:spacing w:line="276" w:lineRule="auto"/>
      <w:outlineLvl w:val="9"/>
    </w:pPr>
    <w:rPr>
      <w:lang w:eastAsia="en-US"/>
    </w:rPr>
  </w:style>
  <w:style w:type="paragraph" w:styleId="1524">
    <w:name w:val="table of figures"/>
    <w:basedOn w:val="1346"/>
    <w:next w:val="1346"/>
    <w:uiPriority w:val="99"/>
    <w:unhideWhenUsed/>
  </w:style>
  <w:style w:type="paragraph" w:styleId="1525" w:customStyle="1">
    <w:name w:val="Заголовок 1;Заголовок 1 Знак Знак Знак Знак Знак Знак Знак Знак Знак Знак Знак Знак Знак Знак Знак Знак Знак Знак Знак Знак Знак Знак Знак Знак Знак Знак;Document Header1;H1;Знак;co;Введение...;Б1;Heading 1iz;Б11;Заголовок параграфа (1.);Section;h1"/>
    <w:basedOn w:val="1346"/>
    <w:next w:val="1346"/>
    <w:link w:val="1548"/>
    <w:qFormat/>
    <w:pPr>
      <w:keepLines/>
      <w:spacing w:before="480"/>
      <w:outlineLvl w:val="0"/>
    </w:pPr>
    <w:rPr>
      <w:rFonts w:ascii="Cambria" w:hAnsi="Cambria"/>
      <w:b/>
      <w:bCs/>
      <w:color w:val="365f91"/>
      <w:sz w:val="28"/>
      <w:szCs w:val="28"/>
    </w:rPr>
  </w:style>
  <w:style w:type="paragraph" w:styleId="1526" w:customStyle="1">
    <w:name w:val="Заголовок 2;2;sub-sect;H2;h2;Б2;RTC;iz2;Раздел Знак;Заголовок 21;Заголовок 1 + Times New Roman;14 пт;Перед:  0 пт;После:  0 пт Знак;12 пт;После:  0 пт;Numbered text 3;HD2;Heading 2 Hidden;Gliederung2;Gliederung;Indented Heading;H21;H22;H23"/>
    <w:next w:val="1346"/>
    <w:link w:val="1576"/>
    <w:qFormat/>
    <w:pPr>
      <w:keepNext/>
      <w:spacing w:before="240" w:after="60"/>
      <w:pBdr>
        <w:top w:val="none" w:color="000000" w:sz="4" w:space="0"/>
        <w:left w:val="none" w:color="000000" w:sz="4" w:space="0"/>
        <w:bottom w:val="none" w:color="000000" w:sz="4" w:space="0"/>
        <w:right w:val="none" w:color="000000" w:sz="4" w:space="0"/>
        <w:between w:val="none" w:color="000000" w:sz="4" w:space="0"/>
      </w:pBdr>
      <w:outlineLvl w:val="1"/>
    </w:pPr>
    <w:rPr>
      <w:rFonts w:ascii="Cambria" w:hAnsi="Cambria" w:eastAsia="Cambria" w:cs="Cambria"/>
      <w:b/>
      <w:bCs/>
      <w:i/>
      <w:iCs/>
      <w:color w:val="000000"/>
      <w:sz w:val="28"/>
      <w:szCs w:val="28"/>
      <w:lang w:eastAsia="ru-RU"/>
    </w:rPr>
  </w:style>
  <w:style w:type="paragraph" w:styleId="1527" w:customStyle="1">
    <w:name w:val="Заголовок 3;H3;Б3;RTC 3;iz3;Подраздел;римская нумерация"/>
    <w:basedOn w:val="1346"/>
    <w:next w:val="1346"/>
    <w:link w:val="1549"/>
    <w:unhideWhenUsed/>
    <w:qFormat/>
    <w:pPr>
      <w:keepLines/>
      <w:spacing w:before="200"/>
      <w:outlineLvl w:val="2"/>
    </w:pPr>
    <w:rPr>
      <w:rFonts w:ascii="Cambria" w:hAnsi="Cambria"/>
      <w:b/>
      <w:bCs/>
      <w:color w:val="4f81bd"/>
    </w:rPr>
  </w:style>
  <w:style w:type="paragraph" w:styleId="1528" w:customStyle="1">
    <w:name w:val="Заголовок 4;Пункт Знак;Заголовок_4;Б4;RTC 4"/>
    <w:next w:val="1346"/>
    <w:link w:val="1577"/>
    <w:qFormat/>
    <w:pPr>
      <w:ind w:left="567" w:hanging="567"/>
      <w:jc w:val="both"/>
      <w:keepNext/>
      <w:spacing w:before="240" w:after="120"/>
      <w:tabs>
        <w:tab w:val="left" w:pos="1134" w:leader="none"/>
        <w:tab w:val="left" w:pos="1701" w:leader="none"/>
      </w:tabs>
      <w:pBdr>
        <w:top w:val="none" w:color="000000" w:sz="4" w:space="0"/>
        <w:left w:val="none" w:color="000000" w:sz="4" w:space="0"/>
        <w:bottom w:val="none" w:color="000000" w:sz="4" w:space="0"/>
        <w:right w:val="none" w:color="000000" w:sz="4" w:space="0"/>
        <w:between w:val="none" w:color="000000" w:sz="4" w:space="0"/>
      </w:pBdr>
      <w:outlineLvl w:val="3"/>
    </w:pPr>
    <w:rPr>
      <w:rFonts w:ascii="Times New Roman" w:hAnsi="Times New Roman" w:eastAsia="Times New Roman"/>
      <w:b/>
      <w:bCs/>
      <w:i/>
      <w:iCs/>
      <w:color w:val="000000"/>
      <w:sz w:val="28"/>
      <w:szCs w:val="28"/>
      <w:lang w:eastAsia="ru-RU"/>
    </w:rPr>
  </w:style>
  <w:style w:type="paragraph" w:styleId="1529" w:customStyle="1">
    <w:name w:val="Заголовок 5;H5;h5;h51;H51;h52;test;Block Label;Level 3 - i"/>
    <w:basedOn w:val="1346"/>
    <w:next w:val="1346"/>
    <w:link w:val="1578"/>
    <w:unhideWhenUsed/>
    <w:qFormat/>
    <w:pPr>
      <w:ind w:firstLine="0"/>
      <w:jc w:val="left"/>
      <w:keepLines/>
      <w:spacing w:before="200" w:line="276" w:lineRule="auto"/>
      <w:outlineLvl w:val="4"/>
    </w:pPr>
    <w:rPr>
      <w:rFonts w:ascii="Calibri Light" w:hAnsi="Calibri Light"/>
      <w:color w:val="1f4d78"/>
      <w:sz w:val="22"/>
      <w:szCs w:val="22"/>
      <w:lang w:eastAsia="en-US"/>
    </w:rPr>
  </w:style>
  <w:style w:type="paragraph" w:styleId="1530" w:customStyle="1">
    <w:name w:val="Заголовок 6;RTC 6"/>
    <w:basedOn w:val="1346"/>
    <w:next w:val="1346"/>
    <w:link w:val="1579"/>
    <w:unhideWhenUsed/>
    <w:qFormat/>
    <w:pPr>
      <w:ind w:firstLine="0"/>
      <w:jc w:val="left"/>
      <w:keepLines/>
      <w:spacing w:before="200" w:line="276" w:lineRule="auto"/>
      <w:outlineLvl w:val="5"/>
    </w:pPr>
    <w:rPr>
      <w:rFonts w:ascii="Calibri Light" w:hAnsi="Calibri Light"/>
      <w:i/>
      <w:iCs/>
      <w:color w:val="1f4d78"/>
      <w:sz w:val="22"/>
      <w:szCs w:val="22"/>
      <w:lang w:eastAsia="en-US"/>
    </w:rPr>
  </w:style>
  <w:style w:type="paragraph" w:styleId="1531" w:customStyle="1">
    <w:name w:val="Заголовок 7;RTC7"/>
    <w:basedOn w:val="1346"/>
    <w:next w:val="1346"/>
    <w:link w:val="1580"/>
    <w:qFormat/>
    <w:pPr>
      <w:ind w:firstLine="0"/>
      <w:keepNext w:val="0"/>
      <w:spacing w:before="240" w:after="60" w:line="360" w:lineRule="auto"/>
      <w:widowControl w:val="off"/>
      <w:tabs>
        <w:tab w:val="num" w:pos="360" w:leader="none"/>
      </w:tabs>
      <w:outlineLvl w:val="6"/>
    </w:pPr>
    <w:rPr>
      <w:rFonts w:eastAsia="Calibri"/>
      <w:sz w:val="26"/>
      <w:szCs w:val="26"/>
      <w:lang w:eastAsia="en-US"/>
    </w:rPr>
  </w:style>
  <w:style w:type="paragraph" w:styleId="1532" w:customStyle="1">
    <w:name w:val="МРСК_заголовок_1"/>
    <w:basedOn w:val="1525"/>
    <w:pPr>
      <w:numPr>
        <w:ilvl w:val="0"/>
        <w:numId w:val="5"/>
      </w:numPr>
      <w:ind w:firstLine="709"/>
      <w:keepLines w:val="0"/>
      <w:spacing w:before="240" w:after="60"/>
      <w:shd w:val="clear" w:color="auto" w:fill="d9d9d9"/>
      <w:tabs>
        <w:tab w:val="num" w:pos="360" w:leader="none"/>
      </w:tabs>
    </w:pPr>
    <w:rPr>
      <w:rFonts w:ascii="Times New Roman" w:hAnsi="Times New Roman" w:cs="Arial"/>
      <w:caps/>
      <w:color w:val="000000"/>
    </w:rPr>
  </w:style>
  <w:style w:type="paragraph" w:styleId="1533" w:customStyle="1">
    <w:name w:val="МРСК_заголовок_2"/>
    <w:basedOn w:val="1346"/>
    <w:pPr>
      <w:numPr>
        <w:ilvl w:val="1"/>
        <w:numId w:val="5"/>
      </w:numPr>
      <w:contextualSpacing/>
      <w:ind w:left="0" w:firstLine="0"/>
      <w:jc w:val="left"/>
      <w:spacing w:before="240" w:after="60" w:line="240" w:lineRule="auto"/>
      <w:widowControl w:val="off"/>
      <w:suppressLineNumbers/>
    </w:pPr>
    <w:rPr>
      <w:b/>
      <w:caps/>
      <w:sz w:val="26"/>
    </w:rPr>
  </w:style>
  <w:style w:type="paragraph" w:styleId="1534" w:customStyle="1">
    <w:name w:val="МРСК_заголовок_3"/>
    <w:basedOn w:val="1527"/>
    <w:qFormat/>
    <w:pPr>
      <w:numPr>
        <w:ilvl w:val="2"/>
        <w:numId w:val="5"/>
      </w:numPr>
      <w:ind w:left="0" w:firstLine="709"/>
      <w:keepLines w:val="0"/>
      <w:spacing w:before="240" w:after="60"/>
      <w:tabs>
        <w:tab w:val="num" w:pos="360" w:leader="none"/>
      </w:tabs>
    </w:pPr>
    <w:rPr>
      <w:rFonts w:ascii="Times New Roman" w:hAnsi="Times New Roman"/>
      <w:color w:val="000000"/>
      <w:szCs w:val="26"/>
    </w:rPr>
  </w:style>
  <w:style w:type="paragraph" w:styleId="1535">
    <w:name w:val="Body Text 3"/>
    <w:basedOn w:val="1346"/>
    <w:link w:val="1536"/>
    <w:unhideWhenUsed/>
    <w:pPr>
      <w:spacing w:before="120" w:after="120"/>
    </w:pPr>
    <w:rPr>
      <w:sz w:val="16"/>
      <w:szCs w:val="16"/>
    </w:rPr>
  </w:style>
  <w:style w:type="character" w:styleId="1536" w:customStyle="1">
    <w:name w:val="Основной текст 3 Знак"/>
    <w:link w:val="1535"/>
    <w:rPr>
      <w:rFonts w:ascii="Times New Roman" w:hAnsi="Times New Roman" w:eastAsia="Times New Roman" w:cs="Times New Roman"/>
      <w:sz w:val="16"/>
      <w:szCs w:val="16"/>
      <w:lang w:eastAsia="ru-RU"/>
    </w:rPr>
  </w:style>
  <w:style w:type="paragraph" w:styleId="1537" w:customStyle="1">
    <w:name w:val="Основной текст;Основной текст таблиц;в таблице;таблицы;в таблицах;Письмо в Интернет;Нумерация;Основной текст Знак Знак Знак Знак Знак Знак Знак Знак Знак Знак Знак Знак Знак Знак Знак Знак Знак Знак Знак;Основной текст Знак1 Знак Знак1 Знак Знак"/>
    <w:basedOn w:val="1346"/>
    <w:link w:val="1538"/>
    <w:pPr>
      <w:ind w:firstLine="567"/>
      <w:keepNext w:val="0"/>
      <w:spacing w:before="120" w:after="120" w:line="360" w:lineRule="auto"/>
    </w:pPr>
    <w:rPr>
      <w:sz w:val="28"/>
      <w:szCs w:val="28"/>
    </w:rPr>
  </w:style>
  <w:style w:type="character" w:styleId="1538" w:customStyle="1">
    <w:name w:val="Основной текст Знак;Основной текст таблиц Знак;в таблице Знак;таблицы Знак;в таблицах Знак;Письмо в Интернет Знак;Нумерация Знак;Основной текст Знак Знак Знак Знак Знак Знак Знак Знак Знак Знак Знак Знак Знак Знак Знак Знак Знак Знак Знак Знак"/>
    <w:link w:val="1537"/>
    <w:rPr>
      <w:rFonts w:ascii="Times New Roman" w:hAnsi="Times New Roman" w:eastAsia="Times New Roman" w:cs="Times New Roman"/>
      <w:sz w:val="28"/>
      <w:szCs w:val="28"/>
      <w:lang w:eastAsia="ru-RU"/>
    </w:rPr>
  </w:style>
  <w:style w:type="paragraph" w:styleId="1539">
    <w:name w:val="Body Text 2"/>
    <w:basedOn w:val="1346"/>
    <w:link w:val="1540"/>
    <w:unhideWhenUsed/>
    <w:pPr>
      <w:ind w:firstLine="567"/>
      <w:keepNext w:val="0"/>
      <w:spacing w:before="120" w:after="120" w:line="480" w:lineRule="auto"/>
    </w:pPr>
    <w:rPr>
      <w:sz w:val="28"/>
      <w:szCs w:val="28"/>
    </w:rPr>
  </w:style>
  <w:style w:type="character" w:styleId="1540" w:customStyle="1">
    <w:name w:val="Основной текст 2 Знак"/>
    <w:link w:val="1539"/>
    <w:rPr>
      <w:rFonts w:ascii="Times New Roman" w:hAnsi="Times New Roman" w:eastAsia="Times New Roman" w:cs="Times New Roman"/>
      <w:sz w:val="28"/>
      <w:szCs w:val="28"/>
      <w:lang w:eastAsia="ru-RU"/>
    </w:rPr>
  </w:style>
  <w:style w:type="character" w:styleId="1541" w:customStyle="1">
    <w:name w:val="Название Знак"/>
    <w:link w:val="1369"/>
    <w:rPr>
      <w:rFonts w:ascii="Times New Roman" w:hAnsi="Times New Roman" w:eastAsia="Times New Roman" w:cs="Times New Roman"/>
      <w:sz w:val="24"/>
      <w:szCs w:val="24"/>
      <w:lang w:eastAsia="ru-RU"/>
    </w:rPr>
  </w:style>
  <w:style w:type="paragraph" w:styleId="1542" w:customStyle="1">
    <w:name w:val="Основной текст с отступом;текст;Основной текст с отступом Знак2 Знак;Основной текст с отступом Знак1 Знак Знак;Основной текст с отступом Знак Знак Знак Знак;Основной текст с отступом Знак Знак1 Знак;Основной текст с отступом1"/>
    <w:basedOn w:val="1346"/>
    <w:link w:val="1543"/>
    <w:pPr>
      <w:ind w:left="283"/>
      <w:spacing w:before="120" w:after="120"/>
    </w:pPr>
  </w:style>
  <w:style w:type="character" w:styleId="1543" w:customStyle="1">
    <w:name w:val="Основной текст с отступом Знак;текст Знак;Основной текст с отступом Знак2 Знак Знак;Основной текст с отступом Знак1 Знак Знак Знак;Основной текст с отступом Знак Знак Знак Знак Знак;Основной текст с отступом Знак Знак1 Знак Знак"/>
    <w:link w:val="1542"/>
    <w:rPr>
      <w:rFonts w:ascii="Times New Roman" w:hAnsi="Times New Roman" w:eastAsia="Times New Roman" w:cs="Times New Roman"/>
      <w:sz w:val="24"/>
      <w:szCs w:val="24"/>
      <w:lang w:eastAsia="ru-RU"/>
    </w:rPr>
  </w:style>
  <w:style w:type="paragraph" w:styleId="1544" w:customStyle="1">
    <w:name w:val="Обычный2"/>
    <w:pPr>
      <w:ind w:firstLine="709"/>
      <w:jc w:val="both"/>
      <w:spacing w:before="120" w:after="120" w:line="300" w:lineRule="auto"/>
    </w:pPr>
    <w:rPr>
      <w:rFonts w:ascii="Times New Roman" w:hAnsi="Times New Roman" w:eastAsia="Times New Roman"/>
      <w:lang w:eastAsia="ru-RU"/>
    </w:rPr>
  </w:style>
  <w:style w:type="character" w:styleId="1545" w:customStyle="1">
    <w:name w:val="Текст сноски Знак"/>
    <w:link w:val="1508"/>
    <w:uiPriority w:val="99"/>
    <w:rPr>
      <w:rFonts w:ascii="Times New Roman" w:hAnsi="Times New Roman" w:eastAsia="Times New Roman" w:cs="Times New Roman"/>
      <w:sz w:val="20"/>
      <w:szCs w:val="20"/>
      <w:lang w:eastAsia="ru-RU"/>
    </w:rPr>
  </w:style>
  <w:style w:type="paragraph" w:styleId="1546" w:customStyle="1">
    <w:name w:val="Абзац списка;Абзац маркированнный;Нумерованый список;List Paragraph1;ПАРАГРАФ;Абзац списка2;Table-Normal;RSHB_Table-Normal;3_Абзац списка;Маркер;List Paragraph;название;Bullet Number;Bullet List;FooterText;numbered;lp1;SL_Абзац списка;f_Абзац 1"/>
    <w:basedOn w:val="1346"/>
    <w:link w:val="1553"/>
    <w:uiPriority w:val="34"/>
    <w:qFormat/>
    <w:pPr>
      <w:ind w:left="708"/>
      <w:spacing w:before="120" w:after="120"/>
    </w:pPr>
  </w:style>
  <w:style w:type="character" w:styleId="1547" w:customStyle="1">
    <w:name w:val="Подзаголовок Знак"/>
    <w:link w:val="1370"/>
    <w:uiPriority w:val="11"/>
    <w:rPr>
      <w:rFonts w:ascii="Times New Roman" w:hAnsi="Times New Roman" w:eastAsia="Times New Roman" w:cs="Times New Roman"/>
      <w:b/>
      <w:bCs/>
      <w:sz w:val="24"/>
      <w:szCs w:val="24"/>
      <w:lang w:eastAsia="ru-RU"/>
    </w:rPr>
  </w:style>
  <w:style w:type="character" w:styleId="1548" w:customStyle="1">
    <w:name w:val="Заголовок 1 Знак;Заголовок 1 Знак Знак Знак Знак Знак Знак Знак Знак Знак Знак Знак Знак Знак Знак Знак Знак Знак Знак Знак Знак Знак Знак Знак Знак Знак Знак Знак1;Document Header1 Знак1;H1 Знак;Знак Знак;co Знак;Введение... Знак;Б1 Знак;Б11 Знак"/>
    <w:link w:val="1525"/>
    <w:rPr>
      <w:rFonts w:ascii="Cambria" w:hAnsi="Cambria" w:eastAsia="Times New Roman" w:cs="Times New Roman"/>
      <w:b/>
      <w:bCs/>
      <w:color w:val="365f91"/>
      <w:sz w:val="28"/>
      <w:szCs w:val="28"/>
      <w:lang w:eastAsia="ru-RU"/>
    </w:rPr>
  </w:style>
  <w:style w:type="character" w:styleId="1549" w:customStyle="1">
    <w:name w:val="Заголовок 3 Знак;H3 Знак;Б3 Знак;RTC 3 Знак;iz3 Знак;Подраздел Знак;римская нумерация Знак"/>
    <w:link w:val="1527"/>
    <w:rPr>
      <w:rFonts w:ascii="Cambria" w:hAnsi="Cambria" w:eastAsia="Times New Roman" w:cs="Times New Roman"/>
      <w:b/>
      <w:bCs/>
      <w:color w:val="4f81bd"/>
      <w:sz w:val="24"/>
      <w:szCs w:val="24"/>
      <w:lang w:eastAsia="ru-RU"/>
    </w:rPr>
  </w:style>
  <w:style w:type="character" w:styleId="1550" w:customStyle="1">
    <w:name w:val="Без интервала Знак"/>
    <w:link w:val="1368"/>
    <w:uiPriority w:val="1"/>
    <w:rPr>
      <w:rFonts w:ascii="Times New Roman" w:hAnsi="Times New Roman" w:eastAsia="Times New Roman" w:cs="Times New Roman"/>
      <w:sz w:val="24"/>
      <w:szCs w:val="24"/>
      <w:lang w:eastAsia="ru-RU"/>
    </w:rPr>
  </w:style>
  <w:style w:type="paragraph" w:styleId="1551">
    <w:name w:val="Balloon Text"/>
    <w:basedOn w:val="1346"/>
    <w:link w:val="1552"/>
    <w:uiPriority w:val="99"/>
    <w:semiHidden/>
    <w:unhideWhenUsed/>
    <w:pPr>
      <w:spacing w:line="240" w:lineRule="auto"/>
    </w:pPr>
    <w:rPr>
      <w:rFonts w:ascii="Tahoma" w:hAnsi="Tahoma" w:cs="Tahoma"/>
      <w:sz w:val="16"/>
      <w:szCs w:val="16"/>
    </w:rPr>
  </w:style>
  <w:style w:type="character" w:styleId="1552" w:customStyle="1">
    <w:name w:val="Текст выноски Знак"/>
    <w:link w:val="1551"/>
    <w:uiPriority w:val="99"/>
    <w:semiHidden/>
    <w:rPr>
      <w:rFonts w:ascii="Tahoma" w:hAnsi="Tahoma" w:eastAsia="Times New Roman" w:cs="Tahoma"/>
      <w:sz w:val="16"/>
      <w:szCs w:val="16"/>
      <w:lang w:eastAsia="ru-RU"/>
    </w:rPr>
  </w:style>
  <w:style w:type="character" w:styleId="1553" w:customStyle="1">
    <w:name w:val="Абзац списка Знак;Абзац маркированнный Знак;Нумерованый список Знак;List Paragraph1 Знак;ПАРАГРАФ Знак;Абзац списка2 Знак;Table-Normal Знак;RSHB_Table-Normal Знак;3_Абзац списка Знак;Маркер Знак;List Paragraph Знак;название Знак;Bullet Number Знак"/>
    <w:link w:val="1546"/>
    <w:uiPriority w:val="34"/>
    <w:qFormat/>
    <w:rPr>
      <w:rFonts w:ascii="Times New Roman" w:hAnsi="Times New Roman" w:eastAsia="Times New Roman"/>
      <w:sz w:val="24"/>
      <w:szCs w:val="24"/>
    </w:rPr>
  </w:style>
  <w:style w:type="numbering" w:styleId="1554" w:customStyle="1">
    <w:name w:val="Импортированный стиль 4"/>
  </w:style>
  <w:style w:type="paragraph" w:styleId="1555" w:customStyle="1">
    <w:name w:val="МРСК_заголовок_большой"/>
    <w:basedOn w:val="1346"/>
    <w:pPr>
      <w:jc w:val="center"/>
      <w:spacing w:line="240" w:lineRule="auto"/>
    </w:pPr>
    <w:rPr>
      <w:b/>
      <w:caps/>
      <w:sz w:val="32"/>
      <w:szCs w:val="32"/>
    </w:rPr>
  </w:style>
  <w:style w:type="character" w:styleId="1556">
    <w:name w:val="FollowedHyperlink"/>
    <w:uiPriority w:val="99"/>
    <w:unhideWhenUsed/>
    <w:rPr>
      <w:color w:val="954f72"/>
      <w:u w:val="single"/>
    </w:rPr>
  </w:style>
  <w:style w:type="numbering" w:styleId="1557" w:customStyle="1">
    <w:name w:val="Импортированный стиль 6"/>
  </w:style>
  <w:style w:type="character" w:styleId="1558">
    <w:name w:val="annotation reference"/>
    <w:unhideWhenUsed/>
    <w:rPr>
      <w:sz w:val="16"/>
      <w:szCs w:val="16"/>
    </w:rPr>
  </w:style>
  <w:style w:type="paragraph" w:styleId="1559">
    <w:name w:val="annotation text"/>
    <w:basedOn w:val="1346"/>
    <w:link w:val="1560"/>
    <w:uiPriority w:val="99"/>
    <w:unhideWhenUsed/>
    <w:rPr>
      <w:sz w:val="20"/>
      <w:szCs w:val="20"/>
    </w:rPr>
  </w:style>
  <w:style w:type="character" w:styleId="1560" w:customStyle="1">
    <w:name w:val="Текст примечания Знак"/>
    <w:link w:val="1559"/>
    <w:uiPriority w:val="99"/>
    <w:rPr>
      <w:rFonts w:ascii="Times New Roman" w:hAnsi="Times New Roman" w:eastAsia="Times New Roman"/>
    </w:rPr>
  </w:style>
  <w:style w:type="paragraph" w:styleId="1561">
    <w:name w:val="annotation subject"/>
    <w:basedOn w:val="1559"/>
    <w:next w:val="1559"/>
    <w:link w:val="1562"/>
    <w:unhideWhenUsed/>
    <w:rPr>
      <w:b/>
      <w:bCs/>
    </w:rPr>
  </w:style>
  <w:style w:type="character" w:styleId="1562" w:customStyle="1">
    <w:name w:val="Тема примечания Знак"/>
    <w:link w:val="1561"/>
    <w:rPr>
      <w:rFonts w:ascii="Times New Roman" w:hAnsi="Times New Roman" w:eastAsia="Times New Roman"/>
      <w:b/>
      <w:bCs/>
    </w:rPr>
  </w:style>
  <w:style w:type="paragraph" w:styleId="1563" w:customStyle="1">
    <w:name w:val="Стиль"/>
    <w:rPr>
      <w:rFonts w:ascii="Times New Roman" w:hAnsi="Times New Roman" w:eastAsia="Times New Roman"/>
      <w:lang w:eastAsia="ru-RU"/>
    </w:rPr>
  </w:style>
  <w:style w:type="character" w:styleId="1564" w:customStyle="1">
    <w:name w:val="ЭД Заголовок 1 Знак"/>
    <w:link w:val="1565"/>
    <w:rPr>
      <w:rFonts w:ascii="Times New Roman" w:hAnsi="Times New Roman" w:eastAsia="Times New Roman"/>
      <w:b/>
      <w:bCs/>
      <w:sz w:val="32"/>
      <w:szCs w:val="32"/>
    </w:rPr>
  </w:style>
  <w:style w:type="paragraph" w:styleId="1565" w:customStyle="1">
    <w:name w:val="ЭД Заголовок 1"/>
    <w:basedOn w:val="1525"/>
    <w:link w:val="1564"/>
    <w:qFormat/>
    <w:pPr>
      <w:contextualSpacing/>
      <w:ind w:firstLine="0"/>
      <w:keepLines w:val="0"/>
      <w:spacing w:before="120" w:after="120" w:line="240" w:lineRule="auto"/>
    </w:pPr>
    <w:rPr>
      <w:rFonts w:ascii="Times New Roman" w:hAnsi="Times New Roman"/>
      <w:color w:val="000000"/>
      <w:sz w:val="32"/>
      <w:szCs w:val="32"/>
    </w:rPr>
  </w:style>
  <w:style w:type="paragraph" w:styleId="1566">
    <w:name w:val="Revision"/>
    <w:hidden/>
    <w:uiPriority w:val="99"/>
    <w:semiHidden/>
    <w:rPr>
      <w:rFonts w:ascii="Times New Roman" w:hAnsi="Times New Roman" w:eastAsia="Times New Roman"/>
      <w:sz w:val="24"/>
      <w:szCs w:val="24"/>
      <w:lang w:eastAsia="ru-RU"/>
    </w:rPr>
  </w:style>
  <w:style w:type="paragraph" w:styleId="1567" w:customStyle="1">
    <w:name w:val="_Маркер (номер) - с заголовком"/>
    <w:pPr>
      <w:spacing w:before="240" w:after="60" w:line="360" w:lineRule="auto"/>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b/>
      <w:bCs/>
      <w:color w:val="000000"/>
      <w:sz w:val="24"/>
      <w:szCs w:val="24"/>
      <w:lang w:eastAsia="ru-RU"/>
    </w:rPr>
  </w:style>
  <w:style w:type="character" w:styleId="1568" w:customStyle="1">
    <w:name w:val="П.1 Char"/>
    <w:link w:val="1569"/>
    <w:rPr>
      <w:bCs/>
      <w:sz w:val="24"/>
      <w:szCs w:val="24"/>
      <w:lang w:eastAsia="ru-RU"/>
    </w:rPr>
  </w:style>
  <w:style w:type="paragraph" w:styleId="1569" w:customStyle="1">
    <w:name w:val="П.1"/>
    <w:basedOn w:val="1546"/>
    <w:link w:val="1568"/>
    <w:qFormat/>
    <w:pPr>
      <w:numPr>
        <w:ilvl w:val="1"/>
        <w:numId w:val="9"/>
      </w:numPr>
      <w:contextualSpacing/>
      <w:keepNext w:val="0"/>
      <w:spacing w:before="0" w:after="0" w:line="240" w:lineRule="auto"/>
      <w:tabs>
        <w:tab w:val="left" w:pos="1701" w:leader="none"/>
      </w:tabs>
    </w:pPr>
    <w:rPr>
      <w:rFonts w:ascii="Calibri" w:hAnsi="Calibri" w:eastAsia="Calibri"/>
      <w:bCs/>
    </w:rPr>
  </w:style>
  <w:style w:type="character" w:styleId="1570" w:customStyle="1">
    <w:name w:val="П.1.1 Char"/>
    <w:link w:val="1571"/>
    <w:rPr>
      <w:bCs/>
      <w:sz w:val="24"/>
      <w:szCs w:val="24"/>
      <w:lang w:eastAsia="ru-RU"/>
    </w:rPr>
  </w:style>
  <w:style w:type="paragraph" w:styleId="1571" w:customStyle="1">
    <w:name w:val="П.1.1"/>
    <w:basedOn w:val="1569"/>
    <w:link w:val="1570"/>
    <w:qFormat/>
    <w:pPr>
      <w:numPr>
        <w:ilvl w:val="2"/>
      </w:numPr>
      <w:tabs>
        <w:tab w:val="num" w:pos="360" w:leader="none"/>
        <w:tab w:val="num" w:pos="420" w:leader="none"/>
        <w:tab w:val="num" w:pos="720" w:leader="none"/>
        <w:tab w:val="clear" w:pos="2847" w:leader="none"/>
      </w:tabs>
    </w:pPr>
  </w:style>
  <w:style w:type="paragraph" w:styleId="1572" w:customStyle="1">
    <w:name w:val="П.1.1.1"/>
    <w:basedOn w:val="1569"/>
    <w:qFormat/>
    <w:pPr>
      <w:numPr>
        <w:ilvl w:val="3"/>
      </w:numPr>
      <w:ind w:left="2880" w:hanging="360"/>
      <w:tabs>
        <w:tab w:val="num" w:pos="360" w:leader="none"/>
        <w:tab w:val="num" w:pos="420" w:leader="none"/>
        <w:tab w:val="clear" w:pos="720" w:leader="none"/>
        <w:tab w:val="num" w:pos="900" w:leader="none"/>
      </w:tabs>
    </w:pPr>
    <w:rPr>
      <w:bCs w:val="0"/>
    </w:rPr>
  </w:style>
  <w:style w:type="paragraph" w:styleId="1573" w:customStyle="1">
    <w:name w:val="П.1.1.1.1"/>
    <w:basedOn w:val="1569"/>
    <w:next w:val="1346"/>
    <w:qFormat/>
    <w:pPr>
      <w:numPr>
        <w:ilvl w:val="4"/>
      </w:numPr>
      <w:ind w:left="3600" w:hanging="360"/>
      <w:tabs>
        <w:tab w:val="num" w:pos="360" w:leader="none"/>
        <w:tab w:val="num" w:pos="420" w:leader="none"/>
        <w:tab w:val="clear" w:pos="1080" w:leader="none"/>
        <w:tab w:val="num" w:pos="1320" w:leader="none"/>
      </w:tabs>
    </w:pPr>
    <w:rPr>
      <w:bCs w:val="0"/>
    </w:rPr>
  </w:style>
  <w:style w:type="paragraph" w:styleId="1574" w:customStyle="1">
    <w:name w:val="П.1.1.1.1.1"/>
    <w:basedOn w:val="1569"/>
    <w:next w:val="1573"/>
    <w:qFormat/>
    <w:pPr>
      <w:numPr>
        <w:ilvl w:val="5"/>
      </w:numPr>
      <w:ind w:left="4320" w:hanging="360"/>
      <w:tabs>
        <w:tab w:val="num" w:pos="360" w:leader="none"/>
        <w:tab w:val="num" w:pos="420" w:leader="none"/>
        <w:tab w:val="clear" w:pos="1080" w:leader="none"/>
        <w:tab w:val="num" w:pos="1380" w:leader="none"/>
      </w:tabs>
    </w:pPr>
    <w:rPr>
      <w:bCs w:val="0"/>
    </w:rPr>
  </w:style>
  <w:style w:type="paragraph" w:styleId="1575" w:customStyle="1">
    <w:name w:val="П.глава"/>
    <w:basedOn w:val="1546"/>
    <w:next w:val="1569"/>
    <w:qFormat/>
    <w:pPr>
      <w:numPr>
        <w:ilvl w:val="0"/>
        <w:numId w:val="9"/>
      </w:numPr>
      <w:contextualSpacing/>
      <w:ind w:left="720" w:right="-6" w:firstLine="0"/>
      <w:jc w:val="center"/>
      <w:spacing w:before="240" w:after="240" w:line="240" w:lineRule="auto"/>
      <w:tabs>
        <w:tab w:val="num" w:pos="360" w:leader="none"/>
        <w:tab w:val="clear" w:pos="420" w:leader="none"/>
        <w:tab w:val="left" w:pos="1701" w:leader="none"/>
      </w:tabs>
    </w:pPr>
    <w:rPr>
      <w:rFonts w:ascii="Calibri" w:hAnsi="Calibri" w:eastAsia="Calibri"/>
      <w:b/>
      <w:bCs/>
    </w:rPr>
  </w:style>
  <w:style w:type="character" w:styleId="1576" w:customStyle="1">
    <w:name w:val="Заголовок 2 Знак;2 Знак1;sub-sect Знак1;H2 Знак1;h2 Знак1;Б2 Знак1;RTC Знак1;iz2 Знак;Раздел Знак Знак1;Заголовок 21 Знак1;Заголовок 1 + Times New Roman Знак1;14 пт Знак1;Перед:  0 пт Знак1;После:  0 пт Знак Знак1;12 пт Знак;После:  0 пт Знак1;HD2 Знак"/>
    <w:link w:val="1526"/>
    <w:rPr>
      <w:rFonts w:ascii="Cambria" w:hAnsi="Cambria" w:eastAsia="Cambria" w:cs="Cambria"/>
      <w:b/>
      <w:bCs/>
      <w:i/>
      <w:iCs/>
      <w:color w:val="000000"/>
      <w:sz w:val="28"/>
      <w:szCs w:val="28"/>
    </w:rPr>
  </w:style>
  <w:style w:type="character" w:styleId="1577" w:customStyle="1">
    <w:name w:val="Заголовок 4 Знак;Пункт Знак Знак1;Заголовок_4 Знак1;Б4 Знак1;RTC 4 Знак1"/>
    <w:link w:val="1528"/>
    <w:rPr>
      <w:rFonts w:ascii="Times New Roman" w:hAnsi="Times New Roman" w:eastAsia="Times New Roman"/>
      <w:b/>
      <w:bCs/>
      <w:i/>
      <w:iCs/>
      <w:color w:val="000000"/>
      <w:sz w:val="28"/>
      <w:szCs w:val="28"/>
    </w:rPr>
  </w:style>
  <w:style w:type="character" w:styleId="1578" w:customStyle="1">
    <w:name w:val="Заголовок 5 Знак;H5 Знак;h5 Знак;h51 Знак;H51 Знак;h52 Знак;test Знак;Block Label Знак;Level 3 - i Знак"/>
    <w:link w:val="1529"/>
    <w:rPr>
      <w:rFonts w:ascii="Calibri Light" w:hAnsi="Calibri Light" w:eastAsia="Times New Roman"/>
      <w:color w:val="1f4d78"/>
      <w:sz w:val="22"/>
      <w:szCs w:val="22"/>
      <w:lang w:eastAsia="en-US"/>
    </w:rPr>
  </w:style>
  <w:style w:type="character" w:styleId="1579" w:customStyle="1">
    <w:name w:val="Заголовок 6 Знак;RTC 6 Знак"/>
    <w:link w:val="1530"/>
    <w:rPr>
      <w:rFonts w:ascii="Calibri Light" w:hAnsi="Calibri Light" w:eastAsia="Times New Roman"/>
      <w:i/>
      <w:iCs/>
      <w:color w:val="1f4d78"/>
      <w:sz w:val="22"/>
      <w:szCs w:val="22"/>
      <w:lang w:eastAsia="en-US"/>
    </w:rPr>
  </w:style>
  <w:style w:type="character" w:styleId="1580" w:customStyle="1">
    <w:name w:val="Заголовок 7 Знак;RTC7 Знак"/>
    <w:link w:val="1531"/>
    <w:rPr>
      <w:rFonts w:ascii="Times New Roman" w:hAnsi="Times New Roman"/>
      <w:sz w:val="26"/>
      <w:szCs w:val="26"/>
      <w:lang w:eastAsia="en-US"/>
    </w:rPr>
  </w:style>
  <w:style w:type="character" w:styleId="1581" w:customStyle="1">
    <w:name w:val="Заголовок 8 Знак"/>
    <w:link w:val="1354"/>
    <w:rPr>
      <w:rFonts w:ascii="Times New Roman" w:hAnsi="Times New Roman" w:eastAsia="Times New Roman"/>
      <w:i/>
      <w:iCs/>
      <w:sz w:val="26"/>
      <w:szCs w:val="26"/>
      <w:lang w:eastAsia="en-US"/>
    </w:rPr>
  </w:style>
  <w:style w:type="character" w:styleId="1582" w:customStyle="1">
    <w:name w:val="Заголовок 9 Знак"/>
    <w:link w:val="1355"/>
    <w:rPr>
      <w:rFonts w:ascii="Arial" w:hAnsi="Arial" w:eastAsia="Times New Roman"/>
      <w:sz w:val="22"/>
      <w:szCs w:val="22"/>
      <w:lang w:eastAsia="en-US"/>
    </w:rPr>
  </w:style>
  <w:style w:type="table" w:styleId="1583" w:customStyle="1">
    <w:name w:val="Table Normal"/>
    <w:pPr>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lang w:eastAsia="ru-RU"/>
    </w:rPr>
    <w:tblPr>
      <w:tblCellMar>
        <w:left w:w="0" w:type="dxa"/>
        <w:top w:w="0" w:type="dxa"/>
        <w:right w:w="0" w:type="dxa"/>
        <w:bottom w:w="0" w:type="dxa"/>
      </w:tblCellMar>
    </w:tblPr>
  </w:style>
  <w:style w:type="paragraph" w:styleId="1584" w:customStyle="1">
    <w:name w:val="Колонтитулы"/>
    <w:pPr>
      <w:tabs>
        <w:tab w:val="right" w:pos="9020" w:leader="none"/>
      </w:tabs>
      <w:pBdr>
        <w:top w:val="none" w:color="000000" w:sz="4" w:space="0"/>
        <w:left w:val="none" w:color="000000" w:sz="4" w:space="0"/>
        <w:bottom w:val="none" w:color="000000" w:sz="4" w:space="0"/>
        <w:right w:val="none" w:color="000000" w:sz="4" w:space="0"/>
        <w:between w:val="none" w:color="000000" w:sz="4" w:space="0"/>
      </w:pBdr>
    </w:pPr>
    <w:rPr>
      <w:rFonts w:ascii="Helvetica" w:hAnsi="Helvetica" w:eastAsia="Arial Unicode MS" w:cs="Arial Unicode MS"/>
      <w:color w:val="000000"/>
      <w:sz w:val="24"/>
      <w:szCs w:val="24"/>
      <w:lang w:eastAsia="ru-RU"/>
    </w:rPr>
  </w:style>
  <w:style w:type="character" w:styleId="1585" w:customStyle="1">
    <w:name w:val="Нижний колонтитул Знак"/>
    <w:link w:val="1377"/>
    <w:uiPriority w:val="99"/>
    <w:rPr>
      <w:rFonts w:ascii="Arial" w:hAnsi="Arial" w:eastAsia="Arial Unicode MS" w:cs="Arial Unicode MS"/>
      <w:color w:val="000000"/>
    </w:rPr>
  </w:style>
  <w:style w:type="paragraph" w:styleId="1586" w:customStyle="1">
    <w:name w:val="ConsPlusNormal"/>
    <w:pPr>
      <w:ind w:firstLine="720"/>
      <w:widowControl w:val="off"/>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w:cs="Arial"/>
      <w:color w:val="000000"/>
      <w:lang w:eastAsia="ru-RU"/>
    </w:rPr>
  </w:style>
  <w:style w:type="paragraph" w:styleId="1587">
    <w:name w:val="Body Text Indent 3"/>
    <w:link w:val="1588"/>
    <w:pPr>
      <w:ind w:left="283"/>
      <w:spacing w:after="120"/>
      <w:widowControl w:val="off"/>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Unicode MS" w:cs="Arial Unicode MS"/>
      <w:color w:val="000000"/>
      <w:sz w:val="16"/>
      <w:szCs w:val="16"/>
      <w:lang w:eastAsia="ru-RU"/>
    </w:rPr>
  </w:style>
  <w:style w:type="character" w:styleId="1588" w:customStyle="1">
    <w:name w:val="Основной текст с отступом 3 Знак"/>
    <w:link w:val="1587"/>
    <w:rPr>
      <w:rFonts w:ascii="Arial" w:hAnsi="Arial" w:eastAsia="Arial Unicode MS" w:cs="Arial Unicode MS"/>
      <w:color w:val="000000"/>
      <w:sz w:val="16"/>
      <w:szCs w:val="16"/>
    </w:rPr>
  </w:style>
  <w:style w:type="numbering" w:styleId="1589" w:customStyle="1">
    <w:name w:val="Импортированный стиль 3"/>
  </w:style>
  <w:style w:type="paragraph" w:styleId="1590" w:customStyle="1">
    <w:name w:val="Ариал"/>
    <w:link w:val="1736"/>
    <w:pPr>
      <w:ind w:firstLine="851"/>
      <w:jc w:val="both"/>
      <w:spacing w:before="120" w:after="120" w:line="360" w:lineRule="auto"/>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w:cs="Arial"/>
      <w:color w:val="000000"/>
      <w:sz w:val="24"/>
      <w:szCs w:val="24"/>
      <w:lang w:eastAsia="ru-RU"/>
    </w:rPr>
  </w:style>
  <w:style w:type="numbering" w:styleId="1591" w:customStyle="1">
    <w:name w:val="Импортированный стиль 5"/>
  </w:style>
  <w:style w:type="paragraph" w:styleId="1592">
    <w:name w:val="Body Text Indent 2"/>
    <w:link w:val="1593"/>
    <w:pPr>
      <w:ind w:left="283"/>
      <w:spacing w:after="120" w:line="480" w:lineRule="auto"/>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character" w:styleId="1593" w:customStyle="1">
    <w:name w:val="Основной текст с отступом 2 Знак"/>
    <w:link w:val="1592"/>
    <w:rPr>
      <w:rFonts w:ascii="Times New Roman" w:hAnsi="Times New Roman" w:eastAsia="Arial Unicode MS" w:cs="Arial Unicode MS"/>
      <w:color w:val="000000"/>
      <w:sz w:val="24"/>
      <w:szCs w:val="24"/>
    </w:rPr>
  </w:style>
  <w:style w:type="numbering" w:styleId="1594" w:customStyle="1">
    <w:name w:val="Импортированный стиль 7"/>
  </w:style>
  <w:style w:type="paragraph" w:styleId="1595" w:customStyle="1">
    <w:name w:val="Обычный1"/>
    <w:uiPriority w:val="99"/>
    <w:pPr>
      <w:ind w:firstLine="567"/>
      <w:jc w:val="both"/>
      <w:spacing w:before="120" w:after="120"/>
      <w:widowControl w:val="off"/>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lang w:eastAsia="ru-RU"/>
    </w:rPr>
  </w:style>
  <w:style w:type="numbering" w:styleId="1596" w:customStyle="1">
    <w:name w:val="Импортированный стиль 8"/>
  </w:style>
  <w:style w:type="numbering" w:styleId="1597" w:customStyle="1">
    <w:name w:val="Импортированный стиль 9"/>
  </w:style>
  <w:style w:type="numbering" w:styleId="1598" w:customStyle="1">
    <w:name w:val="Импортированный стиль 10"/>
  </w:style>
  <w:style w:type="numbering" w:styleId="1599" w:customStyle="1">
    <w:name w:val="Импортированный стиль 11"/>
  </w:style>
  <w:style w:type="numbering" w:styleId="1600" w:customStyle="1">
    <w:name w:val="Импортированный стиль 12"/>
  </w:style>
  <w:style w:type="numbering" w:styleId="1601" w:customStyle="1">
    <w:name w:val="Импортированный стиль 13"/>
  </w:style>
  <w:style w:type="paragraph" w:styleId="1602">
    <w:name w:val="List 2"/>
    <w:pPr>
      <w:ind w:left="1260"/>
      <w:jc w:val="both"/>
      <w:spacing w:line="360" w:lineRule="auto"/>
      <w:tabs>
        <w:tab w:val="left" w:pos="1980" w:leader="none"/>
      </w:tabs>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8"/>
      <w:szCs w:val="28"/>
      <w:lang w:eastAsia="ru-RU"/>
    </w:rPr>
  </w:style>
  <w:style w:type="numbering" w:styleId="1603" w:customStyle="1">
    <w:name w:val="Импортированный стиль 15"/>
  </w:style>
  <w:style w:type="numbering" w:styleId="1604" w:customStyle="1">
    <w:name w:val="Импортированный стиль 16"/>
  </w:style>
  <w:style w:type="numbering" w:styleId="1605" w:customStyle="1">
    <w:name w:val="Импортированный стиль 17"/>
  </w:style>
  <w:style w:type="numbering" w:styleId="1606" w:customStyle="1">
    <w:name w:val="Импортированный стиль 18"/>
  </w:style>
  <w:style w:type="paragraph" w:styleId="1607" w:customStyle="1">
    <w:name w:val="Верхний колонтитул;Знак;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
    <w:link w:val="1608"/>
    <w:uiPriority w:val="99"/>
    <w:pPr>
      <w:widowControl w:val="off"/>
      <w:tabs>
        <w:tab w:val="center" w:pos="4677" w:leader="none"/>
        <w:tab w:val="right" w:pos="9355" w:leader="none"/>
      </w:tabs>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w:cs="Arial"/>
      <w:color w:val="000000"/>
      <w:lang w:eastAsia="ru-RU"/>
    </w:rPr>
  </w:style>
  <w:style w:type="character" w:styleId="1608" w:customStyle="1">
    <w:name w:val="Верхний колонтитул Знак;Знак Знак;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
    <w:link w:val="1607"/>
    <w:uiPriority w:val="99"/>
    <w:rPr>
      <w:rFonts w:ascii="Arial" w:hAnsi="Arial" w:eastAsia="Arial" w:cs="Arial"/>
      <w:color w:val="000000"/>
    </w:rPr>
  </w:style>
  <w:style w:type="paragraph" w:styleId="1609" w:customStyle="1">
    <w:name w:val="Times 12"/>
    <w:pPr>
      <w:ind w:firstLine="567"/>
      <w:jc w:val="both"/>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numbering" w:styleId="1610" w:customStyle="1">
    <w:name w:val="Импортированный стиль 19"/>
  </w:style>
  <w:style w:type="numbering" w:styleId="1611" w:customStyle="1">
    <w:name w:val="Импортированный стиль 20"/>
  </w:style>
  <w:style w:type="paragraph" w:styleId="1612" w:customStyle="1">
    <w:name w:val="CC Legal 1"/>
    <w:pPr>
      <w:widowControl w:val="off"/>
      <w:pBdr>
        <w:top w:val="none" w:color="000000" w:sz="4" w:space="0"/>
        <w:left w:val="none" w:color="000000" w:sz="4" w:space="0"/>
        <w:bottom w:val="none" w:color="000000" w:sz="4" w:space="0"/>
        <w:right w:val="none" w:color="000000" w:sz="4" w:space="0"/>
        <w:between w:val="none" w:color="000000" w:sz="4" w:space="0"/>
      </w:pBdr>
    </w:pPr>
    <w:rPr>
      <w:rFonts w:ascii="Book Antiqua" w:hAnsi="Book Antiqua" w:eastAsia="Arial Unicode MS" w:cs="Arial Unicode MS"/>
      <w:color w:val="000000"/>
      <w:sz w:val="22"/>
      <w:szCs w:val="22"/>
      <w:lang w:val="en-US" w:eastAsia="ru-RU"/>
    </w:rPr>
  </w:style>
  <w:style w:type="paragraph" w:styleId="1613" w:customStyle="1">
    <w:name w:val="Пункт б/н"/>
    <w:pPr>
      <w:ind w:firstLine="567"/>
      <w:jc w:val="both"/>
      <w:spacing w:line="360" w:lineRule="auto"/>
      <w:tabs>
        <w:tab w:val="left" w:pos="1134" w:leader="none"/>
      </w:tabs>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2"/>
      <w:szCs w:val="22"/>
      <w:lang w:eastAsia="ru-RU"/>
    </w:rPr>
  </w:style>
  <w:style w:type="paragraph" w:styleId="1614" w:customStyle="1">
    <w:name w:val="Iniiaiie oaeno"/>
    <w:pPr>
      <w:ind w:firstLine="720"/>
      <w:spacing w:after="120"/>
      <w:widowControl w:val="off"/>
      <w:pBdr>
        <w:top w:val="none" w:color="000000" w:sz="4" w:space="0"/>
        <w:left w:val="none" w:color="000000" w:sz="4" w:space="0"/>
        <w:bottom w:val="none" w:color="000000" w:sz="4" w:space="0"/>
        <w:right w:val="none" w:color="000000" w:sz="4" w:space="0"/>
        <w:between w:val="none" w:color="000000" w:sz="4" w:space="0"/>
      </w:pBdr>
    </w:pPr>
    <w:rPr>
      <w:rFonts w:ascii="Tms Rmn" w:hAnsi="Tms Rmn" w:eastAsia="Tms Rmn" w:cs="Tms Rmn"/>
      <w:color w:val="000000"/>
      <w:lang w:eastAsia="ru-RU"/>
    </w:rPr>
  </w:style>
  <w:style w:type="numbering" w:styleId="1615" w:customStyle="1">
    <w:name w:val="Импортированный стиль 21"/>
  </w:style>
  <w:style w:type="numbering" w:styleId="1616" w:customStyle="1">
    <w:name w:val="Импортированный стиль 22"/>
  </w:style>
  <w:style w:type="paragraph" w:styleId="1617" w:customStyle="1">
    <w:name w:val="Body Text Indent 21"/>
    <w:pPr>
      <w:ind w:firstLine="720"/>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6"/>
      <w:szCs w:val="26"/>
      <w:lang w:eastAsia="ru-RU"/>
    </w:rPr>
  </w:style>
  <w:style w:type="numbering" w:styleId="1618" w:customStyle="1">
    <w:name w:val="Импортированный стиль 23"/>
  </w:style>
  <w:style w:type="numbering" w:styleId="1619" w:customStyle="1">
    <w:name w:val="Импортированный стиль 24"/>
  </w:style>
  <w:style w:type="numbering" w:styleId="1620" w:customStyle="1">
    <w:name w:val="Импортированный стиль 25"/>
  </w:style>
  <w:style w:type="paragraph" w:styleId="1621" w:customStyle="1">
    <w:name w:val="бычный"/>
    <w:link w:val="1761"/>
    <w:pPr>
      <w:ind w:firstLine="709"/>
      <w:jc w:val="both"/>
      <w:widowControl w:val="off"/>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paragraph" w:styleId="1622" w:customStyle="1">
    <w:name w:val="Preformatted Text"/>
    <w:pPr>
      <w:widowControl w:val="off"/>
      <w:pBdr>
        <w:top w:val="none" w:color="000000" w:sz="4" w:space="0"/>
        <w:left w:val="none" w:color="000000" w:sz="4" w:space="0"/>
        <w:bottom w:val="none" w:color="000000" w:sz="4" w:space="0"/>
        <w:right w:val="none" w:color="000000" w:sz="4" w:space="0"/>
        <w:between w:val="none" w:color="000000" w:sz="4" w:space="0"/>
      </w:pBdr>
    </w:pPr>
    <w:rPr>
      <w:rFonts w:ascii="Courier New" w:hAnsi="Courier New" w:eastAsia="Arial Unicode MS" w:cs="Arial Unicode MS"/>
      <w:color w:val="000000"/>
      <w:lang w:eastAsia="ru-RU"/>
    </w:rPr>
  </w:style>
  <w:style w:type="paragraph" w:styleId="1623" w:customStyle="1">
    <w:name w:val="au?iue"/>
    <w:pPr>
      <w:ind w:firstLine="709"/>
      <w:jc w:val="both"/>
      <w:widowControl w:val="off"/>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paragraph" w:styleId="1624" w:customStyle="1">
    <w:name w:val="Body Text 21"/>
    <w:pPr>
      <w:ind w:firstLine="567"/>
      <w:jc w:val="both"/>
      <w:widowControl w:val="off"/>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numbering" w:styleId="1625" w:customStyle="1">
    <w:name w:val="Импортированный стиль 26"/>
  </w:style>
  <w:style w:type="paragraph" w:styleId="1626" w:customStyle="1">
    <w:name w:val="Body Text 23"/>
    <w:pPr>
      <w:ind w:firstLine="567"/>
      <w:jc w:val="both"/>
      <w:spacing w:line="240" w:lineRule="atLeast"/>
      <w:widowControl w:val="off"/>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Unicode MS" w:cs="Arial Unicode MS"/>
      <w:color w:val="000000"/>
      <w:lang w:eastAsia="ru-RU"/>
    </w:rPr>
  </w:style>
  <w:style w:type="numbering" w:styleId="1627" w:customStyle="1">
    <w:name w:val="Импортированный стиль 27"/>
  </w:style>
  <w:style w:type="paragraph" w:styleId="1628" w:customStyle="1">
    <w:name w:val="Абзац правил"/>
    <w:pPr>
      <w:ind w:firstLine="567"/>
      <w:jc w:val="both"/>
      <w:spacing w:before="40" w:after="40"/>
      <w:widowControl w:val="off"/>
      <w:pBdr>
        <w:top w:val="none" w:color="000000" w:sz="4" w:space="0"/>
        <w:left w:val="none" w:color="000000" w:sz="4" w:space="0"/>
        <w:bottom w:val="none" w:color="000000" w:sz="4" w:space="0"/>
        <w:right w:val="none" w:color="000000" w:sz="4" w:space="0"/>
        <w:between w:val="none" w:color="000000" w:sz="4" w:space="0"/>
      </w:pBdr>
    </w:pPr>
    <w:rPr>
      <w:rFonts w:ascii="Arial" w:hAnsi="Arial" w:eastAsia="Arial" w:cs="Arial"/>
      <w:color w:val="000000"/>
      <w:lang w:eastAsia="ru-RU"/>
    </w:rPr>
  </w:style>
  <w:style w:type="numbering" w:styleId="1629" w:customStyle="1">
    <w:name w:val="Импортированный стиль 28"/>
  </w:style>
  <w:style w:type="numbering" w:styleId="1630" w:customStyle="1">
    <w:name w:val="Импортированный стиль 29"/>
  </w:style>
  <w:style w:type="numbering" w:styleId="1631" w:customStyle="1">
    <w:name w:val="Импортированный стиль 30"/>
  </w:style>
  <w:style w:type="numbering" w:styleId="1632" w:customStyle="1">
    <w:name w:val="Импортированный стиль 31"/>
  </w:style>
  <w:style w:type="numbering" w:styleId="1633" w:customStyle="1">
    <w:name w:val="Импортированный стиль 32"/>
  </w:style>
  <w:style w:type="numbering" w:styleId="1634" w:customStyle="1">
    <w:name w:val="Импортированный стиль 33"/>
  </w:style>
  <w:style w:type="numbering" w:styleId="1635" w:customStyle="1">
    <w:name w:val="Импортированный стиль 34"/>
  </w:style>
  <w:style w:type="numbering" w:styleId="1636" w:customStyle="1">
    <w:name w:val="Импортированный стиль 35"/>
  </w:style>
  <w:style w:type="numbering" w:styleId="1637" w:customStyle="1">
    <w:name w:val="Импортированный стиль 36"/>
  </w:style>
  <w:style w:type="numbering" w:styleId="1638" w:customStyle="1">
    <w:name w:val="Импортированный стиль 37"/>
  </w:style>
  <w:style w:type="paragraph" w:styleId="1639" w:customStyle="1">
    <w:name w:val="Текст в документе"/>
    <w:pPr>
      <w:ind w:firstLine="709"/>
      <w:spacing w:line="360" w:lineRule="auto"/>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Arial Unicode MS" w:cs="Arial Unicode MS"/>
      <w:color w:val="000000"/>
      <w:sz w:val="24"/>
      <w:szCs w:val="24"/>
      <w:lang w:eastAsia="ru-RU"/>
    </w:rPr>
  </w:style>
  <w:style w:type="paragraph" w:styleId="1640" w:customStyle="1">
    <w:name w:val="Style17"/>
    <w:pPr>
      <w:ind w:firstLine="643"/>
      <w:jc w:val="both"/>
      <w:spacing w:line="347" w:lineRule="exact"/>
      <w:widowControl w:val="off"/>
      <w:pBdr>
        <w:top w:val="none" w:color="000000" w:sz="4" w:space="0"/>
        <w:left w:val="none" w:color="000000" w:sz="4" w:space="0"/>
        <w:bottom w:val="none" w:color="000000" w:sz="4" w:space="0"/>
        <w:right w:val="none" w:color="000000" w:sz="4" w:space="0"/>
        <w:between w:val="none" w:color="000000" w:sz="4" w:space="0"/>
      </w:pBdr>
    </w:pPr>
    <w:rPr>
      <w:rFonts w:ascii="Tahoma" w:hAnsi="Tahoma" w:eastAsia="Arial Unicode MS" w:cs="Arial Unicode MS"/>
      <w:color w:val="000000"/>
      <w:sz w:val="24"/>
      <w:szCs w:val="24"/>
      <w:lang w:eastAsia="ru-RU"/>
    </w:rPr>
  </w:style>
  <w:style w:type="paragraph" w:styleId="1641" w:customStyle="1">
    <w:name w:val="Style22"/>
    <w:pPr>
      <w:spacing w:line="336" w:lineRule="exact"/>
      <w:widowControl w:val="off"/>
      <w:pBdr>
        <w:top w:val="none" w:color="000000" w:sz="4" w:space="0"/>
        <w:left w:val="none" w:color="000000" w:sz="4" w:space="0"/>
        <w:bottom w:val="none" w:color="000000" w:sz="4" w:space="0"/>
        <w:right w:val="none" w:color="000000" w:sz="4" w:space="0"/>
        <w:between w:val="none" w:color="000000" w:sz="4" w:space="0"/>
      </w:pBdr>
    </w:pPr>
    <w:rPr>
      <w:rFonts w:ascii="Tahoma" w:hAnsi="Tahoma" w:eastAsia="Arial Unicode MS" w:cs="Arial Unicode MS"/>
      <w:color w:val="000000"/>
      <w:sz w:val="24"/>
      <w:szCs w:val="24"/>
      <w:lang w:eastAsia="ru-RU"/>
    </w:rPr>
  </w:style>
  <w:style w:type="numbering" w:styleId="1642" w:customStyle="1">
    <w:name w:val="Импортированный стиль 38"/>
  </w:style>
  <w:style w:type="paragraph" w:styleId="1643" w:customStyle="1">
    <w:name w:val="Style16"/>
    <w:pPr>
      <w:widowControl w:val="off"/>
      <w:pBdr>
        <w:top w:val="none" w:color="000000" w:sz="4" w:space="0"/>
        <w:left w:val="none" w:color="000000" w:sz="4" w:space="0"/>
        <w:bottom w:val="none" w:color="000000" w:sz="4" w:space="0"/>
        <w:right w:val="none" w:color="000000" w:sz="4" w:space="0"/>
        <w:between w:val="none" w:color="000000" w:sz="4" w:space="0"/>
      </w:pBdr>
    </w:pPr>
    <w:rPr>
      <w:rFonts w:ascii="Tahoma" w:hAnsi="Tahoma" w:eastAsia="Arial Unicode MS" w:cs="Arial Unicode MS"/>
      <w:color w:val="000000"/>
      <w:sz w:val="24"/>
      <w:szCs w:val="24"/>
      <w:lang w:eastAsia="ru-RU"/>
    </w:rPr>
  </w:style>
  <w:style w:type="numbering" w:styleId="1644" w:customStyle="1">
    <w:name w:val="Импортированный стиль 39"/>
  </w:style>
  <w:style w:type="paragraph" w:styleId="1645" w:customStyle="1">
    <w:name w:val="Style32"/>
    <w:pPr>
      <w:ind w:firstLine="653"/>
      <w:jc w:val="both"/>
      <w:spacing w:line="346" w:lineRule="exact"/>
      <w:widowControl w:val="off"/>
      <w:pBdr>
        <w:top w:val="none" w:color="000000" w:sz="4" w:space="0"/>
        <w:left w:val="none" w:color="000000" w:sz="4" w:space="0"/>
        <w:bottom w:val="none" w:color="000000" w:sz="4" w:space="0"/>
        <w:right w:val="none" w:color="000000" w:sz="4" w:space="0"/>
        <w:between w:val="none" w:color="000000" w:sz="4" w:space="0"/>
      </w:pBdr>
    </w:pPr>
    <w:rPr>
      <w:rFonts w:ascii="Tahoma" w:hAnsi="Tahoma" w:eastAsia="Arial Unicode MS" w:cs="Arial Unicode MS"/>
      <w:color w:val="000000"/>
      <w:sz w:val="24"/>
      <w:szCs w:val="24"/>
      <w:lang w:eastAsia="ru-RU"/>
    </w:rPr>
  </w:style>
  <w:style w:type="numbering" w:styleId="1646" w:customStyle="1">
    <w:name w:val="Импортированный стиль 40"/>
  </w:style>
  <w:style w:type="numbering" w:styleId="1647" w:customStyle="1">
    <w:name w:val="Импортированный стиль 41"/>
  </w:style>
  <w:style w:type="numbering" w:styleId="1648" w:customStyle="1">
    <w:name w:val="Импортированный стиль 42"/>
  </w:style>
  <w:style w:type="paragraph" w:styleId="1649">
    <w:name w:val="Block Text"/>
    <w:pPr>
      <w:ind w:firstLine="540"/>
      <w:jc w:val="both"/>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Times New Roman"/>
      <w:color w:val="000000"/>
      <w:sz w:val="24"/>
      <w:szCs w:val="24"/>
      <w:lang w:eastAsia="ru-RU"/>
    </w:rPr>
  </w:style>
  <w:style w:type="numbering" w:styleId="1650" w:customStyle="1">
    <w:name w:val="Импортированный стиль 43"/>
  </w:style>
  <w:style w:type="numbering" w:styleId="1651" w:customStyle="1">
    <w:name w:val="Импортированный стиль 44"/>
  </w:style>
  <w:style w:type="numbering" w:styleId="1652" w:customStyle="1">
    <w:name w:val="Импортированный стиль 45"/>
  </w:style>
  <w:style w:type="paragraph" w:styleId="1653" w:customStyle="1">
    <w:name w:val="Стиль начало"/>
    <w:basedOn w:val="1346"/>
    <w:pPr>
      <w:ind w:firstLine="0"/>
      <w:jc w:val="left"/>
      <w:keepNext w:val="0"/>
      <w:spacing w:line="264" w:lineRule="auto"/>
      <w:widowControl w:val="off"/>
    </w:pPr>
    <w:rPr>
      <w:sz w:val="28"/>
      <w:szCs w:val="28"/>
    </w:rPr>
  </w:style>
  <w:style w:type="character" w:styleId="1654">
    <w:name w:val="page number"/>
    <w:rPr>
      <w:rFonts w:cs="Times New Roman"/>
    </w:rPr>
  </w:style>
  <w:style w:type="paragraph" w:styleId="1655">
    <w:name w:val="Plain Text"/>
    <w:basedOn w:val="1346"/>
    <w:link w:val="1656"/>
    <w:unhideWhenUsed/>
    <w:pPr>
      <w:ind w:firstLine="0"/>
      <w:jc w:val="left"/>
      <w:keepNext w:val="0"/>
      <w:spacing w:line="240" w:lineRule="auto"/>
    </w:pPr>
    <w:rPr>
      <w:rFonts w:ascii="Courier New" w:hAnsi="Courier New" w:eastAsia="SimSun" w:cs="Courier New"/>
      <w:sz w:val="20"/>
      <w:szCs w:val="20"/>
    </w:rPr>
  </w:style>
  <w:style w:type="character" w:styleId="1656" w:customStyle="1">
    <w:name w:val="Текст Знак"/>
    <w:link w:val="1655"/>
    <w:rPr>
      <w:rFonts w:ascii="Courier New" w:hAnsi="Courier New" w:eastAsia="SimSun" w:cs="Courier New"/>
    </w:rPr>
  </w:style>
  <w:style w:type="paragraph" w:styleId="1657" w:customStyle="1">
    <w:name w:val="Heading"/>
    <w:uiPriority w:val="99"/>
    <w:rPr>
      <w:rFonts w:ascii="Arial" w:hAnsi="Arial" w:eastAsia="SimSun" w:cs="Arial"/>
      <w:b/>
      <w:bCs/>
      <w:sz w:val="22"/>
      <w:szCs w:val="22"/>
      <w:lang w:eastAsia="ru-RU"/>
    </w:rPr>
  </w:style>
  <w:style w:type="paragraph" w:styleId="1658" w:customStyle="1">
    <w:name w:val="Preformat"/>
    <w:uiPriority w:val="99"/>
    <w:rPr>
      <w:rFonts w:ascii="Courier New" w:hAnsi="Courier New" w:eastAsia="SimSun" w:cs="Courier New"/>
      <w:lang w:eastAsia="ru-RU"/>
    </w:rPr>
  </w:style>
  <w:style w:type="paragraph" w:styleId="1659" w:customStyle="1">
    <w:name w:val="xl30"/>
    <w:basedOn w:val="1346"/>
    <w:pPr>
      <w:ind w:firstLine="0"/>
      <w:jc w:val="center"/>
      <w:keepNext w:val="0"/>
      <w:spacing w:before="100" w:beforeAutospacing="1" w:after="100" w:afterAutospacing="1" w:line="240" w:lineRule="auto"/>
      <w:pBdr>
        <w:bottom w:val="single" w:color="000000" w:sz="4" w:space="0"/>
      </w:pBdr>
    </w:pPr>
    <w:rPr>
      <w:rFonts w:eastAsia="Arial Unicode MS"/>
    </w:rPr>
  </w:style>
  <w:style w:type="paragraph" w:styleId="1660" w:customStyle="1">
    <w:name w:val="xl28"/>
    <w:basedOn w:val="1346"/>
    <w:pPr>
      <w:ind w:firstLine="0"/>
      <w:jc w:val="center"/>
      <w:keepNext w:val="0"/>
      <w:spacing w:before="100" w:beforeAutospacing="1" w:after="100" w:afterAutospacing="1" w:line="240" w:lineRule="auto"/>
    </w:pPr>
    <w:rPr>
      <w:rFonts w:eastAsia="Arial Unicode MS"/>
      <w:sz w:val="32"/>
      <w:szCs w:val="32"/>
    </w:rPr>
  </w:style>
  <w:style w:type="paragraph" w:styleId="1661">
    <w:name w:val="HTML Preformatted"/>
    <w:basedOn w:val="1346"/>
    <w:link w:val="1662"/>
    <w:unhideWhenUsed/>
    <w:pPr>
      <w:ind w:firstLine="0"/>
      <w:jc w:val="left"/>
      <w:keepNext w:val="0"/>
      <w:spacing w:line="240" w:lineRule="auto"/>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character" w:styleId="1662" w:customStyle="1">
    <w:name w:val="Стандартный HTML Знак"/>
    <w:link w:val="1661"/>
    <w:rPr>
      <w:rFonts w:ascii="Courier New" w:hAnsi="Courier New" w:eastAsia="Times New Roman" w:cs="Courier New"/>
      <w:sz w:val="24"/>
      <w:szCs w:val="24"/>
    </w:rPr>
  </w:style>
  <w:style w:type="character" w:styleId="1663" w:customStyle="1">
    <w:name w:val="s_10"/>
  </w:style>
  <w:style w:type="character" w:styleId="1664" w:customStyle="1">
    <w:name w:val="ecatbody"/>
  </w:style>
  <w:style w:type="character" w:styleId="1665" w:customStyle="1">
    <w:name w:val="ecattext"/>
  </w:style>
  <w:style w:type="character" w:styleId="1666">
    <w:name w:val="Emphasis"/>
    <w:uiPriority w:val="20"/>
    <w:qFormat/>
    <w:rPr>
      <w:i/>
      <w:iCs/>
    </w:rPr>
  </w:style>
  <w:style w:type="paragraph" w:styleId="1667">
    <w:name w:val="Normal Indent"/>
    <w:basedOn w:val="1346"/>
    <w:pPr>
      <w:ind w:left="708" w:firstLine="0"/>
      <w:jc w:val="left"/>
      <w:keepNext w:val="0"/>
      <w:spacing w:line="240" w:lineRule="auto"/>
    </w:pPr>
  </w:style>
  <w:style w:type="paragraph" w:styleId="1668">
    <w:name w:val="Normal (Web)"/>
    <w:basedOn w:val="1346"/>
    <w:uiPriority w:val="99"/>
    <w:pPr>
      <w:ind w:firstLine="0"/>
      <w:keepNext w:val="0"/>
      <w:spacing w:before="100" w:beforeAutospacing="1" w:after="100" w:afterAutospacing="1" w:line="240" w:lineRule="auto"/>
    </w:pPr>
    <w:rPr>
      <w:rFonts w:ascii="Verdana" w:hAnsi="Verdana" w:cs="Verdana"/>
      <w:sz w:val="14"/>
      <w:szCs w:val="14"/>
    </w:rPr>
  </w:style>
  <w:style w:type="paragraph" w:styleId="1669" w:customStyle="1">
    <w:name w:val="Текст1"/>
    <w:basedOn w:val="1346"/>
    <w:pPr>
      <w:ind w:firstLine="0"/>
      <w:jc w:val="left"/>
      <w:keepNext w:val="0"/>
      <w:spacing w:line="240" w:lineRule="auto"/>
    </w:pPr>
    <w:rPr>
      <w:rFonts w:ascii="Courier New" w:hAnsi="Courier New"/>
      <w:sz w:val="20"/>
      <w:szCs w:val="20"/>
    </w:rPr>
  </w:style>
  <w:style w:type="paragraph" w:styleId="1670" w:customStyle="1">
    <w:name w:val="Стиль6"/>
    <w:basedOn w:val="1587"/>
    <w:link w:val="1671"/>
    <w:qFormat/>
    <w:pPr>
      <w:ind w:left="0"/>
      <w:jc w:val="center"/>
      <w:spacing w:after="0"/>
      <w:widowControl/>
      <w:tabs>
        <w:tab w:val="left" w:pos="-142" w:leader="none"/>
        <w:tab w:val="left" w:pos="284" w:leader="none"/>
      </w:tabs>
      <w:pBdr>
        <w:top w:val="none" w:color="000000" w:sz="0" w:space="0"/>
        <w:left w:val="none" w:color="000000" w:sz="0" w:space="0"/>
        <w:bottom w:val="none" w:color="000000" w:sz="0" w:space="0"/>
        <w:right w:val="none" w:color="000000" w:sz="0" w:space="0"/>
        <w:between w:val="none" w:color="000000" w:sz="0" w:space="0"/>
      </w:pBdr>
    </w:pPr>
    <w:rPr>
      <w:rFonts w:ascii="Times New Roman" w:hAnsi="Times New Roman" w:eastAsia="Times New Roman" w:cs="Times New Roman"/>
      <w:b/>
      <w:sz w:val="28"/>
      <w:szCs w:val="28"/>
    </w:rPr>
  </w:style>
  <w:style w:type="character" w:styleId="1671" w:customStyle="1">
    <w:name w:val="Стиль6 Знак"/>
    <w:link w:val="1670"/>
    <w:rPr>
      <w:rFonts w:ascii="Times New Roman" w:hAnsi="Times New Roman" w:eastAsia="Times New Roman"/>
      <w:b/>
      <w:color w:val="000000"/>
      <w:sz w:val="28"/>
      <w:szCs w:val="28"/>
    </w:rPr>
  </w:style>
  <w:style w:type="paragraph" w:styleId="1672" w:customStyle="1">
    <w:name w:val="f"/>
    <w:basedOn w:val="1346"/>
    <w:pPr>
      <w:ind w:left="480" w:firstLine="0"/>
      <w:keepNext w:val="0"/>
      <w:spacing w:line="240" w:lineRule="auto"/>
    </w:pPr>
  </w:style>
  <w:style w:type="character" w:styleId="1673">
    <w:name w:val="Strong"/>
    <w:uiPriority w:val="22"/>
    <w:qFormat/>
    <w:rPr>
      <w:rFonts w:cs="Times New Roman"/>
      <w:b/>
      <w:bCs/>
    </w:rPr>
  </w:style>
  <w:style w:type="character" w:styleId="1674" w:customStyle="1">
    <w:name w:val="dept1"/>
    <w:uiPriority w:val="99"/>
    <w:rPr>
      <w:b/>
      <w:color w:val="000000"/>
      <w:sz w:val="16"/>
    </w:rPr>
  </w:style>
  <w:style w:type="paragraph" w:styleId="1675" w:customStyle="1">
    <w:name w:val="ConsPlusNonformat"/>
    <w:pPr>
      <w:widowControl w:val="off"/>
    </w:pPr>
    <w:rPr>
      <w:rFonts w:ascii="Courier New" w:hAnsi="Courier New" w:eastAsia="Times New Roman" w:cs="Courier New"/>
      <w:lang w:eastAsia="ru-RU"/>
    </w:rPr>
  </w:style>
  <w:style w:type="paragraph" w:styleId="1676" w:customStyle="1">
    <w:name w:val="Цитата1"/>
    <w:basedOn w:val="1346"/>
    <w:pPr>
      <w:ind w:left="760" w:right="1004" w:hanging="420"/>
      <w:keepNext w:val="0"/>
      <w:widowControl w:val="off"/>
    </w:pPr>
    <w:rPr>
      <w:szCs w:val="20"/>
    </w:rPr>
  </w:style>
  <w:style w:type="paragraph" w:styleId="1677" w:customStyle="1">
    <w:name w:val="Знак Знак Знак Знак Знак Знак"/>
    <w:basedOn w:val="1346"/>
    <w:pPr>
      <w:ind w:firstLine="0"/>
      <w:keepNext w:val="0"/>
      <w:spacing w:after="160" w:line="240" w:lineRule="exact"/>
    </w:pPr>
    <w:rPr>
      <w:rFonts w:ascii="Verdana" w:hAnsi="Verdana"/>
      <w:sz w:val="20"/>
      <w:szCs w:val="20"/>
      <w:lang w:val="en-US" w:eastAsia="en-US"/>
    </w:rPr>
  </w:style>
  <w:style w:type="paragraph" w:styleId="1678" w:customStyle="1">
    <w:name w:val="Знак Знак Знак Знак Знак Знак Знак Знак Знак Знак Знак Знак Знак Знак Знак Знак"/>
    <w:basedOn w:val="1346"/>
    <w:pPr>
      <w:ind w:firstLine="0"/>
      <w:jc w:val="right"/>
      <w:keepNext w:val="0"/>
      <w:spacing w:after="160" w:line="240" w:lineRule="exact"/>
      <w:widowControl w:val="off"/>
    </w:pPr>
    <w:rPr>
      <w:sz w:val="20"/>
      <w:szCs w:val="20"/>
      <w:lang w:val="en-GB" w:eastAsia="en-US"/>
    </w:rPr>
  </w:style>
  <w:style w:type="paragraph" w:styleId="1679" w:customStyle="1">
    <w:name w:val="Тезисы"/>
    <w:basedOn w:val="1346"/>
    <w:pPr>
      <w:ind w:firstLine="0"/>
      <w:keepNext w:val="0"/>
      <w:spacing w:before="120" w:after="120" w:line="240" w:lineRule="auto"/>
      <w:tabs>
        <w:tab w:val="left" w:pos="357" w:leader="none"/>
      </w:tabs>
    </w:pPr>
    <w:rPr>
      <w:szCs w:val="20"/>
    </w:rPr>
  </w:style>
  <w:style w:type="paragraph" w:styleId="1680" w:customStyle="1">
    <w:name w:val="Заголовок таблицы"/>
    <w:basedOn w:val="1346"/>
    <w:link w:val="1681"/>
    <w:pPr>
      <w:ind w:firstLine="0"/>
      <w:jc w:val="center"/>
      <w:keepLines/>
      <w:keepNext w:val="0"/>
      <w:spacing w:before="120" w:after="120" w:line="240" w:lineRule="auto"/>
    </w:pPr>
    <w:rPr>
      <w:rFonts w:ascii="Arial" w:hAnsi="Arial"/>
      <w:b/>
      <w:sz w:val="18"/>
    </w:rPr>
  </w:style>
  <w:style w:type="character" w:styleId="1681" w:customStyle="1">
    <w:name w:val="Заголовок таблицы Знак"/>
    <w:link w:val="1680"/>
    <w:rPr>
      <w:rFonts w:ascii="Arial" w:hAnsi="Arial" w:eastAsia="Times New Roman"/>
      <w:b/>
      <w:sz w:val="18"/>
      <w:szCs w:val="24"/>
    </w:rPr>
  </w:style>
  <w:style w:type="paragraph" w:styleId="1682" w:customStyle="1">
    <w:name w:val="Стиль1"/>
    <w:basedOn w:val="1525"/>
    <w:link w:val="1683"/>
    <w:qFormat/>
    <w:pPr>
      <w:numPr>
        <w:ilvl w:val="0"/>
        <w:numId w:val="10"/>
      </w:numPr>
      <w:keepLines w:val="0"/>
      <w:keepNext w:val="0"/>
      <w:spacing w:before="0" w:line="240" w:lineRule="auto"/>
      <w:tabs>
        <w:tab w:val="left" w:pos="1276" w:leader="none"/>
      </w:tabs>
    </w:pPr>
    <w:rPr>
      <w:rFonts w:ascii="Times New Roman" w:hAnsi="Times New Roman"/>
      <w:color w:val="000000"/>
      <w:sz w:val="24"/>
      <w:szCs w:val="24"/>
      <w:lang w:val="en-US"/>
    </w:rPr>
  </w:style>
  <w:style w:type="character" w:styleId="1683" w:customStyle="1">
    <w:name w:val="Стиль1 Знак"/>
    <w:link w:val="1682"/>
    <w:rPr>
      <w:rFonts w:ascii="Times New Roman" w:hAnsi="Times New Roman" w:eastAsia="Times New Roman"/>
      <w:b/>
      <w:bCs/>
      <w:color w:val="000000"/>
      <w:sz w:val="24"/>
      <w:szCs w:val="24"/>
      <w:lang w:val="en-US" w:eastAsia="ru-RU"/>
    </w:rPr>
  </w:style>
  <w:style w:type="paragraph" w:styleId="1684" w:customStyle="1">
    <w:name w:val="Текст2"/>
    <w:basedOn w:val="1346"/>
    <w:pPr>
      <w:ind w:firstLine="0"/>
      <w:jc w:val="left"/>
      <w:keepNext w:val="0"/>
      <w:spacing w:line="240" w:lineRule="auto"/>
    </w:pPr>
    <w:rPr>
      <w:rFonts w:ascii="Courier New" w:hAnsi="Courier New"/>
      <w:sz w:val="20"/>
      <w:szCs w:val="20"/>
    </w:rPr>
  </w:style>
  <w:style w:type="character" w:styleId="1685" w:customStyle="1">
    <w:name w:val="Основной текст_"/>
    <w:link w:val="1686"/>
    <w:rPr>
      <w:rFonts w:ascii="Times New Roman" w:hAnsi="Times New Roman"/>
      <w:spacing w:val="3"/>
      <w:sz w:val="21"/>
      <w:szCs w:val="21"/>
      <w:shd w:val="clear" w:color="auto" w:fill="ffffff"/>
    </w:rPr>
  </w:style>
  <w:style w:type="paragraph" w:styleId="1686" w:customStyle="1">
    <w:name w:val="Основной текст1"/>
    <w:basedOn w:val="1346"/>
    <w:link w:val="1685"/>
    <w:pPr>
      <w:ind w:hanging="360"/>
      <w:jc w:val="left"/>
      <w:keepNext w:val="0"/>
      <w:spacing w:after="240" w:line="322" w:lineRule="exact"/>
      <w:shd w:val="clear" w:color="auto" w:fill="ffffff"/>
    </w:pPr>
    <w:rPr>
      <w:rFonts w:eastAsia="Calibri"/>
      <w:spacing w:val="3"/>
      <w:sz w:val="21"/>
      <w:szCs w:val="21"/>
    </w:rPr>
  </w:style>
  <w:style w:type="character" w:styleId="1687" w:customStyle="1">
    <w:name w:val="Заголовок №2_"/>
    <w:link w:val="1688"/>
    <w:rPr>
      <w:rFonts w:ascii="Times New Roman" w:hAnsi="Times New Roman"/>
      <w:spacing w:val="3"/>
      <w:sz w:val="21"/>
      <w:szCs w:val="21"/>
      <w:shd w:val="clear" w:color="auto" w:fill="ffffff"/>
    </w:rPr>
  </w:style>
  <w:style w:type="paragraph" w:styleId="1688" w:customStyle="1">
    <w:name w:val="Заголовок №2"/>
    <w:basedOn w:val="1346"/>
    <w:link w:val="1687"/>
    <w:pPr>
      <w:ind w:firstLine="0"/>
      <w:jc w:val="center"/>
      <w:keepNext w:val="0"/>
      <w:spacing w:before="240" w:after="240" w:line="322" w:lineRule="exact"/>
      <w:shd w:val="clear" w:color="auto" w:fill="ffffff"/>
      <w:outlineLvl w:val="1"/>
    </w:pPr>
    <w:rPr>
      <w:rFonts w:eastAsia="Calibri"/>
      <w:spacing w:val="3"/>
      <w:sz w:val="21"/>
      <w:szCs w:val="21"/>
    </w:rPr>
  </w:style>
  <w:style w:type="character" w:styleId="1689" w:customStyle="1">
    <w:name w:val="Основной текст + Полужирный"/>
    <w:rPr>
      <w:rFonts w:ascii="Times New Roman" w:hAnsi="Times New Roman" w:cs="Times New Roman"/>
      <w:b/>
      <w:bCs/>
      <w:spacing w:val="3"/>
      <w:sz w:val="21"/>
      <w:szCs w:val="21"/>
      <w:shd w:val="clear" w:color="auto" w:fill="ffffff"/>
    </w:rPr>
  </w:style>
  <w:style w:type="character" w:styleId="1690" w:customStyle="1">
    <w:name w:val="Подпись к таблице_"/>
    <w:link w:val="1691"/>
    <w:rPr>
      <w:rFonts w:ascii="Times New Roman" w:hAnsi="Times New Roman"/>
      <w:spacing w:val="3"/>
      <w:sz w:val="21"/>
      <w:szCs w:val="21"/>
      <w:shd w:val="clear" w:color="auto" w:fill="ffffff"/>
    </w:rPr>
  </w:style>
  <w:style w:type="paragraph" w:styleId="1691" w:customStyle="1">
    <w:name w:val="Подпись к таблице"/>
    <w:basedOn w:val="1346"/>
    <w:link w:val="1690"/>
    <w:pPr>
      <w:ind w:firstLine="0"/>
      <w:jc w:val="left"/>
      <w:keepNext w:val="0"/>
      <w:spacing w:line="0" w:lineRule="atLeast"/>
      <w:shd w:val="clear" w:color="auto" w:fill="ffffff"/>
    </w:pPr>
    <w:rPr>
      <w:rFonts w:eastAsia="Calibri"/>
      <w:spacing w:val="3"/>
      <w:sz w:val="21"/>
      <w:szCs w:val="21"/>
    </w:rPr>
  </w:style>
  <w:style w:type="character" w:styleId="1692" w:customStyle="1">
    <w:name w:val="Сноска_"/>
    <w:link w:val="1693"/>
    <w:rPr>
      <w:rFonts w:ascii="Times New Roman" w:hAnsi="Times New Roman"/>
      <w:spacing w:val="-2"/>
      <w:sz w:val="16"/>
      <w:szCs w:val="16"/>
      <w:shd w:val="clear" w:color="auto" w:fill="ffffff"/>
    </w:rPr>
  </w:style>
  <w:style w:type="paragraph" w:styleId="1693" w:customStyle="1">
    <w:name w:val="Сноска"/>
    <w:basedOn w:val="1346"/>
    <w:link w:val="1692"/>
    <w:pPr>
      <w:ind w:firstLine="0"/>
      <w:jc w:val="left"/>
      <w:keepNext w:val="0"/>
      <w:spacing w:line="211" w:lineRule="exact"/>
      <w:shd w:val="clear" w:color="auto" w:fill="ffffff"/>
    </w:pPr>
    <w:rPr>
      <w:rFonts w:eastAsia="Calibri"/>
      <w:spacing w:val="-2"/>
      <w:sz w:val="16"/>
      <w:szCs w:val="16"/>
    </w:rPr>
  </w:style>
  <w:style w:type="character" w:styleId="1694" w:customStyle="1">
    <w:name w:val="Заголовок №1_"/>
    <w:link w:val="1695"/>
    <w:rPr>
      <w:rFonts w:ascii="Times New Roman" w:hAnsi="Times New Roman"/>
      <w:spacing w:val="3"/>
      <w:sz w:val="21"/>
      <w:szCs w:val="21"/>
      <w:shd w:val="clear" w:color="auto" w:fill="ffffff"/>
    </w:rPr>
  </w:style>
  <w:style w:type="paragraph" w:styleId="1695" w:customStyle="1">
    <w:name w:val="Заголовок №1"/>
    <w:basedOn w:val="1346"/>
    <w:link w:val="1694"/>
    <w:pPr>
      <w:ind w:firstLine="0"/>
      <w:keepNext w:val="0"/>
      <w:spacing w:line="317" w:lineRule="exact"/>
      <w:shd w:val="clear" w:color="auto" w:fill="ffffff"/>
      <w:outlineLvl w:val="0"/>
    </w:pPr>
    <w:rPr>
      <w:rFonts w:eastAsia="Calibri"/>
      <w:spacing w:val="3"/>
      <w:sz w:val="21"/>
      <w:szCs w:val="21"/>
    </w:rPr>
  </w:style>
  <w:style w:type="paragraph" w:styleId="1696" w:customStyle="1">
    <w:name w:val="Абзац списка1"/>
    <w:basedOn w:val="1346"/>
    <w:qFormat/>
    <w:pPr>
      <w:ind w:left="720" w:firstLine="0"/>
      <w:jc w:val="left"/>
      <w:keepNext w:val="0"/>
      <w:spacing w:line="240" w:lineRule="auto"/>
    </w:pPr>
    <w:rPr>
      <w:rFonts w:ascii="Arial" w:hAnsi="Arial" w:eastAsia="Lucida Sans Unicode" w:cs="Mangal"/>
      <w:sz w:val="20"/>
      <w:lang w:eastAsia="hi-IN" w:bidi="hi-IN"/>
    </w:rPr>
  </w:style>
  <w:style w:type="character" w:styleId="1697" w:customStyle="1">
    <w:name w:val="Font Style43"/>
    <w:uiPriority w:val="99"/>
    <w:rPr>
      <w:rFonts w:ascii="Times New Roman" w:hAnsi="Times New Roman" w:cs="Times New Roman"/>
      <w:sz w:val="24"/>
      <w:szCs w:val="24"/>
    </w:rPr>
  </w:style>
  <w:style w:type="character" w:styleId="1698">
    <w:name w:val="Placeholder Text"/>
    <w:uiPriority w:val="99"/>
    <w:semiHidden/>
    <w:rPr>
      <w:color w:val="808080"/>
    </w:rPr>
  </w:style>
  <w:style w:type="character" w:styleId="1699" w:customStyle="1">
    <w:name w:val="webofficeattributevalue"/>
  </w:style>
  <w:style w:type="character" w:styleId="1700" w:customStyle="1">
    <w:name w:val="Body text (2)_"/>
    <w:link w:val="1701"/>
    <w:rPr>
      <w:rFonts w:ascii="Times New Roman" w:hAnsi="Times New Roman"/>
      <w:sz w:val="28"/>
      <w:szCs w:val="28"/>
      <w:shd w:val="clear" w:color="auto" w:fill="ffffff"/>
    </w:rPr>
  </w:style>
  <w:style w:type="paragraph" w:styleId="1701" w:customStyle="1">
    <w:name w:val="Body text (2)"/>
    <w:basedOn w:val="1346"/>
    <w:link w:val="1700"/>
    <w:pPr>
      <w:ind w:firstLine="0"/>
      <w:keepNext w:val="0"/>
      <w:spacing w:line="317" w:lineRule="exact"/>
      <w:shd w:val="clear" w:color="auto" w:fill="ffffff"/>
      <w:widowControl w:val="off"/>
    </w:pPr>
    <w:rPr>
      <w:rFonts w:eastAsia="Calibri"/>
      <w:sz w:val="28"/>
      <w:szCs w:val="28"/>
    </w:rPr>
  </w:style>
  <w:style w:type="paragraph" w:styleId="1702" w:customStyle="1">
    <w:name w:val="xl65"/>
    <w:basedOn w:val="1346"/>
    <w:pPr>
      <w:ind w:firstLine="0"/>
      <w:jc w:val="center"/>
      <w:keepNext w:val="0"/>
      <w:spacing w:before="100" w:beforeAutospacing="1" w:after="100" w:afterAutospacing="1" w:line="240" w:lineRule="auto"/>
      <w:pBdr>
        <w:top w:val="single" w:color="000000" w:sz="8" w:space="0"/>
        <w:left w:val="single" w:color="000000" w:sz="8" w:space="0"/>
        <w:right w:val="single" w:color="000000" w:sz="8" w:space="0"/>
      </w:pBdr>
    </w:pPr>
    <w:rPr>
      <w:sz w:val="16"/>
      <w:szCs w:val="16"/>
    </w:rPr>
  </w:style>
  <w:style w:type="paragraph" w:styleId="1703" w:customStyle="1">
    <w:name w:val="xl66"/>
    <w:basedOn w:val="1346"/>
    <w:pPr>
      <w:ind w:firstLine="0"/>
      <w:jc w:val="center"/>
      <w:keepNext w:val="0"/>
      <w:spacing w:before="100" w:beforeAutospacing="1" w:after="100" w:afterAutospacing="1" w:line="240" w:lineRule="auto"/>
      <w:pBdr>
        <w:bottom w:val="single" w:color="000000" w:sz="8" w:space="0"/>
        <w:right w:val="single" w:color="000000" w:sz="8" w:space="0"/>
      </w:pBdr>
    </w:pPr>
    <w:rPr>
      <w:sz w:val="16"/>
      <w:szCs w:val="16"/>
    </w:rPr>
  </w:style>
  <w:style w:type="paragraph" w:styleId="1704" w:customStyle="1">
    <w:name w:val="xl67"/>
    <w:basedOn w:val="1346"/>
    <w:pPr>
      <w:ind w:firstLine="0"/>
      <w:keepNext w:val="0"/>
      <w:spacing w:before="100" w:beforeAutospacing="1" w:after="100" w:afterAutospacing="1" w:line="240" w:lineRule="auto"/>
    </w:pPr>
  </w:style>
  <w:style w:type="paragraph" w:styleId="1705" w:customStyle="1">
    <w:name w:val="xl68"/>
    <w:basedOn w:val="1346"/>
    <w:pPr>
      <w:ind w:firstLine="0"/>
      <w:jc w:val="center"/>
      <w:keepNext w:val="0"/>
      <w:spacing w:before="100" w:beforeAutospacing="1" w:after="100" w:afterAutospacing="1" w:line="240" w:lineRule="auto"/>
      <w:pBdr>
        <w:left w:val="single" w:color="000000" w:sz="8" w:space="0"/>
        <w:right w:val="single" w:color="000000" w:sz="8" w:space="0"/>
      </w:pBdr>
    </w:pPr>
    <w:rPr>
      <w:sz w:val="16"/>
      <w:szCs w:val="16"/>
    </w:rPr>
  </w:style>
  <w:style w:type="paragraph" w:styleId="1706" w:customStyle="1">
    <w:name w:val="xl69"/>
    <w:basedOn w:val="1346"/>
    <w:pPr>
      <w:ind w:firstLine="0"/>
      <w:jc w:val="center"/>
      <w:keepNext w:val="0"/>
      <w:spacing w:before="100" w:beforeAutospacing="1" w:after="100" w:afterAutospacing="1" w:line="240" w:lineRule="auto"/>
      <w:pBdr>
        <w:left w:val="single" w:color="000000" w:sz="8" w:space="0"/>
        <w:bottom w:val="single" w:color="000000" w:sz="8" w:space="0"/>
        <w:right w:val="single" w:color="000000" w:sz="8" w:space="0"/>
      </w:pBdr>
    </w:pPr>
    <w:rPr>
      <w:sz w:val="16"/>
      <w:szCs w:val="16"/>
    </w:rPr>
  </w:style>
  <w:style w:type="paragraph" w:styleId="1707" w:customStyle="1">
    <w:name w:val="xl70"/>
    <w:basedOn w:val="1346"/>
    <w:pPr>
      <w:ind w:firstLine="0"/>
      <w:jc w:val="left"/>
      <w:keepNext w:val="0"/>
      <w:spacing w:before="100" w:beforeAutospacing="1" w:after="100" w:afterAutospacing="1" w:line="240" w:lineRule="auto"/>
      <w:pBdr>
        <w:bottom w:val="single" w:color="000000" w:sz="8" w:space="0"/>
        <w:right w:val="single" w:color="000000" w:sz="8" w:space="0"/>
      </w:pBdr>
    </w:pPr>
    <w:rPr>
      <w:sz w:val="16"/>
      <w:szCs w:val="16"/>
    </w:rPr>
  </w:style>
  <w:style w:type="paragraph" w:styleId="1708" w:customStyle="1">
    <w:name w:val="xl71"/>
    <w:basedOn w:val="1346"/>
    <w:pPr>
      <w:ind w:firstLine="0"/>
      <w:jc w:val="left"/>
      <w:keepNext w:val="0"/>
      <w:spacing w:before="100" w:beforeAutospacing="1" w:after="100" w:afterAutospacing="1" w:line="240" w:lineRule="auto"/>
      <w:pBdr>
        <w:left w:val="single" w:color="000000" w:sz="8" w:space="0"/>
        <w:bottom w:val="single" w:color="000000" w:sz="8" w:space="0"/>
        <w:right w:val="single" w:color="000000" w:sz="8" w:space="0"/>
      </w:pBdr>
    </w:pPr>
  </w:style>
  <w:style w:type="paragraph" w:styleId="1709" w:customStyle="1">
    <w:name w:val="xl72"/>
    <w:basedOn w:val="1346"/>
    <w:pPr>
      <w:ind w:firstLine="0"/>
      <w:jc w:val="left"/>
      <w:keepNext w:val="0"/>
      <w:spacing w:before="100" w:beforeAutospacing="1" w:after="100" w:afterAutospacing="1" w:line="240" w:lineRule="auto"/>
      <w:pBdr>
        <w:left w:val="single" w:color="000000" w:sz="8" w:space="0"/>
        <w:bottom w:val="single" w:color="000000" w:sz="8" w:space="0"/>
        <w:right w:val="single" w:color="000000" w:sz="8" w:space="0"/>
      </w:pBdr>
    </w:pPr>
    <w:rPr>
      <w:sz w:val="16"/>
      <w:szCs w:val="16"/>
    </w:rPr>
  </w:style>
  <w:style w:type="paragraph" w:styleId="1710" w:customStyle="1">
    <w:name w:val="xl73"/>
    <w:basedOn w:val="1346"/>
    <w:pPr>
      <w:ind w:firstLine="0"/>
      <w:jc w:val="left"/>
      <w:keepNext w:val="0"/>
      <w:spacing w:before="100" w:beforeAutospacing="1" w:after="100" w:afterAutospacing="1" w:line="240" w:lineRule="auto"/>
      <w:pBdr>
        <w:left w:val="single" w:color="000000" w:sz="8" w:space="0"/>
        <w:bottom w:val="single" w:color="000000" w:sz="8" w:space="0"/>
        <w:right w:val="single" w:color="000000" w:sz="8" w:space="0"/>
      </w:pBdr>
    </w:pPr>
    <w:rPr>
      <w:sz w:val="16"/>
      <w:szCs w:val="16"/>
    </w:rPr>
  </w:style>
  <w:style w:type="paragraph" w:styleId="1711" w:customStyle="1">
    <w:name w:val="xl74"/>
    <w:basedOn w:val="1346"/>
    <w:pPr>
      <w:ind w:firstLine="0"/>
      <w:jc w:val="right"/>
      <w:keepNext w:val="0"/>
      <w:spacing w:before="100" w:beforeAutospacing="1" w:after="100" w:afterAutospacing="1" w:line="240" w:lineRule="auto"/>
    </w:pPr>
  </w:style>
  <w:style w:type="paragraph" w:styleId="1712" w:customStyle="1">
    <w:name w:val="xl75"/>
    <w:basedOn w:val="1346"/>
    <w:pPr>
      <w:ind w:firstLine="0"/>
      <w:jc w:val="left"/>
      <w:keepNext w:val="0"/>
      <w:spacing w:before="100" w:beforeAutospacing="1" w:after="100" w:afterAutospacing="1" w:line="240" w:lineRule="auto"/>
      <w:pBdr>
        <w:top w:val="single" w:color="000000" w:sz="8" w:space="0"/>
        <w:left w:val="single" w:color="000000" w:sz="8" w:space="0"/>
        <w:bottom w:val="single" w:color="000000" w:sz="8" w:space="0"/>
      </w:pBdr>
    </w:pPr>
    <w:rPr>
      <w:sz w:val="16"/>
      <w:szCs w:val="16"/>
    </w:rPr>
  </w:style>
  <w:style w:type="paragraph" w:styleId="1713" w:customStyle="1">
    <w:name w:val="xl76"/>
    <w:basedOn w:val="1346"/>
    <w:pPr>
      <w:ind w:firstLine="0"/>
      <w:jc w:val="left"/>
      <w:keepNext w:val="0"/>
      <w:spacing w:before="100" w:beforeAutospacing="1" w:after="100" w:afterAutospacing="1" w:line="240" w:lineRule="auto"/>
      <w:pBdr>
        <w:top w:val="single" w:color="000000" w:sz="8" w:space="0"/>
        <w:bottom w:val="single" w:color="000000" w:sz="8" w:space="0"/>
      </w:pBdr>
    </w:pPr>
    <w:rPr>
      <w:sz w:val="16"/>
      <w:szCs w:val="16"/>
    </w:rPr>
  </w:style>
  <w:style w:type="paragraph" w:styleId="1714" w:customStyle="1">
    <w:name w:val="xl77"/>
    <w:basedOn w:val="1346"/>
    <w:pPr>
      <w:ind w:firstLine="0"/>
      <w:jc w:val="left"/>
      <w:keepNext w:val="0"/>
      <w:spacing w:before="100" w:beforeAutospacing="1" w:after="100" w:afterAutospacing="1" w:line="240" w:lineRule="auto"/>
      <w:pBdr>
        <w:top w:val="single" w:color="000000" w:sz="8" w:space="0"/>
        <w:bottom w:val="single" w:color="000000" w:sz="8" w:space="0"/>
        <w:right w:val="single" w:color="000000" w:sz="8" w:space="0"/>
      </w:pBdr>
    </w:pPr>
    <w:rPr>
      <w:sz w:val="16"/>
      <w:szCs w:val="16"/>
    </w:rPr>
  </w:style>
  <w:style w:type="paragraph" w:styleId="1715" w:customStyle="1">
    <w:name w:val="xl78"/>
    <w:basedOn w:val="1346"/>
    <w:pPr>
      <w:ind w:firstLine="0"/>
      <w:jc w:val="center"/>
      <w:keepNext w:val="0"/>
      <w:spacing w:before="100" w:beforeAutospacing="1" w:after="100" w:afterAutospacing="1" w:line="240" w:lineRule="auto"/>
    </w:pPr>
    <w:rPr>
      <w:b/>
      <w:bCs/>
      <w:sz w:val="28"/>
      <w:szCs w:val="28"/>
    </w:rPr>
  </w:style>
  <w:style w:type="paragraph" w:styleId="1716" w:customStyle="1">
    <w:name w:val="xl79"/>
    <w:basedOn w:val="1346"/>
    <w:pPr>
      <w:ind w:firstLine="0"/>
      <w:jc w:val="center"/>
      <w:keepNext w:val="0"/>
      <w:spacing w:before="100" w:beforeAutospacing="1" w:after="100" w:afterAutospacing="1" w:line="240" w:lineRule="auto"/>
    </w:pPr>
    <w:rPr>
      <w:sz w:val="28"/>
      <w:szCs w:val="28"/>
    </w:rPr>
  </w:style>
  <w:style w:type="paragraph" w:styleId="1717" w:customStyle="1">
    <w:name w:val="xl80"/>
    <w:basedOn w:val="1346"/>
    <w:pPr>
      <w:ind w:firstLine="0"/>
      <w:jc w:val="left"/>
      <w:keepNext w:val="0"/>
      <w:spacing w:before="100" w:beforeAutospacing="1" w:after="100" w:afterAutospacing="1" w:line="240" w:lineRule="auto"/>
      <w:pBdr>
        <w:top w:val="single" w:color="000000" w:sz="8" w:space="0"/>
        <w:left w:val="single" w:color="000000" w:sz="8" w:space="0"/>
        <w:right w:val="single" w:color="000000" w:sz="8" w:space="0"/>
      </w:pBdr>
    </w:pPr>
    <w:rPr>
      <w:sz w:val="16"/>
      <w:szCs w:val="16"/>
    </w:rPr>
  </w:style>
  <w:style w:type="paragraph" w:styleId="1718" w:customStyle="1">
    <w:name w:val="xl81"/>
    <w:basedOn w:val="1346"/>
    <w:pPr>
      <w:ind w:firstLine="0"/>
      <w:jc w:val="left"/>
      <w:keepNext w:val="0"/>
      <w:spacing w:before="100" w:beforeAutospacing="1" w:after="100" w:afterAutospacing="1" w:line="240" w:lineRule="auto"/>
      <w:pBdr>
        <w:top w:val="single" w:color="000000" w:sz="8" w:space="0"/>
        <w:left w:val="single" w:color="000000" w:sz="8" w:space="0"/>
        <w:right w:val="single" w:color="000000" w:sz="8" w:space="0"/>
      </w:pBdr>
    </w:pPr>
    <w:rPr>
      <w:sz w:val="16"/>
      <w:szCs w:val="16"/>
    </w:rPr>
  </w:style>
  <w:style w:type="paragraph" w:styleId="1719" w:customStyle="1">
    <w:name w:val="xl82"/>
    <w:basedOn w:val="1346"/>
    <w:pPr>
      <w:ind w:firstLine="0"/>
      <w:jc w:val="center"/>
      <w:keepNext w:val="0"/>
      <w:spacing w:before="100" w:beforeAutospacing="1" w:after="100" w:afterAutospacing="1" w:line="240" w:lineRule="auto"/>
      <w:pBdr>
        <w:top w:val="single" w:color="000000" w:sz="8" w:space="0"/>
        <w:left w:val="single" w:color="000000" w:sz="8" w:space="0"/>
      </w:pBdr>
    </w:pPr>
    <w:rPr>
      <w:sz w:val="16"/>
      <w:szCs w:val="16"/>
    </w:rPr>
  </w:style>
  <w:style w:type="paragraph" w:styleId="1720" w:customStyle="1">
    <w:name w:val="xl83"/>
    <w:basedOn w:val="1346"/>
    <w:pPr>
      <w:ind w:firstLine="0"/>
      <w:jc w:val="center"/>
      <w:keepNext w:val="0"/>
      <w:spacing w:before="100" w:beforeAutospacing="1" w:after="100" w:afterAutospacing="1" w:line="240" w:lineRule="auto"/>
      <w:pBdr>
        <w:top w:val="single" w:color="000000" w:sz="8" w:space="0"/>
        <w:right w:val="single" w:color="000000" w:sz="8" w:space="0"/>
      </w:pBdr>
    </w:pPr>
    <w:rPr>
      <w:sz w:val="16"/>
      <w:szCs w:val="16"/>
    </w:rPr>
  </w:style>
  <w:style w:type="paragraph" w:styleId="1721" w:customStyle="1">
    <w:name w:val="xl84"/>
    <w:basedOn w:val="1346"/>
    <w:pPr>
      <w:ind w:firstLine="0"/>
      <w:jc w:val="center"/>
      <w:keepNext w:val="0"/>
      <w:spacing w:before="100" w:beforeAutospacing="1" w:after="100" w:afterAutospacing="1" w:line="240" w:lineRule="auto"/>
      <w:pBdr>
        <w:left w:val="single" w:color="000000" w:sz="8" w:space="0"/>
        <w:bottom w:val="single" w:color="000000" w:sz="8" w:space="0"/>
      </w:pBdr>
    </w:pPr>
    <w:rPr>
      <w:sz w:val="16"/>
      <w:szCs w:val="16"/>
    </w:rPr>
  </w:style>
  <w:style w:type="paragraph" w:styleId="1722" w:customStyle="1">
    <w:name w:val="xl85"/>
    <w:basedOn w:val="1346"/>
    <w:pPr>
      <w:ind w:firstLine="0"/>
      <w:jc w:val="center"/>
      <w:keepNext w:val="0"/>
      <w:spacing w:before="100" w:beforeAutospacing="1" w:after="100" w:afterAutospacing="1" w:line="240" w:lineRule="auto"/>
      <w:pBdr>
        <w:top w:val="single" w:color="000000" w:sz="8" w:space="0"/>
        <w:left w:val="single" w:color="000000" w:sz="8" w:space="0"/>
      </w:pBdr>
    </w:pPr>
    <w:rPr>
      <w:sz w:val="16"/>
      <w:szCs w:val="16"/>
    </w:rPr>
  </w:style>
  <w:style w:type="paragraph" w:styleId="1723" w:customStyle="1">
    <w:name w:val="xl86"/>
    <w:basedOn w:val="1346"/>
    <w:pPr>
      <w:ind w:firstLine="0"/>
      <w:jc w:val="center"/>
      <w:keepNext w:val="0"/>
      <w:spacing w:before="100" w:beforeAutospacing="1" w:after="100" w:afterAutospacing="1" w:line="240" w:lineRule="auto"/>
      <w:pBdr>
        <w:top w:val="single" w:color="000000" w:sz="8" w:space="0"/>
        <w:right w:val="single" w:color="000000" w:sz="8" w:space="0"/>
      </w:pBdr>
    </w:pPr>
    <w:rPr>
      <w:sz w:val="16"/>
      <w:szCs w:val="16"/>
    </w:rPr>
  </w:style>
  <w:style w:type="paragraph" w:styleId="1724" w:customStyle="1">
    <w:name w:val="xl87"/>
    <w:basedOn w:val="1346"/>
    <w:pPr>
      <w:ind w:firstLine="0"/>
      <w:jc w:val="center"/>
      <w:keepNext w:val="0"/>
      <w:spacing w:before="100" w:beforeAutospacing="1" w:after="100" w:afterAutospacing="1" w:line="240" w:lineRule="auto"/>
      <w:pBdr>
        <w:left w:val="single" w:color="000000" w:sz="8" w:space="0"/>
        <w:bottom w:val="single" w:color="000000" w:sz="8" w:space="0"/>
      </w:pBdr>
    </w:pPr>
    <w:rPr>
      <w:sz w:val="16"/>
      <w:szCs w:val="16"/>
    </w:rPr>
  </w:style>
  <w:style w:type="paragraph" w:styleId="1725" w:customStyle="1">
    <w:name w:val="xl88"/>
    <w:basedOn w:val="1346"/>
    <w:pPr>
      <w:ind w:firstLine="0"/>
      <w:jc w:val="center"/>
      <w:keepNext w:val="0"/>
      <w:spacing w:before="100" w:beforeAutospacing="1" w:after="100" w:afterAutospacing="1" w:line="240" w:lineRule="auto"/>
      <w:pBdr>
        <w:bottom w:val="single" w:color="000000" w:sz="8" w:space="0"/>
        <w:right w:val="single" w:color="000000" w:sz="8" w:space="0"/>
      </w:pBdr>
    </w:pPr>
    <w:rPr>
      <w:sz w:val="16"/>
      <w:szCs w:val="16"/>
    </w:rPr>
  </w:style>
  <w:style w:type="paragraph" w:styleId="1726" w:customStyle="1">
    <w:name w:val="xl89"/>
    <w:basedOn w:val="1346"/>
    <w:pPr>
      <w:ind w:firstLine="0"/>
      <w:jc w:val="center"/>
      <w:keepNext w:val="0"/>
      <w:spacing w:before="100" w:beforeAutospacing="1" w:after="100" w:afterAutospacing="1" w:line="240" w:lineRule="auto"/>
      <w:pBdr>
        <w:top w:val="single" w:color="000000" w:sz="8" w:space="0"/>
        <w:left w:val="single" w:color="000000" w:sz="8" w:space="0"/>
        <w:right w:val="single" w:color="000000" w:sz="8" w:space="0"/>
      </w:pBdr>
    </w:pPr>
    <w:rPr>
      <w:sz w:val="16"/>
      <w:szCs w:val="16"/>
    </w:rPr>
  </w:style>
  <w:style w:type="paragraph" w:styleId="1727" w:customStyle="1">
    <w:name w:val="xl90"/>
    <w:basedOn w:val="1346"/>
    <w:pPr>
      <w:ind w:firstLine="0"/>
      <w:jc w:val="center"/>
      <w:keepNext w:val="0"/>
      <w:spacing w:before="100" w:beforeAutospacing="1" w:after="100" w:afterAutospacing="1" w:line="240" w:lineRule="auto"/>
      <w:pBdr>
        <w:left w:val="single" w:color="000000" w:sz="8" w:space="0"/>
        <w:right w:val="single" w:color="000000" w:sz="8" w:space="0"/>
      </w:pBdr>
    </w:pPr>
    <w:rPr>
      <w:sz w:val="16"/>
      <w:szCs w:val="16"/>
    </w:rPr>
  </w:style>
  <w:style w:type="paragraph" w:styleId="1728" w:customStyle="1">
    <w:name w:val="xl91"/>
    <w:basedOn w:val="1346"/>
    <w:pPr>
      <w:ind w:firstLine="0"/>
      <w:jc w:val="center"/>
      <w:keepNext w:val="0"/>
      <w:spacing w:before="100" w:beforeAutospacing="1" w:after="100" w:afterAutospacing="1" w:line="240" w:lineRule="auto"/>
      <w:pBdr>
        <w:left w:val="single" w:color="000000" w:sz="8" w:space="0"/>
        <w:bottom w:val="single" w:color="000000" w:sz="8" w:space="0"/>
        <w:right w:val="single" w:color="000000" w:sz="8" w:space="0"/>
      </w:pBdr>
    </w:pPr>
    <w:rPr>
      <w:sz w:val="16"/>
      <w:szCs w:val="16"/>
    </w:rPr>
  </w:style>
  <w:style w:type="character" w:styleId="1729" w:customStyle="1">
    <w:name w:val="defaultlabelstyle3"/>
    <w:rPr>
      <w:rFonts w:ascii="open-sans" w:hAnsi="open-sans"/>
      <w:color w:val="333333"/>
      <w:sz w:val="20"/>
      <w:szCs w:val="20"/>
    </w:rPr>
  </w:style>
  <w:style w:type="character" w:styleId="1730" w:customStyle="1">
    <w:name w:val="Заголовок 1 Знак"/>
    <w:link w:val="1347"/>
    <w:rPr>
      <w:rFonts w:ascii="Cambria" w:hAnsi="Cambria" w:cs="Times New Roman"/>
      <w:b/>
      <w:bCs/>
      <w:sz w:val="32"/>
      <w:szCs w:val="32"/>
    </w:rPr>
  </w:style>
  <w:style w:type="character" w:styleId="1731" w:customStyle="1">
    <w:name w:val="Текст выноски Знак1"/>
    <w:uiPriority w:val="99"/>
    <w:semiHidden/>
    <w:rPr>
      <w:rFonts w:ascii="Tahoma" w:hAnsi="Tahoma" w:cs="Tahoma"/>
      <w:sz w:val="16"/>
      <w:szCs w:val="16"/>
    </w:rPr>
  </w:style>
  <w:style w:type="character" w:styleId="1732" w:customStyle="1">
    <w:name w:val="Title Char"/>
    <w:rPr>
      <w:rFonts w:ascii="Cambria" w:hAnsi="Cambria" w:cs="Times New Roman"/>
      <w:b/>
      <w:bCs/>
      <w:sz w:val="32"/>
      <w:szCs w:val="32"/>
    </w:rPr>
  </w:style>
  <w:style w:type="character" w:styleId="1733" w:customStyle="1">
    <w:name w:val="webofficeattributevalue1"/>
    <w:rPr>
      <w:rFonts w:ascii="Verdana" w:hAnsi="Verdana" w:cs="Times New Roman"/>
      <w:color w:val="000000"/>
      <w:sz w:val="18"/>
      <w:szCs w:val="18"/>
      <w:u w:val="none"/>
    </w:rPr>
  </w:style>
  <w:style w:type="paragraph" w:styleId="1734" w:customStyle="1">
    <w:name w:val="Абзац списка5"/>
    <w:basedOn w:val="1346"/>
    <w:uiPriority w:val="34"/>
    <w:qFormat/>
    <w:pPr>
      <w:ind w:left="720" w:firstLine="0"/>
      <w:jc w:val="left"/>
      <w:keepNext w:val="0"/>
      <w:spacing w:line="240" w:lineRule="auto"/>
    </w:pPr>
    <w:rPr>
      <w:rFonts w:eastAsia="Calibri"/>
    </w:rPr>
  </w:style>
  <w:style w:type="character" w:styleId="1735" w:customStyle="1">
    <w:name w:val="Текст примечания Знак1"/>
    <w:uiPriority w:val="99"/>
    <w:semiHidden/>
    <w:rPr>
      <w:rFonts w:ascii="Arial" w:hAnsi="Arial" w:cs="Arial"/>
    </w:rPr>
  </w:style>
  <w:style w:type="character" w:styleId="1736" w:customStyle="1">
    <w:name w:val="Ариал Знак1"/>
    <w:link w:val="1590"/>
    <w:rPr>
      <w:rFonts w:ascii="Arial" w:hAnsi="Arial" w:eastAsia="Arial" w:cs="Arial"/>
      <w:color w:val="000000"/>
      <w:sz w:val="24"/>
      <w:szCs w:val="24"/>
    </w:rPr>
  </w:style>
  <w:style w:type="character" w:styleId="1737">
    <w:name w:val="HTML Typewriter"/>
    <w:uiPriority w:val="99"/>
    <w:semiHidden/>
    <w:rPr>
      <w:rFonts w:ascii="Courier New" w:hAnsi="Courier New" w:cs="Courier New"/>
      <w:sz w:val="20"/>
      <w:szCs w:val="20"/>
    </w:rPr>
  </w:style>
  <w:style w:type="character" w:styleId="1738" w:customStyle="1">
    <w:name w:val="Верхний колонтитул Знак"/>
    <w:link w:val="1376"/>
    <w:semiHidden/>
    <w:rPr>
      <w:rFonts w:ascii="Arial" w:hAnsi="Arial" w:cs="Arial"/>
      <w:sz w:val="20"/>
      <w:szCs w:val="20"/>
    </w:rPr>
  </w:style>
  <w:style w:type="paragraph" w:styleId="1739" w:customStyle="1">
    <w:name w:val="Без интервала1"/>
    <w:rPr>
      <w:sz w:val="22"/>
      <w:szCs w:val="22"/>
      <w:lang w:eastAsia="en-US"/>
    </w:rPr>
  </w:style>
  <w:style w:type="character" w:styleId="1740" w:customStyle="1">
    <w:name w:val="Тема примечания Знак1"/>
    <w:uiPriority w:val="99"/>
    <w:semiHidden/>
    <w:rPr>
      <w:rFonts w:ascii="Arial" w:hAnsi="Arial" w:cs="Arial"/>
      <w:b/>
      <w:bCs/>
    </w:rPr>
  </w:style>
  <w:style w:type="character" w:styleId="1741" w:customStyle="1">
    <w:name w:val="Знак Знак6"/>
    <w:uiPriority w:val="99"/>
    <w:rPr>
      <w:rFonts w:ascii="Arial" w:hAnsi="Arial" w:cs="Arial"/>
      <w:sz w:val="16"/>
      <w:szCs w:val="16"/>
      <w:lang w:eastAsia="ru-RU"/>
    </w:rPr>
  </w:style>
  <w:style w:type="character" w:styleId="1742" w:customStyle="1">
    <w:name w:val="Body Text Indent 3 Char"/>
    <w:semiHidden/>
    <w:rPr>
      <w:rFonts w:ascii="Arial" w:hAnsi="Arial" w:cs="Arial"/>
      <w:sz w:val="16"/>
      <w:szCs w:val="16"/>
    </w:rPr>
  </w:style>
  <w:style w:type="character" w:styleId="1743" w:customStyle="1">
    <w:name w:val="Body Text Char"/>
    <w:semiHidden/>
    <w:rPr>
      <w:rFonts w:ascii="Arial" w:hAnsi="Arial" w:cs="Arial"/>
      <w:sz w:val="20"/>
      <w:szCs w:val="20"/>
    </w:rPr>
  </w:style>
  <w:style w:type="character" w:styleId="1744" w:customStyle="1">
    <w:name w:val="Основной текст 3 Знак1"/>
    <w:rPr>
      <w:rFonts w:ascii="Times New Roman" w:hAnsi="Times New Roman" w:eastAsia="Times New Roman" w:cs="Times New Roman"/>
      <w:sz w:val="16"/>
      <w:szCs w:val="16"/>
    </w:rPr>
  </w:style>
  <w:style w:type="character" w:styleId="1745" w:customStyle="1">
    <w:name w:val="Заголовок 1 Знак Знак Знак Знак Знак Знак Знак Знак Знак Знак Знак Знак Знак Знак Знак Знак Знак Знак Знак Знак Знак Знак Знак Знак Знак Знак Знак;Document Header1 Знак;H1 Знак Знак;Заголовок 1 Знак1;Знак Знак1;H1 Знак1"/>
    <w:uiPriority w:val="99"/>
    <w:rPr>
      <w:sz w:val="24"/>
      <w:szCs w:val="24"/>
      <w:lang w:val="ru-RU" w:eastAsia="ru-RU" w:bidi="ar-SA"/>
    </w:rPr>
  </w:style>
  <w:style w:type="character" w:styleId="1746" w:customStyle="1">
    <w:name w:val="2 Знак;sub-sect Знак;H2 Знак;h2 Знак;Б2 Знак;RTC Знак;iz2 Знак Знак;Заголовок 2 Знак1;iz2 Знак1;Заголовок 2 Знак Знак;Раздел Знак Знак;H2 Знак Знак;Заголовок 21 Знак;Заголовок 1 + Times New Roman Знак;14 пт Знак;Перед:  0 пт Знак;После:  0 пт Знак Знак"/>
    <w:rPr>
      <w:b/>
      <w:bCs/>
      <w:sz w:val="32"/>
      <w:szCs w:val="32"/>
      <w:lang w:val="ru-RU" w:eastAsia="ru-RU" w:bidi="ar-SA"/>
    </w:rPr>
  </w:style>
  <w:style w:type="character" w:styleId="1747" w:customStyle="1">
    <w:name w:val="текст Знак Знак"/>
    <w:rPr>
      <w:sz w:val="28"/>
      <w:szCs w:val="28"/>
      <w:lang w:val="ru-RU" w:eastAsia="ru-RU" w:bidi="ar-SA"/>
    </w:rPr>
  </w:style>
  <w:style w:type="character" w:styleId="1748" w:customStyle="1">
    <w:name w:val="комментарий"/>
    <w:rPr>
      <w:b/>
      <w:bCs/>
      <w:i/>
      <w:iCs/>
      <w:shd w:val="clear" w:color="auto" w:fill="ffff99"/>
    </w:rPr>
  </w:style>
  <w:style w:type="paragraph" w:styleId="1749" w:customStyle="1">
    <w:name w:val="ConsNormal"/>
    <w:pPr>
      <w:ind w:firstLine="720"/>
      <w:widowControl w:val="off"/>
    </w:pPr>
    <w:rPr>
      <w:rFonts w:ascii="Arial" w:hAnsi="Arial" w:eastAsia="Times New Roman" w:cs="Arial"/>
      <w:lang w:eastAsia="ru-RU"/>
    </w:rPr>
  </w:style>
  <w:style w:type="paragraph" w:styleId="1750" w:customStyle="1">
    <w:name w:val="Íîðìàëüíûé"/>
    <w:rPr>
      <w:rFonts w:ascii="Times New Roman" w:hAnsi="Times New Roman" w:eastAsia="Times New Roman"/>
      <w:sz w:val="24"/>
      <w:szCs w:val="24"/>
      <w:lang w:val="en-GB" w:eastAsia="ru-RU"/>
    </w:rPr>
  </w:style>
  <w:style w:type="paragraph" w:styleId="1751" w:customStyle="1">
    <w:name w:val="Т"/>
    <w:basedOn w:val="1346"/>
    <w:link w:val="1752"/>
    <w:uiPriority w:val="99"/>
    <w:pPr>
      <w:keepNext w:val="0"/>
      <w:spacing w:line="240" w:lineRule="auto"/>
      <w:widowControl w:val="off"/>
    </w:pPr>
    <w:rPr>
      <w:rFonts w:eastAsia="Calibri"/>
    </w:rPr>
  </w:style>
  <w:style w:type="character" w:styleId="1752" w:customStyle="1">
    <w:name w:val="Т Знак"/>
    <w:link w:val="1751"/>
    <w:uiPriority w:val="99"/>
    <w:rPr>
      <w:rFonts w:ascii="Times New Roman" w:hAnsi="Times New Roman"/>
      <w:sz w:val="24"/>
      <w:szCs w:val="24"/>
    </w:rPr>
  </w:style>
  <w:style w:type="paragraph" w:styleId="1753" w:customStyle="1">
    <w:name w:val="Знак Знак Знак1"/>
    <w:basedOn w:val="1346"/>
    <w:pPr>
      <w:ind w:firstLine="0"/>
      <w:jc w:val="left"/>
      <w:keepNext w:val="0"/>
      <w:spacing w:after="160" w:line="240" w:lineRule="exact"/>
      <w:tabs>
        <w:tab w:val="num" w:pos="360" w:leader="none"/>
      </w:tabs>
    </w:pPr>
    <w:rPr>
      <w:rFonts w:ascii="Verdana" w:hAnsi="Verdana" w:cs="Verdana"/>
      <w:sz w:val="20"/>
      <w:szCs w:val="20"/>
      <w:lang w:val="en-US" w:eastAsia="en-US"/>
    </w:rPr>
  </w:style>
  <w:style w:type="paragraph" w:styleId="1754" w:customStyle="1">
    <w:name w:val="font6"/>
    <w:basedOn w:val="1346"/>
    <w:pPr>
      <w:ind w:firstLine="0"/>
      <w:jc w:val="left"/>
      <w:keepNext w:val="0"/>
      <w:spacing w:before="100" w:beforeAutospacing="1" w:after="100" w:afterAutospacing="1" w:line="240" w:lineRule="auto"/>
    </w:pPr>
    <w:rPr>
      <w:rFonts w:ascii="Arial CYR" w:hAnsi="Arial CYR" w:eastAsia="Arial Unicode MS" w:cs="Arial CYR"/>
    </w:rPr>
  </w:style>
  <w:style w:type="paragraph" w:styleId="1755" w:customStyle="1">
    <w:name w:val="Таблицы (моноширинный)"/>
    <w:basedOn w:val="1346"/>
    <w:next w:val="1346"/>
    <w:pPr>
      <w:ind w:firstLine="0"/>
      <w:keepNext w:val="0"/>
      <w:spacing w:line="240" w:lineRule="auto"/>
    </w:pPr>
    <w:rPr>
      <w:rFonts w:ascii="Courier New" w:hAnsi="Courier New" w:cs="Courier New"/>
      <w:sz w:val="32"/>
      <w:szCs w:val="32"/>
    </w:rPr>
  </w:style>
  <w:style w:type="character" w:styleId="1756" w:customStyle="1">
    <w:name w:val="Цветовое выделение"/>
    <w:rPr>
      <w:b/>
      <w:bCs/>
      <w:color w:val="000080"/>
      <w:sz w:val="28"/>
      <w:szCs w:val="28"/>
    </w:rPr>
  </w:style>
  <w:style w:type="paragraph" w:styleId="1757" w:customStyle="1">
    <w:name w:val="Прижатый влево"/>
    <w:basedOn w:val="1346"/>
    <w:next w:val="1346"/>
    <w:pPr>
      <w:ind w:firstLine="0"/>
      <w:jc w:val="left"/>
      <w:keepNext w:val="0"/>
      <w:spacing w:line="240" w:lineRule="auto"/>
    </w:pPr>
    <w:rPr>
      <w:rFonts w:ascii="Arial" w:hAnsi="Arial"/>
      <w:sz w:val="28"/>
      <w:szCs w:val="28"/>
    </w:rPr>
  </w:style>
  <w:style w:type="character" w:styleId="1758" w:customStyle="1">
    <w:name w:val="Гипертекстовая ссылка"/>
    <w:rPr>
      <w:b/>
      <w:bCs/>
      <w:color w:val="008000"/>
      <w:sz w:val="28"/>
      <w:szCs w:val="28"/>
    </w:rPr>
  </w:style>
  <w:style w:type="character" w:styleId="1759" w:customStyle="1">
    <w:name w:val="Стандартный HTML Знак1"/>
    <w:uiPriority w:val="99"/>
    <w:semiHidden/>
    <w:rPr>
      <w:rFonts w:ascii="Consolas" w:hAnsi="Consolas" w:cs="Consolas"/>
    </w:rPr>
  </w:style>
  <w:style w:type="character" w:styleId="1760" w:customStyle="1">
    <w:name w:val="RTF_Num 2 1"/>
    <w:rPr>
      <w:rFonts w:ascii="Symbol" w:hAnsi="Symbol"/>
    </w:rPr>
  </w:style>
  <w:style w:type="character" w:styleId="1761" w:customStyle="1">
    <w:name w:val="бычный Знак"/>
    <w:link w:val="1621"/>
    <w:rPr>
      <w:rFonts w:ascii="Times New Roman" w:hAnsi="Times New Roman" w:eastAsia="Arial Unicode MS" w:cs="Arial Unicode MS"/>
      <w:color w:val="000000"/>
      <w:sz w:val="24"/>
      <w:szCs w:val="24"/>
    </w:rPr>
  </w:style>
  <w:style w:type="character" w:styleId="1762" w:customStyle="1">
    <w:name w:val="Заголовок 3 Знак1;H3 Знак1"/>
    <w:semiHidden/>
    <w:rPr>
      <w:rFonts w:ascii="Cambria" w:hAnsi="Cambria" w:eastAsia="Times New Roman" w:cs="Times New Roman"/>
      <w:b/>
      <w:bCs/>
      <w:color w:val="4f81bd"/>
    </w:rPr>
  </w:style>
  <w:style w:type="character" w:styleId="1763" w:customStyle="1">
    <w:name w:val="Заголовок 5 Знак1;H5 Знак1;h5 Знак1;h51 Знак1;H51 Знак1;h52 Знак1;test Знак1;Block Label Знак1;Level 3 - i Знак1"/>
    <w:semiHidden/>
    <w:rPr>
      <w:rFonts w:ascii="Cambria" w:hAnsi="Cambria" w:eastAsia="Times New Roman" w:cs="Times New Roman"/>
      <w:color w:val="243f60"/>
    </w:rPr>
  </w:style>
  <w:style w:type="character" w:styleId="1764" w:customStyle="1">
    <w:name w:val="Заголовок 6 Знак1;RTC 6 Знак1"/>
    <w:semiHidden/>
    <w:rPr>
      <w:rFonts w:ascii="Cambria" w:hAnsi="Cambria" w:eastAsia="Times New Roman" w:cs="Times New Roman"/>
      <w:i/>
      <w:iCs/>
      <w:color w:val="243f60"/>
    </w:rPr>
  </w:style>
  <w:style w:type="character" w:styleId="1765" w:customStyle="1">
    <w:name w:val="Заголовок 7 Знак1;RTC7 Знак1"/>
    <w:semiHidden/>
    <w:rPr>
      <w:rFonts w:ascii="Cambria" w:hAnsi="Cambria" w:eastAsia="Times New Roman" w:cs="Times New Roman"/>
      <w:i/>
      <w:iCs/>
      <w:color w:val="404040"/>
    </w:rPr>
  </w:style>
  <w:style w:type="character" w:styleId="1766" w:customStyle="1">
    <w:name w:val="Основной текст с отступом Знак1;текст Знак1"/>
    <w:semiHidden/>
    <w:rPr>
      <w:rFonts w:ascii="Arial" w:hAnsi="Arial" w:cs="Arial"/>
    </w:rPr>
  </w:style>
  <w:style w:type="paragraph" w:styleId="1767" w:customStyle="1">
    <w:name w:val="Без интервала12"/>
    <w:rPr>
      <w:sz w:val="22"/>
      <w:szCs w:val="22"/>
      <w:lang w:eastAsia="en-US"/>
    </w:rPr>
  </w:style>
  <w:style w:type="paragraph" w:styleId="1768" w:customStyle="1">
    <w:name w:val="Рецензия1"/>
    <w:hidden/>
    <w:uiPriority w:val="99"/>
    <w:semiHidden/>
    <w:rPr>
      <w:rFonts w:ascii="Arial" w:hAnsi="Arial" w:cs="Arial"/>
      <w:lang w:eastAsia="ru-RU"/>
    </w:rPr>
  </w:style>
  <w:style w:type="paragraph" w:styleId="1769">
    <w:name w:val="List Bullet"/>
    <w:basedOn w:val="1346"/>
    <w:unhideWhenUsed/>
    <w:pPr>
      <w:ind w:left="360" w:hanging="360"/>
      <w:jc w:val="left"/>
      <w:keepNext w:val="0"/>
      <w:spacing w:line="240" w:lineRule="auto"/>
    </w:pPr>
  </w:style>
  <w:style w:type="paragraph" w:styleId="1770">
    <w:name w:val="List Bullet 3"/>
    <w:basedOn w:val="1346"/>
    <w:unhideWhenUsed/>
    <w:pPr>
      <w:numPr>
        <w:ilvl w:val="0"/>
        <w:numId w:val="12"/>
      </w:numPr>
      <w:ind w:left="1620" w:hanging="360"/>
      <w:keepNext w:val="0"/>
      <w:spacing w:line="240" w:lineRule="auto"/>
      <w:tabs>
        <w:tab w:val="num" w:pos="1620" w:leader="none"/>
      </w:tabs>
    </w:pPr>
    <w:rPr>
      <w:sz w:val="28"/>
      <w:szCs w:val="28"/>
    </w:rPr>
  </w:style>
  <w:style w:type="paragraph" w:styleId="1771" w:customStyle="1">
    <w:name w:val="Подподпункт"/>
    <w:basedOn w:val="1346"/>
    <w:link w:val="1868"/>
    <w:pPr>
      <w:ind w:left="1008" w:hanging="1008"/>
      <w:keepNext w:val="0"/>
      <w:spacing w:line="360" w:lineRule="auto"/>
      <w:tabs>
        <w:tab w:val="num" w:pos="1008" w:leader="none"/>
      </w:tabs>
    </w:pPr>
    <w:rPr>
      <w:rFonts w:eastAsia="Calibri"/>
      <w:sz w:val="28"/>
      <w:szCs w:val="28"/>
    </w:rPr>
  </w:style>
  <w:style w:type="paragraph" w:styleId="1772" w:customStyle="1">
    <w:name w:val="Абзац списка3"/>
    <w:basedOn w:val="1346"/>
    <w:pPr>
      <w:ind w:left="720" w:firstLine="0"/>
      <w:jc w:val="left"/>
      <w:keepNext w:val="0"/>
      <w:spacing w:line="240" w:lineRule="auto"/>
    </w:pPr>
  </w:style>
  <w:style w:type="paragraph" w:styleId="1773" w:customStyle="1">
    <w:name w:val="_Маркер (номер) - без заголовка"/>
    <w:basedOn w:val="1346"/>
    <w:pPr>
      <w:ind w:left="1304" w:hanging="595"/>
      <w:jc w:val="left"/>
      <w:keepNext w:val="0"/>
      <w:spacing w:line="360" w:lineRule="auto"/>
    </w:pPr>
    <w:rPr>
      <w:szCs w:val="20"/>
    </w:rPr>
  </w:style>
  <w:style w:type="paragraph" w:styleId="1774" w:customStyle="1">
    <w:name w:val="CM4"/>
    <w:basedOn w:val="1346"/>
    <w:next w:val="1346"/>
    <w:pPr>
      <w:ind w:firstLine="0"/>
      <w:jc w:val="left"/>
      <w:keepNext w:val="0"/>
      <w:spacing w:line="246" w:lineRule="atLeast"/>
      <w:widowControl w:val="off"/>
    </w:pPr>
    <w:rPr>
      <w:rFonts w:ascii="HiddenHorzOCl" w:hAnsi="HiddenHorzOCl" w:eastAsia="Calibri"/>
      <w:lang w:eastAsia="ar-SA"/>
    </w:rPr>
  </w:style>
  <w:style w:type="paragraph" w:styleId="1775" w:customStyle="1">
    <w:name w:val="xl48"/>
    <w:basedOn w:val="1346"/>
    <w:pPr>
      <w:ind w:firstLine="0"/>
      <w:jc w:val="center"/>
      <w:keepNext w:val="0"/>
      <w:spacing w:before="100" w:beforeAutospacing="1" w:after="100" w:afterAutospacing="1" w:line="240" w:lineRule="auto"/>
    </w:pPr>
    <w:rPr>
      <w:rFonts w:ascii="Arial CYR" w:hAnsi="Arial CYR" w:cs="Arial CYR"/>
      <w:b/>
      <w:bCs/>
    </w:rPr>
  </w:style>
  <w:style w:type="paragraph" w:styleId="1776" w:customStyle="1">
    <w:name w:val="Пункт"/>
    <w:basedOn w:val="1346"/>
    <w:link w:val="1859"/>
    <w:pPr>
      <w:ind w:left="720" w:hanging="720"/>
      <w:keepNext w:val="0"/>
      <w:spacing w:line="360" w:lineRule="auto"/>
      <w:tabs>
        <w:tab w:val="num" w:pos="720" w:leader="none"/>
      </w:tabs>
    </w:pPr>
    <w:rPr>
      <w:sz w:val="28"/>
      <w:szCs w:val="28"/>
    </w:rPr>
  </w:style>
  <w:style w:type="paragraph" w:styleId="1777" w:customStyle="1">
    <w:name w:val="Подпункт"/>
    <w:basedOn w:val="1776"/>
    <w:pPr>
      <w:ind w:left="864" w:hanging="864"/>
      <w:tabs>
        <w:tab w:val="clear" w:pos="720" w:leader="none"/>
        <w:tab w:val="num" w:pos="864" w:leader="none"/>
      </w:tabs>
    </w:pPr>
  </w:style>
  <w:style w:type="paragraph" w:styleId="1778" w:customStyle="1">
    <w:name w:val="пункт-4"/>
    <w:basedOn w:val="1346"/>
    <w:pPr>
      <w:numPr>
        <w:ilvl w:val="3"/>
        <w:numId w:val="13"/>
      </w:numPr>
      <w:ind w:left="1418" w:hanging="1418"/>
      <w:keepNext w:val="0"/>
      <w:spacing w:line="360" w:lineRule="auto"/>
      <w:tabs>
        <w:tab w:val="num" w:pos="1418" w:leader="none"/>
      </w:tabs>
    </w:pPr>
  </w:style>
  <w:style w:type="paragraph" w:styleId="1779" w:customStyle="1">
    <w:name w:val="lev2"/>
    <w:basedOn w:val="1537"/>
    <w:pPr>
      <w:numPr>
        <w:ilvl w:val="1"/>
        <w:numId w:val="11"/>
      </w:numPr>
      <w:spacing w:before="0" w:after="0" w:line="240" w:lineRule="auto"/>
    </w:pPr>
    <w:rPr>
      <w:rFonts w:cs="Arial"/>
      <w:color w:val="000000"/>
      <w:sz w:val="24"/>
      <w:szCs w:val="24"/>
    </w:rPr>
  </w:style>
  <w:style w:type="paragraph" w:styleId="1780" w:customStyle="1">
    <w:name w:val="Контракт-пункт"/>
    <w:basedOn w:val="1346"/>
    <w:pPr>
      <w:ind w:left="576" w:hanging="576"/>
      <w:keepNext w:val="0"/>
      <w:spacing w:line="360" w:lineRule="auto"/>
      <w:tabs>
        <w:tab w:val="num" w:pos="576" w:leader="none"/>
        <w:tab w:val="left" w:pos="1134" w:leader="none"/>
      </w:tabs>
    </w:pPr>
  </w:style>
  <w:style w:type="paragraph" w:styleId="1781" w:customStyle="1">
    <w:name w:val="Контракт-подпункт"/>
    <w:basedOn w:val="1346"/>
    <w:pPr>
      <w:ind w:left="720" w:hanging="720"/>
      <w:keepNext w:val="0"/>
      <w:spacing w:line="360" w:lineRule="auto"/>
      <w:tabs>
        <w:tab w:val="num" w:pos="720" w:leader="none"/>
        <w:tab w:val="left" w:pos="1134" w:leader="none"/>
      </w:tabs>
    </w:pPr>
  </w:style>
  <w:style w:type="paragraph" w:styleId="1782" w:customStyle="1">
    <w:name w:val="font5"/>
    <w:basedOn w:val="1346"/>
    <w:pPr>
      <w:ind w:firstLine="0"/>
      <w:jc w:val="left"/>
      <w:keepNext w:val="0"/>
      <w:spacing w:before="100" w:beforeAutospacing="1" w:after="100" w:afterAutospacing="1" w:line="240" w:lineRule="auto"/>
    </w:pPr>
    <w:rPr>
      <w:rFonts w:ascii="Arial CYR" w:hAnsi="Arial CYR" w:cs="Arial CYR"/>
      <w:b/>
      <w:bCs/>
      <w:sz w:val="28"/>
      <w:szCs w:val="28"/>
    </w:rPr>
  </w:style>
  <w:style w:type="paragraph" w:styleId="1783" w:customStyle="1">
    <w:name w:val="font7"/>
    <w:basedOn w:val="1346"/>
    <w:pPr>
      <w:ind w:firstLine="0"/>
      <w:jc w:val="left"/>
      <w:keepNext w:val="0"/>
      <w:spacing w:before="100" w:beforeAutospacing="1" w:after="100" w:afterAutospacing="1" w:line="240" w:lineRule="auto"/>
    </w:pPr>
    <w:rPr>
      <w:rFonts w:ascii="Arial CYR" w:hAnsi="Arial CYR" w:cs="Arial CYR"/>
      <w:b/>
      <w:bCs/>
      <w:sz w:val="16"/>
      <w:szCs w:val="16"/>
    </w:rPr>
  </w:style>
  <w:style w:type="paragraph" w:styleId="1784" w:customStyle="1">
    <w:name w:val="font8"/>
    <w:basedOn w:val="1346"/>
    <w:pPr>
      <w:ind w:firstLine="0"/>
      <w:jc w:val="left"/>
      <w:keepNext w:val="0"/>
      <w:spacing w:before="100" w:beforeAutospacing="1" w:after="100" w:afterAutospacing="1" w:line="240" w:lineRule="auto"/>
    </w:pPr>
    <w:rPr>
      <w:rFonts w:ascii="Arial CYR" w:hAnsi="Arial CYR" w:cs="Arial CYR"/>
      <w:sz w:val="26"/>
      <w:szCs w:val="26"/>
    </w:rPr>
  </w:style>
  <w:style w:type="paragraph" w:styleId="1785" w:customStyle="1">
    <w:name w:val="font9"/>
    <w:basedOn w:val="1346"/>
    <w:pPr>
      <w:ind w:firstLine="0"/>
      <w:jc w:val="left"/>
      <w:keepNext w:val="0"/>
      <w:spacing w:before="100" w:beforeAutospacing="1" w:after="100" w:afterAutospacing="1" w:line="240" w:lineRule="auto"/>
    </w:pPr>
    <w:rPr>
      <w:rFonts w:ascii="Arial CYR" w:hAnsi="Arial CYR" w:cs="Arial CYR"/>
      <w:i/>
      <w:iCs/>
      <w:sz w:val="28"/>
      <w:szCs w:val="28"/>
    </w:rPr>
  </w:style>
  <w:style w:type="paragraph" w:styleId="1786" w:customStyle="1">
    <w:name w:val="xl23"/>
    <w:basedOn w:val="1346"/>
    <w:pPr>
      <w:ind w:firstLine="0"/>
      <w:jc w:val="left"/>
      <w:keepNext w:val="0"/>
      <w:spacing w:before="100" w:beforeAutospacing="1" w:after="100" w:afterAutospacing="1" w:line="240" w:lineRule="auto"/>
    </w:pPr>
    <w:rPr>
      <w:rFonts w:ascii="Arial CYR" w:hAnsi="Arial CYR" w:cs="Arial CYR"/>
    </w:rPr>
  </w:style>
  <w:style w:type="paragraph" w:styleId="1787" w:customStyle="1">
    <w:name w:val="xl24"/>
    <w:basedOn w:val="1346"/>
    <w:pPr>
      <w:ind w:firstLine="0"/>
      <w:jc w:val="left"/>
      <w:keepNext w:val="0"/>
      <w:spacing w:before="100" w:beforeAutospacing="1" w:after="100" w:afterAutospacing="1" w:line="240" w:lineRule="auto"/>
    </w:pPr>
    <w:rPr>
      <w:rFonts w:ascii="Arial CYR" w:hAnsi="Arial CYR" w:cs="Arial CYR"/>
      <w:sz w:val="28"/>
      <w:szCs w:val="28"/>
    </w:rPr>
  </w:style>
  <w:style w:type="paragraph" w:styleId="1788" w:customStyle="1">
    <w:name w:val="xl25"/>
    <w:basedOn w:val="1346"/>
    <w:pPr>
      <w:ind w:firstLine="0"/>
      <w:jc w:val="left"/>
      <w:keepNext w:val="0"/>
      <w:spacing w:before="100" w:beforeAutospacing="1" w:after="100" w:afterAutospacing="1" w:line="240" w:lineRule="auto"/>
      <w:shd w:val="clear" w:color="auto" w:fill="ffffff"/>
    </w:pPr>
    <w:rPr>
      <w:rFonts w:ascii="Arial CYR" w:hAnsi="Arial CYR" w:cs="Arial CYR"/>
      <w:sz w:val="28"/>
      <w:szCs w:val="28"/>
    </w:rPr>
  </w:style>
  <w:style w:type="paragraph" w:styleId="1789" w:customStyle="1">
    <w:name w:val="xl26"/>
    <w:basedOn w:val="1346"/>
    <w:pPr>
      <w:ind w:firstLine="0"/>
      <w:jc w:val="center"/>
      <w:keepNext w:val="0"/>
      <w:spacing w:before="100" w:beforeAutospacing="1" w:after="100" w:afterAutospacing="1" w:line="240" w:lineRule="auto"/>
      <w:shd w:val="clear" w:color="auto" w:fill="ffffff"/>
    </w:pPr>
    <w:rPr>
      <w:rFonts w:ascii="Arial CYR" w:hAnsi="Arial CYR" w:cs="Arial CYR"/>
      <w:b/>
      <w:bCs/>
      <w:sz w:val="28"/>
      <w:szCs w:val="28"/>
    </w:rPr>
  </w:style>
  <w:style w:type="paragraph" w:styleId="1790" w:customStyle="1">
    <w:name w:val="xl27"/>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bottom w:val="single" w:color="000000" w:sz="4" w:space="0"/>
        <w:right w:val="single" w:color="000000" w:sz="4" w:space="0"/>
      </w:pBdr>
    </w:pPr>
    <w:rPr>
      <w:rFonts w:ascii="Arial CYR" w:hAnsi="Arial CYR" w:cs="Arial CYR"/>
      <w:b/>
      <w:bCs/>
      <w:sz w:val="18"/>
      <w:szCs w:val="18"/>
    </w:rPr>
  </w:style>
  <w:style w:type="paragraph" w:styleId="1791" w:customStyle="1">
    <w:name w:val="xl29"/>
    <w:basedOn w:val="1346"/>
    <w:pPr>
      <w:ind w:firstLine="0"/>
      <w:jc w:val="center"/>
      <w:keepNext w:val="0"/>
      <w:spacing w:before="100" w:beforeAutospacing="1" w:after="100" w:afterAutospacing="1" w:line="240" w:lineRule="auto"/>
      <w:shd w:val="clear" w:color="auto" w:fill="ffffff"/>
    </w:pPr>
    <w:rPr>
      <w:rFonts w:ascii="Arial CYR" w:hAnsi="Arial CYR" w:cs="Arial CYR"/>
    </w:rPr>
  </w:style>
  <w:style w:type="paragraph" w:styleId="1792" w:customStyle="1">
    <w:name w:val="xl31"/>
    <w:basedOn w:val="1346"/>
    <w:pPr>
      <w:ind w:firstLine="0"/>
      <w:jc w:val="center"/>
      <w:keepNext w:val="0"/>
      <w:spacing w:before="100" w:beforeAutospacing="1" w:after="100" w:afterAutospacing="1" w:line="240" w:lineRule="auto"/>
      <w:shd w:val="clear" w:color="auto" w:fill="ffffff"/>
    </w:pPr>
    <w:rPr>
      <w:rFonts w:ascii="Arial CYR" w:hAnsi="Arial CYR" w:cs="Arial CYR"/>
      <w:b/>
      <w:bCs/>
      <w:i/>
      <w:iCs/>
      <w:sz w:val="16"/>
      <w:szCs w:val="16"/>
    </w:rPr>
  </w:style>
  <w:style w:type="paragraph" w:styleId="1793" w:customStyle="1">
    <w:name w:val="xl32"/>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bottom w:val="single" w:color="000000" w:sz="4" w:space="0"/>
        <w:right w:val="single" w:color="000000" w:sz="4" w:space="0"/>
      </w:pBdr>
    </w:pPr>
    <w:rPr>
      <w:rFonts w:ascii="Arial CYR" w:hAnsi="Arial CYR" w:cs="Arial CYR"/>
      <w:sz w:val="26"/>
      <w:szCs w:val="26"/>
    </w:rPr>
  </w:style>
  <w:style w:type="paragraph" w:styleId="1794" w:customStyle="1">
    <w:name w:val="xl33"/>
    <w:basedOn w:val="1346"/>
    <w:pPr>
      <w:ind w:firstLine="0"/>
      <w:jc w:val="center"/>
      <w:keepNext w:val="0"/>
      <w:spacing w:before="100" w:beforeAutospacing="1" w:after="100" w:afterAutospacing="1" w:line="240" w:lineRule="auto"/>
      <w:shd w:val="clear" w:color="auto" w:fill="ffffff"/>
    </w:pPr>
    <w:rPr>
      <w:rFonts w:ascii="Arial CYR" w:hAnsi="Arial CYR" w:cs="Arial CYR"/>
    </w:rPr>
  </w:style>
  <w:style w:type="paragraph" w:styleId="1795" w:customStyle="1">
    <w:name w:val="xl34"/>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796" w:customStyle="1">
    <w:name w:val="xl35"/>
    <w:basedOn w:val="1346"/>
    <w:pPr>
      <w:ind w:firstLine="0"/>
      <w:jc w:val="center"/>
      <w:keepNext w:val="0"/>
      <w:spacing w:before="100" w:beforeAutospacing="1" w:after="100" w:afterAutospacing="1" w:line="240" w:lineRule="auto"/>
      <w:shd w:val="clear" w:color="auto" w:fill="ffffff"/>
    </w:pPr>
    <w:rPr>
      <w:rFonts w:ascii="Arial CYR" w:hAnsi="Arial CYR" w:cs="Arial CYR"/>
    </w:rPr>
  </w:style>
  <w:style w:type="paragraph" w:styleId="1797" w:customStyle="1">
    <w:name w:val="xl36"/>
    <w:basedOn w:val="1346"/>
    <w:pPr>
      <w:ind w:firstLine="0"/>
      <w:jc w:val="center"/>
      <w:keepNext w:val="0"/>
      <w:spacing w:before="100" w:beforeAutospacing="1" w:after="100" w:afterAutospacing="1" w:line="240" w:lineRule="auto"/>
      <w:shd w:val="clear" w:color="auto" w:fill="ffffff"/>
    </w:pPr>
    <w:rPr>
      <w:rFonts w:ascii="Arial CYR" w:hAnsi="Arial CYR" w:cs="Arial CYR"/>
    </w:rPr>
  </w:style>
  <w:style w:type="paragraph" w:styleId="1798" w:customStyle="1">
    <w:name w:val="xl37"/>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799" w:customStyle="1">
    <w:name w:val="xl38"/>
    <w:basedOn w:val="1346"/>
    <w:pPr>
      <w:ind w:firstLine="0"/>
      <w:jc w:val="center"/>
      <w:keepNext w:val="0"/>
      <w:spacing w:before="100" w:beforeAutospacing="1" w:after="100" w:afterAutospacing="1" w:line="240" w:lineRule="auto"/>
      <w:shd w:val="clear" w:color="auto" w:fill="ffffff"/>
    </w:pPr>
    <w:rPr>
      <w:rFonts w:ascii="Arial CYR" w:hAnsi="Arial CYR" w:cs="Arial CYR"/>
      <w:b/>
      <w:bCs/>
    </w:rPr>
  </w:style>
  <w:style w:type="paragraph" w:styleId="1800" w:customStyle="1">
    <w:name w:val="xl39"/>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01" w:customStyle="1">
    <w:name w:val="xl40"/>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02" w:customStyle="1">
    <w:name w:val="xl41"/>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03" w:customStyle="1">
    <w:name w:val="xl42"/>
    <w:basedOn w:val="1346"/>
    <w:pPr>
      <w:ind w:firstLine="0"/>
      <w:jc w:val="center"/>
      <w:keepNext w:val="0"/>
      <w:spacing w:before="100" w:beforeAutospacing="1" w:after="100" w:afterAutospacing="1" w:line="240" w:lineRule="auto"/>
      <w:shd w:val="clear" w:color="auto" w:fill="ffffff"/>
    </w:pPr>
    <w:rPr>
      <w:rFonts w:ascii="Arial CYR" w:hAnsi="Arial CYR" w:cs="Arial CYR"/>
    </w:rPr>
  </w:style>
  <w:style w:type="paragraph" w:styleId="1804" w:customStyle="1">
    <w:name w:val="xl43"/>
    <w:basedOn w:val="1346"/>
    <w:pPr>
      <w:ind w:firstLine="0"/>
      <w:jc w:val="left"/>
      <w:keepNext w:val="0"/>
      <w:spacing w:before="100" w:beforeAutospacing="1" w:after="100" w:afterAutospacing="1" w:line="240" w:lineRule="auto"/>
      <w:shd w:val="clear" w:color="auto" w:fill="ffffff"/>
    </w:pPr>
    <w:rPr>
      <w:rFonts w:ascii="Arial CYR" w:hAnsi="Arial CYR" w:cs="Arial CYR"/>
      <w:b/>
      <w:bCs/>
    </w:rPr>
  </w:style>
  <w:style w:type="paragraph" w:styleId="1805" w:customStyle="1">
    <w:name w:val="xl44"/>
    <w:basedOn w:val="1346"/>
    <w:pPr>
      <w:ind w:firstLine="0"/>
      <w:jc w:val="center"/>
      <w:keepNext w:val="0"/>
      <w:spacing w:before="100" w:beforeAutospacing="1" w:after="100" w:afterAutospacing="1" w:line="240" w:lineRule="auto"/>
      <w:shd w:val="clear" w:color="auto" w:fill="ffffff"/>
    </w:pPr>
    <w:rPr>
      <w:rFonts w:ascii="Arial CYR" w:hAnsi="Arial CYR" w:cs="Arial CYR"/>
      <w:color w:val="0000ff"/>
    </w:rPr>
  </w:style>
  <w:style w:type="paragraph" w:styleId="1806" w:customStyle="1">
    <w:name w:val="xl45"/>
    <w:basedOn w:val="1346"/>
    <w:pPr>
      <w:ind w:firstLine="0"/>
      <w:jc w:val="center"/>
      <w:keepNext w:val="0"/>
      <w:spacing w:before="100" w:beforeAutospacing="1" w:after="100" w:afterAutospacing="1" w:line="240" w:lineRule="auto"/>
      <w:shd w:val="clear" w:color="auto" w:fill="ffffff"/>
    </w:pPr>
    <w:rPr>
      <w:rFonts w:ascii="Arial CYR" w:hAnsi="Arial CYR" w:cs="Arial CYR"/>
      <w:color w:val="0000ff"/>
    </w:rPr>
  </w:style>
  <w:style w:type="paragraph" w:styleId="1807" w:customStyle="1">
    <w:name w:val="xl46"/>
    <w:basedOn w:val="1346"/>
    <w:pPr>
      <w:ind w:firstLine="0"/>
      <w:jc w:val="center"/>
      <w:keepNext w:val="0"/>
      <w:spacing w:before="100" w:beforeAutospacing="1" w:after="100" w:afterAutospacing="1" w:line="240" w:lineRule="auto"/>
      <w:shd w:val="clear" w:color="auto" w:fill="ffffff"/>
    </w:pPr>
    <w:rPr>
      <w:rFonts w:ascii="Arial CYR" w:hAnsi="Arial CYR" w:cs="Arial CYR"/>
      <w:color w:val="0000ff"/>
    </w:rPr>
  </w:style>
  <w:style w:type="paragraph" w:styleId="1808" w:customStyle="1">
    <w:name w:val="xl47"/>
    <w:basedOn w:val="1346"/>
    <w:pPr>
      <w:ind w:firstLine="0"/>
      <w:jc w:val="center"/>
      <w:keepNext w:val="0"/>
      <w:spacing w:before="100" w:beforeAutospacing="1" w:after="100" w:afterAutospacing="1" w:line="240" w:lineRule="auto"/>
      <w:shd w:val="clear" w:color="auto" w:fill="ffffff"/>
    </w:pPr>
    <w:rPr>
      <w:rFonts w:ascii="Arial CYR" w:hAnsi="Arial CYR" w:cs="Arial CYR"/>
      <w:sz w:val="28"/>
      <w:szCs w:val="28"/>
    </w:rPr>
  </w:style>
  <w:style w:type="paragraph" w:styleId="1809" w:customStyle="1">
    <w:name w:val="xl49"/>
    <w:basedOn w:val="1346"/>
    <w:pPr>
      <w:ind w:firstLine="0"/>
      <w:jc w:val="center"/>
      <w:keepNext w:val="0"/>
      <w:spacing w:before="100" w:beforeAutospacing="1" w:after="100" w:afterAutospacing="1" w:line="240" w:lineRule="auto"/>
    </w:pPr>
    <w:rPr>
      <w:rFonts w:ascii="Arial CYR" w:hAnsi="Arial CYR" w:cs="Arial CYR"/>
      <w:b/>
      <w:bCs/>
      <w:sz w:val="28"/>
      <w:szCs w:val="28"/>
    </w:rPr>
  </w:style>
  <w:style w:type="paragraph" w:styleId="1810" w:customStyle="1">
    <w:name w:val="xl50"/>
    <w:basedOn w:val="1346"/>
    <w:pPr>
      <w:ind w:firstLine="0"/>
      <w:jc w:val="center"/>
      <w:keepNext w:val="0"/>
      <w:spacing w:before="100" w:beforeAutospacing="1" w:after="100" w:afterAutospacing="1" w:line="240" w:lineRule="auto"/>
    </w:pPr>
    <w:rPr>
      <w:rFonts w:ascii="Arial CYR" w:hAnsi="Arial CYR" w:cs="Arial CYR"/>
    </w:rPr>
  </w:style>
  <w:style w:type="paragraph" w:styleId="1811" w:customStyle="1">
    <w:name w:val="xl51"/>
    <w:basedOn w:val="1346"/>
    <w:pPr>
      <w:ind w:firstLine="0"/>
      <w:jc w:val="center"/>
      <w:keepNext w:val="0"/>
      <w:spacing w:before="100" w:beforeAutospacing="1" w:after="100" w:afterAutospacing="1" w:line="240" w:lineRule="auto"/>
      <w:pBdr>
        <w:top w:val="single" w:color="000000" w:sz="4" w:space="0"/>
        <w:left w:val="single" w:color="000000" w:sz="4" w:space="0"/>
        <w:bottom w:val="single" w:color="000000" w:sz="4" w:space="0"/>
        <w:right w:val="single" w:color="000000" w:sz="4" w:space="0"/>
      </w:pBdr>
    </w:pPr>
    <w:rPr>
      <w:rFonts w:ascii="Arial CYR" w:hAnsi="Arial CYR" w:cs="Arial CYR"/>
      <w:b/>
      <w:bCs/>
      <w:sz w:val="18"/>
      <w:szCs w:val="18"/>
    </w:rPr>
  </w:style>
  <w:style w:type="paragraph" w:styleId="1812" w:customStyle="1">
    <w:name w:val="xl52"/>
    <w:basedOn w:val="1346"/>
    <w:pPr>
      <w:ind w:firstLine="0"/>
      <w:jc w:val="center"/>
      <w:keepNext w:val="0"/>
      <w:spacing w:before="100" w:beforeAutospacing="1" w:after="100" w:afterAutospacing="1" w:line="240" w:lineRule="auto"/>
    </w:pPr>
    <w:rPr>
      <w:rFonts w:ascii="Arial CYR" w:hAnsi="Arial CYR" w:cs="Arial CYR"/>
      <w:b/>
      <w:bCs/>
      <w:i/>
      <w:iCs/>
      <w:color w:val="0000ff"/>
      <w:sz w:val="16"/>
      <w:szCs w:val="16"/>
    </w:rPr>
  </w:style>
  <w:style w:type="paragraph" w:styleId="1813" w:customStyle="1">
    <w:name w:val="xl53"/>
    <w:basedOn w:val="1346"/>
    <w:pPr>
      <w:ind w:firstLine="0"/>
      <w:jc w:val="center"/>
      <w:keepNext w:val="0"/>
      <w:spacing w:before="100" w:beforeAutospacing="1" w:after="100" w:afterAutospacing="1" w:line="240" w:lineRule="auto"/>
    </w:pPr>
    <w:rPr>
      <w:rFonts w:ascii="Arial CYR" w:hAnsi="Arial CYR" w:cs="Arial CYR"/>
    </w:rPr>
  </w:style>
  <w:style w:type="paragraph" w:styleId="1814" w:customStyle="1">
    <w:name w:val="xl54"/>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bottom w:val="single" w:color="000000" w:sz="4" w:space="0"/>
        <w:right w:val="single" w:color="000000" w:sz="4" w:space="0"/>
      </w:pBdr>
    </w:pPr>
    <w:rPr>
      <w:rFonts w:ascii="Arial CYR" w:hAnsi="Arial CYR" w:cs="Arial CYR"/>
      <w:color w:val="0000ff"/>
    </w:rPr>
  </w:style>
  <w:style w:type="paragraph" w:styleId="1815" w:customStyle="1">
    <w:name w:val="xl55"/>
    <w:basedOn w:val="1346"/>
    <w:pPr>
      <w:ind w:firstLine="0"/>
      <w:jc w:val="center"/>
      <w:keepNext w:val="0"/>
      <w:spacing w:before="100" w:beforeAutospacing="1" w:after="100" w:afterAutospacing="1" w:line="240" w:lineRule="auto"/>
      <w:pBdr>
        <w:top w:val="single" w:color="000000" w:sz="4" w:space="0"/>
        <w:left w:val="single" w:color="000000" w:sz="4" w:space="0"/>
        <w:bottom w:val="single" w:color="000000" w:sz="4" w:space="0"/>
        <w:right w:val="single" w:color="000000" w:sz="4" w:space="0"/>
      </w:pBdr>
    </w:pPr>
    <w:rPr>
      <w:rFonts w:ascii="Arial CYR" w:hAnsi="Arial CYR" w:cs="Arial CYR"/>
      <w:color w:val="0000ff"/>
    </w:rPr>
  </w:style>
  <w:style w:type="paragraph" w:styleId="1816" w:customStyle="1">
    <w:name w:val="xl56"/>
    <w:basedOn w:val="1346"/>
    <w:pPr>
      <w:ind w:firstLine="0"/>
      <w:jc w:val="left"/>
      <w:keepNext w:val="0"/>
      <w:spacing w:before="100" w:beforeAutospacing="1" w:after="100" w:afterAutospacing="1" w:line="240" w:lineRule="auto"/>
    </w:pPr>
    <w:rPr>
      <w:rFonts w:ascii="Arial CYR" w:hAnsi="Arial CYR" w:cs="Arial CYR"/>
      <w:b/>
      <w:bCs/>
      <w:sz w:val="28"/>
      <w:szCs w:val="28"/>
    </w:rPr>
  </w:style>
  <w:style w:type="paragraph" w:styleId="1817" w:customStyle="1">
    <w:name w:val="xl57"/>
    <w:basedOn w:val="1346"/>
    <w:pPr>
      <w:ind w:firstLine="0"/>
      <w:jc w:val="left"/>
      <w:keepNext w:val="0"/>
      <w:spacing w:before="100" w:beforeAutospacing="1" w:after="100" w:afterAutospacing="1" w:line="240" w:lineRule="auto"/>
    </w:pPr>
    <w:rPr>
      <w:rFonts w:ascii="Arial CYR" w:hAnsi="Arial CYR" w:cs="Arial CYR"/>
    </w:rPr>
  </w:style>
  <w:style w:type="paragraph" w:styleId="1818" w:customStyle="1">
    <w:name w:val="xl58"/>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19" w:customStyle="1">
    <w:name w:val="xl59"/>
    <w:basedOn w:val="1346"/>
    <w:pPr>
      <w:ind w:firstLine="0"/>
      <w:jc w:val="center"/>
      <w:keepNext w:val="0"/>
      <w:spacing w:before="100" w:beforeAutospacing="1" w:after="100" w:afterAutospacing="1" w:line="240" w:lineRule="auto"/>
      <w:shd w:val="clear" w:color="auto" w:fill="ffffff"/>
      <w:pBdr>
        <w:top w:val="single" w:color="000000" w:sz="8" w:space="0"/>
        <w:left w:val="single" w:color="000000" w:sz="4" w:space="0"/>
        <w:bottom w:val="single" w:color="000000" w:sz="4" w:space="0"/>
        <w:right w:val="single" w:color="000000" w:sz="4" w:space="0"/>
      </w:pBdr>
    </w:pPr>
    <w:rPr>
      <w:rFonts w:ascii="Arial CYR" w:hAnsi="Arial CYR" w:cs="Arial CYR"/>
      <w:b/>
      <w:bCs/>
      <w:sz w:val="18"/>
      <w:szCs w:val="18"/>
    </w:rPr>
  </w:style>
  <w:style w:type="paragraph" w:styleId="1820" w:customStyle="1">
    <w:name w:val="xl60"/>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bottom w:val="single" w:color="000000" w:sz="4" w:space="0"/>
        <w:right w:val="single" w:color="000000" w:sz="4" w:space="0"/>
      </w:pBdr>
    </w:pPr>
    <w:rPr>
      <w:rFonts w:ascii="Arial CYR" w:hAnsi="Arial CYR" w:cs="Arial CYR"/>
      <w:color w:val="0000ff"/>
    </w:rPr>
  </w:style>
  <w:style w:type="paragraph" w:styleId="1821" w:customStyle="1">
    <w:name w:val="xl61"/>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bottom w:val="single" w:color="000000" w:sz="4" w:space="0"/>
        <w:right w:val="single" w:color="000000" w:sz="4" w:space="0"/>
      </w:pBdr>
    </w:pPr>
    <w:rPr>
      <w:rFonts w:ascii="Arial CYR" w:hAnsi="Arial CYR" w:cs="Arial CYR"/>
      <w:color w:val="0000ff"/>
    </w:rPr>
  </w:style>
  <w:style w:type="paragraph" w:styleId="1822" w:customStyle="1">
    <w:name w:val="xl62"/>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right w:val="single" w:color="000000" w:sz="4" w:space="0"/>
      </w:pBdr>
    </w:pPr>
    <w:rPr>
      <w:rFonts w:ascii="Arial CYR" w:hAnsi="Arial CYR" w:cs="Arial CYR"/>
      <w:color w:val="0000ff"/>
    </w:rPr>
  </w:style>
  <w:style w:type="paragraph" w:styleId="1823" w:customStyle="1">
    <w:name w:val="xl63"/>
    <w:basedOn w:val="1346"/>
    <w:pPr>
      <w:ind w:firstLine="0"/>
      <w:jc w:val="center"/>
      <w:keepNext w:val="0"/>
      <w:spacing w:before="100" w:beforeAutospacing="1" w:after="100" w:afterAutospacing="1" w:line="240" w:lineRule="auto"/>
      <w:shd w:val="clear" w:color="auto" w:fill="ffffff"/>
      <w:pBdr>
        <w:left w:val="single" w:color="000000" w:sz="4" w:space="0"/>
        <w:bottom w:val="single" w:color="000000" w:sz="4" w:space="0"/>
        <w:right w:val="single" w:color="000000" w:sz="4" w:space="0"/>
      </w:pBdr>
    </w:pPr>
    <w:rPr>
      <w:rFonts w:ascii="Arial CYR" w:hAnsi="Arial CYR" w:cs="Arial CYR"/>
      <w:color w:val="0000ff"/>
    </w:rPr>
  </w:style>
  <w:style w:type="paragraph" w:styleId="1824" w:customStyle="1">
    <w:name w:val="xl64"/>
    <w:basedOn w:val="1346"/>
    <w:pPr>
      <w:ind w:firstLine="0"/>
      <w:jc w:val="center"/>
      <w:keepNext w:val="0"/>
      <w:spacing w:before="100" w:beforeAutospacing="1" w:after="100" w:afterAutospacing="1" w:line="240" w:lineRule="auto"/>
      <w:shd w:val="clear" w:color="auto" w:fill="ffffff"/>
      <w:pBdr>
        <w:top w:val="single" w:color="000000" w:sz="4" w:space="0"/>
        <w:left w:val="single" w:color="000000" w:sz="4" w:space="0"/>
        <w:right w:val="single" w:color="000000" w:sz="4" w:space="0"/>
      </w:pBdr>
    </w:pPr>
    <w:rPr>
      <w:rFonts w:ascii="Arial CYR" w:hAnsi="Arial CYR" w:cs="Arial CYR"/>
      <w:color w:val="0000ff"/>
    </w:rPr>
  </w:style>
  <w:style w:type="paragraph" w:styleId="1825" w:customStyle="1">
    <w:name w:val="xl92"/>
    <w:basedOn w:val="1346"/>
    <w:pPr>
      <w:ind w:firstLine="0"/>
      <w:jc w:val="left"/>
      <w:keepNext w:val="0"/>
      <w:spacing w:before="100" w:beforeAutospacing="1" w:after="100" w:afterAutospacing="1" w:line="240" w:lineRule="auto"/>
      <w:shd w:val="clear" w:color="auto" w:fill="ffffff"/>
      <w:pBdr>
        <w:left w:val="single" w:color="000000" w:sz="4" w:space="0"/>
        <w:bottom w:val="single" w:color="000000" w:sz="4" w:space="0"/>
        <w:right w:val="single" w:color="000000" w:sz="4" w:space="0"/>
      </w:pBdr>
    </w:pPr>
    <w:rPr>
      <w:rFonts w:ascii="Arial CYR" w:hAnsi="Arial CYR" w:cs="Arial CYR"/>
      <w:b/>
      <w:bCs/>
    </w:rPr>
  </w:style>
  <w:style w:type="paragraph" w:styleId="1826" w:customStyle="1">
    <w:name w:val="xl93"/>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27" w:customStyle="1">
    <w:name w:val="xl94"/>
    <w:basedOn w:val="1346"/>
    <w:pPr>
      <w:ind w:firstLine="0"/>
      <w:jc w:val="center"/>
      <w:keepNext w:val="0"/>
      <w:spacing w:before="100" w:beforeAutospacing="1" w:after="100" w:afterAutospacing="1" w:line="240" w:lineRule="auto"/>
      <w:pBdr>
        <w:bottom w:val="single" w:color="000000" w:sz="8" w:space="0"/>
      </w:pBdr>
    </w:pPr>
    <w:rPr>
      <w:rFonts w:ascii="Arial CYR" w:hAnsi="Arial CYR" w:cs="Arial CYR"/>
      <w:b/>
      <w:bCs/>
    </w:rPr>
  </w:style>
  <w:style w:type="paragraph" w:styleId="1828" w:customStyle="1">
    <w:name w:val="xl95"/>
    <w:basedOn w:val="1346"/>
    <w:pPr>
      <w:ind w:firstLine="0"/>
      <w:jc w:val="left"/>
      <w:keepNext w:val="0"/>
      <w:spacing w:before="100" w:beforeAutospacing="1" w:after="100" w:afterAutospacing="1" w:line="240" w:lineRule="auto"/>
      <w:shd w:val="clear" w:color="auto" w:fill="ffffff"/>
    </w:pPr>
    <w:rPr>
      <w:rFonts w:ascii="Arial CYR" w:hAnsi="Arial CYR" w:cs="Arial CYR"/>
    </w:rPr>
  </w:style>
  <w:style w:type="paragraph" w:styleId="1829" w:customStyle="1">
    <w:name w:val="3 Знак"/>
    <w:basedOn w:val="1346"/>
    <w:pPr>
      <w:ind w:firstLine="0"/>
      <w:jc w:val="left"/>
      <w:keepNext w:val="0"/>
      <w:spacing w:after="160" w:line="240" w:lineRule="exact"/>
    </w:pPr>
    <w:rPr>
      <w:rFonts w:ascii="Verdana" w:hAnsi="Verdana" w:cs="Verdana"/>
      <w:sz w:val="20"/>
      <w:szCs w:val="20"/>
      <w:lang w:val="en-US" w:eastAsia="en-US"/>
    </w:rPr>
  </w:style>
  <w:style w:type="paragraph" w:styleId="1830" w:customStyle="1">
    <w:name w:val="a"/>
    <w:basedOn w:val="1346"/>
    <w:pPr>
      <w:ind w:left="1701" w:hanging="567"/>
      <w:keepNext w:val="0"/>
      <w:spacing w:line="360" w:lineRule="auto"/>
    </w:pPr>
    <w:rPr>
      <w:sz w:val="28"/>
      <w:szCs w:val="28"/>
    </w:rPr>
  </w:style>
  <w:style w:type="character" w:styleId="1831" w:customStyle="1">
    <w:name w:val="short_text"/>
  </w:style>
  <w:style w:type="paragraph" w:styleId="1832" w:customStyle="1">
    <w:name w:val="Noeeu14"/>
    <w:basedOn w:val="1346"/>
    <w:pPr>
      <w:ind w:firstLine="720"/>
      <w:keepNext w:val="0"/>
      <w:spacing w:line="264" w:lineRule="auto"/>
    </w:pPr>
    <w:rPr>
      <w:sz w:val="28"/>
      <w:szCs w:val="20"/>
    </w:rPr>
  </w:style>
  <w:style w:type="paragraph" w:styleId="1833" w:customStyle="1">
    <w:name w:val="Знак1"/>
    <w:basedOn w:val="1346"/>
    <w:pPr>
      <w:ind w:firstLine="0"/>
      <w:jc w:val="left"/>
      <w:keepNext w:val="0"/>
      <w:spacing w:after="160" w:line="240" w:lineRule="exact"/>
    </w:pPr>
    <w:rPr>
      <w:rFonts w:ascii="Verdana" w:hAnsi="Verdana" w:cs="Verdana"/>
      <w:sz w:val="20"/>
      <w:szCs w:val="20"/>
      <w:lang w:val="en-US" w:eastAsia="en-US"/>
    </w:rPr>
  </w:style>
  <w:style w:type="character" w:styleId="1834" w:customStyle="1">
    <w:name w:val="Знак Знак8"/>
    <w:rPr>
      <w:rFonts w:ascii="Times New Roman" w:hAnsi="Times New Roman" w:eastAsia="Times New Roman" w:cs="Times New Roman"/>
      <w:b/>
      <w:bCs/>
      <w:sz w:val="24"/>
      <w:szCs w:val="24"/>
      <w:lang w:eastAsia="ru-RU"/>
    </w:rPr>
  </w:style>
  <w:style w:type="character" w:styleId="1835" w:customStyle="1">
    <w:name w:val="Знак Знак7"/>
    <w:rPr>
      <w:rFonts w:ascii="Arial" w:hAnsi="Arial" w:eastAsia="Times New Roman" w:cs="Arial"/>
      <w:sz w:val="16"/>
      <w:szCs w:val="16"/>
      <w:lang w:eastAsia="ru-RU"/>
    </w:rPr>
  </w:style>
  <w:style w:type="character" w:styleId="1836" w:customStyle="1">
    <w:name w:val="Знак Знак5"/>
    <w:rPr>
      <w:rFonts w:ascii="Arial" w:hAnsi="Arial" w:eastAsia="Times New Roman" w:cs="Arial"/>
      <w:sz w:val="20"/>
      <w:szCs w:val="20"/>
      <w:lang w:eastAsia="ru-RU"/>
    </w:rPr>
  </w:style>
  <w:style w:type="character" w:styleId="1837" w:customStyle="1">
    <w:name w:val="Знак Знак4"/>
    <w:rPr>
      <w:rFonts w:ascii="Arial" w:hAnsi="Arial" w:eastAsia="Times New Roman" w:cs="Arial"/>
      <w:sz w:val="20"/>
      <w:szCs w:val="20"/>
      <w:lang w:eastAsia="ru-RU"/>
    </w:rPr>
  </w:style>
  <w:style w:type="character" w:styleId="1838" w:customStyle="1">
    <w:name w:val="Знак Знак3"/>
    <w:rPr>
      <w:rFonts w:ascii="Courier New" w:hAnsi="Courier New" w:eastAsia="Times New Roman" w:cs="Courier New"/>
      <w:sz w:val="20"/>
      <w:szCs w:val="20"/>
      <w:lang w:eastAsia="ru-RU"/>
    </w:rPr>
  </w:style>
  <w:style w:type="character" w:styleId="1839" w:customStyle="1">
    <w:name w:val="Знак Знак2"/>
    <w:rPr>
      <w:rFonts w:ascii="Consolas" w:hAnsi="Consolas" w:eastAsia="Times New Roman" w:cs="Times New Roman"/>
      <w:sz w:val="21"/>
      <w:szCs w:val="21"/>
    </w:rPr>
  </w:style>
  <w:style w:type="paragraph" w:styleId="1840" w:customStyle="1">
    <w:name w:val="Без интервала3"/>
    <w:uiPriority w:val="99"/>
    <w:qFormat/>
    <w:rPr>
      <w:rFonts w:eastAsia="Times New Roman"/>
      <w:sz w:val="22"/>
      <w:szCs w:val="22"/>
      <w:lang w:eastAsia="en-US"/>
    </w:rPr>
  </w:style>
  <w:style w:type="character" w:styleId="1841" w:customStyle="1">
    <w:name w:val="rvts12"/>
    <w:rPr>
      <w:rFonts w:ascii="Verdana" w:hAnsi="Verdana"/>
      <w:sz w:val="18"/>
      <w:szCs w:val="18"/>
    </w:rPr>
  </w:style>
  <w:style w:type="character" w:styleId="1842" w:customStyle="1">
    <w:name w:val="Comment Text Char"/>
    <w:semiHidden/>
    <w:rPr>
      <w:rFonts w:eastAsia="Times New Roman"/>
      <w:sz w:val="20"/>
      <w:lang w:eastAsia="ru-RU"/>
    </w:rPr>
  </w:style>
  <w:style w:type="paragraph" w:styleId="1843" w:customStyle="1">
    <w:name w:val="Без интервала2"/>
    <w:rPr>
      <w:sz w:val="22"/>
      <w:szCs w:val="22"/>
      <w:lang w:eastAsia="en-US"/>
    </w:rPr>
  </w:style>
  <w:style w:type="paragraph" w:styleId="1844" w:customStyle="1">
    <w:name w:val="Абзац списка4"/>
    <w:basedOn w:val="1346"/>
    <w:pPr>
      <w:ind w:left="720" w:firstLine="0"/>
      <w:jc w:val="left"/>
      <w:keepNext w:val="0"/>
      <w:spacing w:line="240" w:lineRule="auto"/>
    </w:pPr>
  </w:style>
  <w:style w:type="paragraph" w:styleId="1845" w:customStyle="1">
    <w:name w:val="Без интервала11"/>
    <w:rPr>
      <w:sz w:val="22"/>
      <w:szCs w:val="22"/>
      <w:lang w:eastAsia="en-US"/>
    </w:rPr>
  </w:style>
  <w:style w:type="paragraph" w:styleId="1846" w:customStyle="1">
    <w:name w:val="Text"/>
    <w:basedOn w:val="1346"/>
    <w:uiPriority w:val="99"/>
    <w:pPr>
      <w:ind w:firstLine="0"/>
      <w:jc w:val="left"/>
      <w:keepNext w:val="0"/>
      <w:spacing w:after="240" w:line="240" w:lineRule="auto"/>
    </w:pPr>
    <w:rPr>
      <w:rFonts w:eastAsia="Calibri"/>
      <w:szCs w:val="20"/>
      <w:lang w:val="en-US" w:eastAsia="en-US"/>
    </w:rPr>
  </w:style>
  <w:style w:type="paragraph" w:styleId="1847" w:customStyle="1">
    <w:name w:val="text"/>
    <w:basedOn w:val="1346"/>
    <w:pPr>
      <w:ind w:firstLine="0"/>
      <w:jc w:val="left"/>
      <w:keepNext w:val="0"/>
      <w:spacing w:after="240" w:line="240" w:lineRule="auto"/>
    </w:pPr>
    <w:rPr>
      <w:rFonts w:eastAsia="Calibri"/>
    </w:rPr>
  </w:style>
  <w:style w:type="character" w:styleId="1848" w:customStyle="1">
    <w:name w:val="Основной текст таблиц Знак1;в таблице Знак1;таблицы Знак1;в таблицах Знак1;Письмо в Интернет Знак Знак1;Основной текст Знак1;Письмо в Интернет Знак1"/>
    <w:rPr>
      <w:rFonts w:ascii="Arial" w:hAnsi="Arial" w:eastAsia="Calibri" w:cs="Times New Roman"/>
      <w:sz w:val="20"/>
      <w:szCs w:val="20"/>
      <w:lang w:eastAsia="ru-RU"/>
    </w:rPr>
  </w:style>
  <w:style w:type="character" w:styleId="1849" w:customStyle="1">
    <w:name w:val="Основной текст 2 Знак1"/>
    <w:uiPriority w:val="99"/>
    <w:semiHidden/>
    <w:rPr>
      <w:rFonts w:ascii="Arial" w:hAnsi="Arial"/>
    </w:rPr>
  </w:style>
  <w:style w:type="paragraph" w:styleId="1850" w:customStyle="1">
    <w:name w:val="msonormal"/>
    <w:basedOn w:val="1346"/>
    <w:pPr>
      <w:ind w:firstLine="0"/>
      <w:keepNext w:val="0"/>
      <w:spacing w:before="100" w:beforeAutospacing="1" w:after="100" w:afterAutospacing="1" w:line="240" w:lineRule="auto"/>
    </w:pPr>
    <w:rPr>
      <w:rFonts w:ascii="Verdana" w:hAnsi="Verdana" w:cs="Verdana"/>
      <w:sz w:val="14"/>
      <w:szCs w:val="14"/>
    </w:rPr>
  </w:style>
  <w:style w:type="paragraph" w:styleId="1851" w:customStyle="1">
    <w:name w:val="Default"/>
    <w:rPr>
      <w:rFonts w:ascii="Times New Roman" w:hAnsi="Times New Roman"/>
      <w:color w:val="000000"/>
      <w:sz w:val="24"/>
      <w:szCs w:val="24"/>
      <w:lang w:eastAsia="en-US"/>
    </w:rPr>
  </w:style>
  <w:style w:type="paragraph" w:styleId="1852" w:customStyle="1">
    <w:name w:val="Стиль3"/>
    <w:basedOn w:val="1346"/>
    <w:link w:val="1853"/>
    <w:pPr>
      <w:ind w:firstLine="567"/>
      <w:keepLines/>
      <w:keepNext w:val="0"/>
      <w:spacing w:line="360" w:lineRule="auto"/>
    </w:pPr>
    <w:rPr>
      <w:rFonts w:ascii="Arial" w:hAnsi="Arial"/>
      <w:sz w:val="22"/>
      <w:szCs w:val="22"/>
      <w:lang w:val="en-US" w:eastAsia="en-US"/>
    </w:rPr>
  </w:style>
  <w:style w:type="character" w:styleId="1853" w:customStyle="1">
    <w:name w:val="Стиль3 Знак"/>
    <w:link w:val="1852"/>
    <w:rPr>
      <w:rFonts w:ascii="Arial" w:hAnsi="Arial" w:eastAsia="Times New Roman"/>
      <w:sz w:val="22"/>
      <w:szCs w:val="22"/>
      <w:lang w:val="en-US" w:eastAsia="en-US"/>
    </w:rPr>
  </w:style>
  <w:style w:type="character" w:styleId="1854" w:customStyle="1">
    <w:name w:val="Font Style39"/>
    <w:uiPriority w:val="99"/>
    <w:rPr>
      <w:rFonts w:ascii="Times New Roman" w:hAnsi="Times New Roman" w:cs="Times New Roman"/>
      <w:b/>
      <w:bCs/>
      <w:sz w:val="28"/>
      <w:szCs w:val="28"/>
    </w:rPr>
  </w:style>
  <w:style w:type="paragraph" w:styleId="1855" w:customStyle="1">
    <w:name w:val="Style5"/>
    <w:basedOn w:val="1346"/>
    <w:uiPriority w:val="99"/>
    <w:pPr>
      <w:ind w:firstLine="706"/>
      <w:keepNext w:val="0"/>
      <w:spacing w:line="320" w:lineRule="exact"/>
      <w:widowControl w:val="off"/>
    </w:pPr>
  </w:style>
  <w:style w:type="paragraph" w:styleId="1856" w:customStyle="1">
    <w:name w:val="Таблица шапка"/>
    <w:basedOn w:val="1346"/>
    <w:pPr>
      <w:ind w:left="57" w:right="57" w:firstLine="0"/>
      <w:jc w:val="left"/>
      <w:spacing w:before="40" w:after="40" w:line="240" w:lineRule="auto"/>
    </w:pPr>
    <w:rPr>
      <w:sz w:val="22"/>
    </w:rPr>
  </w:style>
  <w:style w:type="paragraph" w:styleId="1857" w:customStyle="1">
    <w:name w:val="Таблица текст"/>
    <w:basedOn w:val="1346"/>
    <w:pPr>
      <w:ind w:left="57" w:right="57" w:firstLine="0"/>
      <w:jc w:val="left"/>
      <w:keepNext w:val="0"/>
      <w:spacing w:before="40" w:after="40" w:line="240" w:lineRule="auto"/>
    </w:pPr>
  </w:style>
  <w:style w:type="table" w:styleId="1858" w:customStyle="1">
    <w:name w:val="Сетка таблицы1"/>
    <w:basedOn w:val="1357"/>
    <w:next w:val="1381"/>
    <w:rPr>
      <w:rFonts w:ascii="Times New Roman" w:hAnsi="Times New Roman" w:eastAsia="Times New Roman"/>
    </w:rPr>
    <w:tblPr/>
  </w:style>
  <w:style w:type="character" w:styleId="1859" w:customStyle="1">
    <w:name w:val="Пункт Знак1;Заголовок 4 Знак1;Заголовок 4 Знак Знак;Пункт Знак Знак;Заголовок_4 Знак;Б4 Знак;RTC 4 Знак"/>
    <w:link w:val="1776"/>
    <w:rPr>
      <w:rFonts w:ascii="Times New Roman" w:hAnsi="Times New Roman" w:eastAsia="Times New Roman"/>
      <w:sz w:val="28"/>
      <w:szCs w:val="28"/>
    </w:rPr>
  </w:style>
  <w:style w:type="table" w:styleId="1860" w:customStyle="1">
    <w:name w:val="TableGrid1"/>
    <w:rPr>
      <w:rFonts w:eastAsia="Times New Roman"/>
      <w:sz w:val="22"/>
      <w:szCs w:val="22"/>
      <w:lang w:eastAsia="ru-RU"/>
    </w:rPr>
    <w:tblPr>
      <w:tblCellMar>
        <w:left w:w="0" w:type="dxa"/>
        <w:top w:w="0" w:type="dxa"/>
        <w:right w:w="0" w:type="dxa"/>
        <w:bottom w:w="0" w:type="dxa"/>
      </w:tblCellMar>
    </w:tblPr>
  </w:style>
  <w:style w:type="numbering" w:styleId="1861" w:customStyle="1">
    <w:name w:val="Нет списка1"/>
    <w:next w:val="1358"/>
    <w:uiPriority w:val="99"/>
    <w:semiHidden/>
    <w:unhideWhenUsed/>
  </w:style>
  <w:style w:type="paragraph" w:styleId="1862" w:customStyle="1">
    <w:name w:val="заголовок 5"/>
    <w:basedOn w:val="1346"/>
    <w:next w:val="1346"/>
    <w:pPr>
      <w:ind w:left="1008" w:hanging="1008"/>
      <w:jc w:val="left"/>
      <w:keepNext w:val="0"/>
      <w:spacing w:before="240" w:after="60" w:line="240" w:lineRule="auto"/>
      <w:widowControl w:val="off"/>
      <w:tabs>
        <w:tab w:val="num" w:pos="1008" w:leader="none"/>
      </w:tabs>
    </w:pPr>
    <w:rPr>
      <w:szCs w:val="20"/>
    </w:rPr>
  </w:style>
  <w:style w:type="character" w:styleId="1863" w:customStyle="1">
    <w:name w:val="Heading 2 Char;Заголовок 2 Знак Char;H2 Char;H2 Знак Char;Заголовок 21 Char;Заголовок 1 + Times New Roman Char;14 пт Char;Перед:  0 пт Char;После:  0 пт Знак Char;12 пт Char;После:  0 пт Char;2 Char;h2 Char;Б2 Char;RTC Char;iz2 Char;Numbered text 3 Char"/>
    <w:uiPriority w:val="9"/>
    <w:semiHidden/>
    <w:rPr>
      <w:rFonts w:ascii="Cambria" w:hAnsi="Cambria" w:eastAsia="Times New Roman" w:cs="Times New Roman"/>
      <w:b/>
      <w:bCs/>
      <w:i/>
      <w:iCs/>
      <w:sz w:val="28"/>
      <w:szCs w:val="28"/>
    </w:rPr>
  </w:style>
  <w:style w:type="paragraph" w:styleId="1864">
    <w:name w:val="List Number"/>
    <w:basedOn w:val="1537"/>
    <w:uiPriority w:val="99"/>
    <w:pPr>
      <w:spacing w:before="60" w:after="0"/>
      <w:tabs>
        <w:tab w:val="num" w:pos="1134" w:leader="none"/>
      </w:tabs>
    </w:pPr>
    <w:rPr>
      <w:rFonts w:ascii="Calibri" w:hAnsi="Calibri" w:eastAsia="Calibri"/>
      <w:lang w:eastAsia="en-US"/>
    </w:rPr>
  </w:style>
  <w:style w:type="paragraph" w:styleId="1865" w:customStyle="1">
    <w:name w:val="Знак Знак Знак1 Знак Знак Знак Знак Знак Знак Знак"/>
    <w:basedOn w:val="1346"/>
    <w:uiPriority w:val="99"/>
    <w:pPr>
      <w:ind w:firstLine="0"/>
      <w:jc w:val="left"/>
      <w:keepNext w:val="0"/>
      <w:spacing w:after="160" w:line="240" w:lineRule="exact"/>
    </w:pPr>
    <w:rPr>
      <w:rFonts w:ascii="Verdana" w:hAnsi="Verdana" w:cs="Verdana"/>
      <w:sz w:val="20"/>
      <w:szCs w:val="20"/>
      <w:lang w:val="en-US" w:eastAsia="en-US"/>
    </w:rPr>
  </w:style>
  <w:style w:type="paragraph" w:styleId="1866">
    <w:name w:val="Document Map"/>
    <w:basedOn w:val="1346"/>
    <w:link w:val="1867"/>
    <w:uiPriority w:val="99"/>
    <w:pPr>
      <w:ind w:firstLine="0"/>
      <w:jc w:val="left"/>
      <w:keepNext w:val="0"/>
      <w:spacing w:line="240" w:lineRule="auto"/>
      <w:shd w:val="clear" w:color="auto" w:fill="000080"/>
    </w:pPr>
    <w:rPr>
      <w:sz w:val="2"/>
      <w:szCs w:val="2"/>
    </w:rPr>
  </w:style>
  <w:style w:type="character" w:styleId="1867" w:customStyle="1">
    <w:name w:val="Схема документа Знак"/>
    <w:link w:val="1866"/>
    <w:uiPriority w:val="99"/>
    <w:rPr>
      <w:rFonts w:ascii="Times New Roman" w:hAnsi="Times New Roman" w:eastAsia="Times New Roman"/>
      <w:sz w:val="2"/>
      <w:szCs w:val="2"/>
      <w:shd w:val="clear" w:color="auto" w:fill="000080"/>
    </w:rPr>
  </w:style>
  <w:style w:type="character" w:styleId="1868" w:customStyle="1">
    <w:name w:val="Подподпункт Знак"/>
    <w:link w:val="1771"/>
    <w:rPr>
      <w:rFonts w:ascii="Times New Roman" w:hAnsi="Times New Roman"/>
      <w:sz w:val="28"/>
      <w:szCs w:val="28"/>
    </w:rPr>
  </w:style>
  <w:style w:type="paragraph" w:styleId="1869" w:customStyle="1">
    <w:name w:val="служебная информация"/>
    <w:basedOn w:val="1346"/>
    <w:uiPriority w:val="99"/>
    <w:pPr>
      <w:ind w:left="1800" w:right="900" w:hanging="1800"/>
      <w:jc w:val="left"/>
      <w:keepNext w:val="0"/>
      <w:spacing w:line="240" w:lineRule="auto"/>
      <w:tabs>
        <w:tab w:val="left" w:pos="4335" w:leader="none"/>
      </w:tabs>
    </w:pPr>
    <w:rPr>
      <w:rFonts w:ascii="Arial" w:hAnsi="Arial" w:cs="Arial"/>
      <w:sz w:val="16"/>
      <w:szCs w:val="16"/>
    </w:rPr>
  </w:style>
  <w:style w:type="paragraph" w:styleId="1870" w:customStyle="1">
    <w:name w:val="Пункт2"/>
    <w:basedOn w:val="1776"/>
    <w:link w:val="1871"/>
    <w:uiPriority w:val="99"/>
    <w:pPr>
      <w:numPr>
        <w:ilvl w:val="2"/>
      </w:numPr>
      <w:ind w:left="2160" w:hanging="180"/>
      <w:jc w:val="left"/>
      <w:keepNext/>
      <w:spacing w:before="240" w:after="120" w:line="240" w:lineRule="auto"/>
      <w:tabs>
        <w:tab w:val="num" w:pos="720" w:leader="none"/>
        <w:tab w:val="num" w:pos="2160" w:leader="none"/>
      </w:tabs>
      <w:outlineLvl w:val="2"/>
    </w:pPr>
    <w:rPr>
      <w:b/>
      <w:bCs/>
    </w:rPr>
  </w:style>
  <w:style w:type="character" w:styleId="1871" w:customStyle="1">
    <w:name w:val="Пункт2 Знак"/>
    <w:link w:val="1870"/>
    <w:uiPriority w:val="99"/>
    <w:rPr>
      <w:rFonts w:ascii="Times New Roman" w:hAnsi="Times New Roman" w:eastAsia="Times New Roman"/>
      <w:b/>
      <w:bCs/>
      <w:sz w:val="28"/>
      <w:szCs w:val="28"/>
    </w:rPr>
  </w:style>
  <w:style w:type="character" w:styleId="1872" w:customStyle="1">
    <w:name w:val="defaultlabelstyle1"/>
    <w:rPr>
      <w:rFonts w:ascii="Verdana" w:hAnsi="Verdana"/>
      <w:color w:val="333333"/>
    </w:rPr>
  </w:style>
  <w:style w:type="paragraph" w:styleId="1873" w:customStyle="1">
    <w:name w:val="Основной текст10"/>
    <w:basedOn w:val="1346"/>
    <w:pPr>
      <w:ind w:hanging="460"/>
      <w:keepNext w:val="0"/>
      <w:spacing w:after="1440" w:line="86" w:lineRule="exact"/>
      <w:shd w:val="clear" w:color="auto" w:fill="ffffff"/>
    </w:pPr>
    <w:rPr>
      <w:rFonts w:ascii="Calibri" w:hAnsi="Calibri" w:eastAsia="Calibri"/>
      <w:sz w:val="23"/>
      <w:szCs w:val="23"/>
      <w:shd w:val="clear" w:color="auto" w:fill="ffffff"/>
      <w:lang w:eastAsia="en-US"/>
    </w:rPr>
  </w:style>
  <w:style w:type="character" w:styleId="1874" w:customStyle="1">
    <w:name w:val="Основной текст (13)_"/>
    <w:link w:val="1875"/>
    <w:rPr>
      <w:sz w:val="23"/>
      <w:szCs w:val="23"/>
      <w:shd w:val="clear" w:color="auto" w:fill="ffffff"/>
    </w:rPr>
  </w:style>
  <w:style w:type="paragraph" w:styleId="1875" w:customStyle="1">
    <w:name w:val="Основной текст (13)"/>
    <w:basedOn w:val="1346"/>
    <w:link w:val="1874"/>
    <w:pPr>
      <w:ind w:hanging="980"/>
      <w:keepNext w:val="0"/>
      <w:spacing w:after="600" w:line="240" w:lineRule="atLeast"/>
      <w:shd w:val="clear" w:color="auto" w:fill="ffffff"/>
    </w:pPr>
    <w:rPr>
      <w:rFonts w:ascii="Calibri" w:hAnsi="Calibri" w:eastAsia="Calibri"/>
      <w:sz w:val="23"/>
      <w:szCs w:val="23"/>
      <w:shd w:val="clear" w:color="auto" w:fill="ffffff"/>
    </w:rPr>
  </w:style>
  <w:style w:type="paragraph" w:styleId="1876" w:customStyle="1">
    <w:name w:val="10cxspmiddle"/>
    <w:basedOn w:val="1346"/>
    <w:pPr>
      <w:ind w:firstLine="0"/>
      <w:jc w:val="left"/>
      <w:keepNext w:val="0"/>
      <w:spacing w:before="100" w:beforeAutospacing="1" w:after="100" w:afterAutospacing="1" w:line="240" w:lineRule="auto"/>
    </w:pPr>
  </w:style>
  <w:style w:type="paragraph" w:styleId="1877" w:customStyle="1">
    <w:name w:val="10cxsplast"/>
    <w:basedOn w:val="1346"/>
    <w:pPr>
      <w:ind w:firstLine="0"/>
      <w:jc w:val="left"/>
      <w:keepNext w:val="0"/>
      <w:spacing w:before="100" w:beforeAutospacing="1" w:after="100" w:afterAutospacing="1" w:line="240" w:lineRule="auto"/>
    </w:pPr>
  </w:style>
  <w:style w:type="character" w:styleId="1878" w:customStyle="1">
    <w:name w:val="numbers"/>
  </w:style>
  <w:style w:type="paragraph" w:styleId="1879" w:customStyle="1">
    <w:name w:val="Таблица 1"/>
    <w:basedOn w:val="1346"/>
    <w:link w:val="1880"/>
    <w:qFormat/>
    <w:pPr>
      <w:ind w:right="-108" w:firstLine="0"/>
      <w:jc w:val="left"/>
      <w:keepNext w:val="0"/>
      <w:spacing w:line="240" w:lineRule="auto"/>
      <w:widowControl w:val="off"/>
    </w:pPr>
    <w:rPr>
      <w:szCs w:val="28"/>
    </w:rPr>
  </w:style>
  <w:style w:type="character" w:styleId="1880" w:customStyle="1">
    <w:name w:val="Таблица 1 Знак"/>
    <w:link w:val="1879"/>
    <w:rPr>
      <w:rFonts w:ascii="Times New Roman" w:hAnsi="Times New Roman" w:eastAsia="Times New Roman"/>
      <w:sz w:val="24"/>
      <w:szCs w:val="28"/>
    </w:rPr>
  </w:style>
  <w:style w:type="paragraph" w:styleId="1881" w:customStyle="1">
    <w:name w:val="П.З."/>
    <w:basedOn w:val="1346"/>
    <w:link w:val="1882"/>
    <w:pPr>
      <w:ind w:firstLine="851"/>
      <w:keepNext w:val="0"/>
      <w:spacing w:line="360" w:lineRule="auto"/>
    </w:pPr>
    <w:rPr>
      <w:sz w:val="28"/>
      <w:szCs w:val="28"/>
    </w:rPr>
  </w:style>
  <w:style w:type="character" w:styleId="1882" w:customStyle="1">
    <w:name w:val="П.З. Знак"/>
    <w:link w:val="1881"/>
    <w:rPr>
      <w:rFonts w:ascii="Times New Roman" w:hAnsi="Times New Roman" w:eastAsia="Times New Roman"/>
      <w:sz w:val="28"/>
      <w:szCs w:val="28"/>
    </w:rPr>
  </w:style>
  <w:style w:type="numbering" w:styleId="1883" w:customStyle="1">
    <w:name w:val="Нет списка2"/>
    <w:next w:val="1358"/>
    <w:uiPriority w:val="99"/>
    <w:semiHidden/>
    <w:unhideWhenUsed/>
  </w:style>
  <w:style w:type="table" w:styleId="1884" w:customStyle="1">
    <w:name w:val="Сетка таблицы2"/>
    <w:basedOn w:val="1357"/>
    <w:next w:val="1381"/>
    <w:uiPriority w:val="39"/>
    <w:tblPr/>
  </w:style>
  <w:style w:type="table" w:styleId="1885" w:customStyle="1">
    <w:name w:val="Сетка таблицы11"/>
    <w:basedOn w:val="1357"/>
    <w:next w:val="1381"/>
    <w:rPr>
      <w:rFonts w:ascii="Times New Roman" w:hAnsi="Times New Roman" w:eastAsia="Times New Roman"/>
    </w:rPr>
    <w:tblPr/>
  </w:style>
  <w:style w:type="table" w:styleId="1886" w:customStyle="1">
    <w:name w:val="TableGrid11"/>
    <w:rPr>
      <w:rFonts w:eastAsia="Times New Roman"/>
      <w:sz w:val="22"/>
      <w:szCs w:val="22"/>
      <w:lang w:eastAsia="ru-RU"/>
    </w:rPr>
    <w:tblPr>
      <w:tblCellMar>
        <w:left w:w="0" w:type="dxa"/>
        <w:top w:w="0" w:type="dxa"/>
        <w:right w:w="0" w:type="dxa"/>
        <w:bottom w:w="0" w:type="dxa"/>
      </w:tblCellMar>
    </w:tblPr>
  </w:style>
  <w:style w:type="numbering" w:styleId="1887" w:customStyle="1">
    <w:name w:val="Нет списка11"/>
    <w:next w:val="1358"/>
    <w:uiPriority w:val="99"/>
    <w:semiHidden/>
    <w:unhideWhenUsed/>
  </w:style>
  <w:style w:type="numbering" w:styleId="1888" w:customStyle="1">
    <w:name w:val="Импортированный стиль 161"/>
  </w:style>
  <w:style w:type="character" w:styleId="1889" w:customStyle="1">
    <w:name w:val="Текст концевой сноски Знак"/>
    <w:link w:val="1511"/>
    <w:uiPriority w:val="99"/>
    <w:semiHidden/>
    <w:rPr>
      <w:lang w:eastAsia="en-US"/>
    </w:rPr>
  </w:style>
  <w:style w:type="paragraph" w:styleId="1890">
    <w:name w:val="toa heading"/>
    <w:basedOn w:val="1346"/>
    <w:next w:val="1346"/>
    <w:uiPriority w:val="99"/>
    <w:semiHidden/>
    <w:unhideWhenUsed/>
    <w:pPr>
      <w:ind w:firstLine="0"/>
      <w:jc w:val="left"/>
      <w:keepNext w:val="0"/>
      <w:spacing w:before="120" w:after="200" w:line="276" w:lineRule="auto"/>
    </w:pPr>
    <w:rPr>
      <w:rFonts w:ascii="Calibri Light" w:hAnsi="Calibri Light"/>
      <w:b/>
      <w:bCs/>
      <w:lang w:eastAsia="en-US"/>
    </w:rPr>
  </w:style>
  <w:style w:type="paragraph" w:styleId="1891" w:customStyle="1">
    <w:name w:val="Стиль1.1"/>
    <w:basedOn w:val="1682"/>
    <w:qFormat/>
    <w:pPr>
      <w:numPr>
        <w:ilvl w:val="0"/>
        <w:numId w:val="0"/>
      </w:numPr>
      <w:ind w:left="1000" w:hanging="432"/>
      <w:spacing w:before="60"/>
      <w:tabs>
        <w:tab w:val="left" w:pos="851" w:leader="none"/>
        <w:tab w:val="clear" w:pos="1276" w:leader="none"/>
      </w:tabs>
      <w:outlineLvl w:val="9"/>
    </w:pPr>
    <w:rPr>
      <w:b w:val="0"/>
      <w:bCs w:val="0"/>
      <w:lang w:val="ru-RU"/>
    </w:rPr>
  </w:style>
  <w:style w:type="paragraph" w:styleId="1892" w:customStyle="1">
    <w:name w:val="Стиль 1.1.1"/>
    <w:basedOn w:val="1891"/>
    <w:qFormat/>
    <w:pPr>
      <w:ind w:left="851" w:hanging="171"/>
      <w:tabs>
        <w:tab w:val="num" w:pos="360" w:leader="none"/>
        <w:tab w:val="num" w:pos="737" w:leader="none"/>
        <w:tab w:val="clear" w:pos="851" w:leader="none"/>
        <w:tab w:val="left" w:pos="1134" w:leader="none"/>
        <w:tab w:val="num" w:pos="1400" w:leader="none"/>
      </w:tabs>
    </w:pPr>
  </w:style>
  <w:style w:type="paragraph" w:styleId="1893" w:customStyle="1">
    <w:name w:val="txt"/>
    <w:basedOn w:val="1346"/>
    <w:pPr>
      <w:ind w:firstLine="0"/>
      <w:jc w:val="left"/>
      <w:keepNext w:val="0"/>
      <w:spacing w:before="100" w:beforeAutospacing="1" w:after="100" w:afterAutospacing="1" w:line="240" w:lineRule="auto"/>
    </w:pPr>
    <w:rPr>
      <w:rFonts w:ascii="Arial" w:hAnsi="Arial" w:eastAsia="Arial Unicode MS" w:cs="Arial"/>
      <w:color w:val="000000"/>
      <w:sz w:val="14"/>
      <w:szCs w:val="14"/>
    </w:rPr>
  </w:style>
  <w:style w:type="paragraph" w:styleId="1894" w:customStyle="1">
    <w:name w:val=".FORMATTEXT"/>
    <w:uiPriority w:val="99"/>
    <w:pPr>
      <w:widowControl w:val="off"/>
    </w:pPr>
    <w:rPr>
      <w:rFonts w:ascii="Arial" w:hAnsi="Arial" w:eastAsia="Times New Roman" w:cs="Arial"/>
      <w:lang w:eastAsia="ru-RU"/>
    </w:rPr>
  </w:style>
  <w:style w:type="paragraph" w:styleId="1895" w:customStyle="1">
    <w:name w:val=".HEADERTEXT"/>
    <w:uiPriority w:val="99"/>
    <w:pPr>
      <w:widowControl w:val="off"/>
    </w:pPr>
    <w:rPr>
      <w:rFonts w:ascii="Arial" w:hAnsi="Arial" w:eastAsia="Times New Roman" w:cs="Arial"/>
      <w:color w:val="2b4279"/>
      <w:lang w:eastAsia="ru-RU"/>
    </w:rPr>
  </w:style>
  <w:style w:type="character" w:styleId="1896" w:customStyle="1">
    <w:name w:val="name"/>
  </w:style>
  <w:style w:type="character" w:styleId="1897" w:customStyle="1">
    <w:name w:val="value"/>
  </w:style>
  <w:style w:type="character" w:styleId="1898" w:customStyle="1">
    <w:name w:val="pt-pt-a0-000003"/>
  </w:style>
  <w:style w:type="character" w:styleId="1899" w:customStyle="1">
    <w:name w:val="Строгий1"/>
    <w:uiPriority w:val="22"/>
    <w:qFormat/>
    <w:rPr>
      <w:b/>
      <w:bCs/>
    </w:rPr>
  </w:style>
  <w:style w:type="paragraph" w:styleId="1900" w:customStyle="1">
    <w:name w:val="Обычный (веб)1"/>
    <w:uiPriority w:val="99"/>
    <w:unhideWhenUsed/>
    <w:pPr>
      <w:spacing w:before="100" w:beforeAutospacing="1" w:after="100" w:afterAutospacing="1"/>
      <w:pBdr>
        <w:top w:val="none" w:color="000000" w:sz="4" w:space="0"/>
        <w:left w:val="none" w:color="000000" w:sz="4" w:space="0"/>
        <w:bottom w:val="none" w:color="000000" w:sz="4" w:space="0"/>
        <w:right w:val="none" w:color="000000" w:sz="4" w:space="0"/>
        <w:between w:val="none" w:color="000000" w:sz="4" w:space="0"/>
      </w:pBdr>
    </w:pPr>
    <w:rPr>
      <w:rFonts w:ascii="Times New Roman" w:hAnsi="Times New Roman" w:eastAsia="Times New Roman"/>
      <w:sz w:val="24"/>
      <w:szCs w:val="24"/>
      <w:lang w:eastAsia="ru-RU"/>
    </w:rPr>
  </w:style>
  <w:style w:type="paragraph" w:styleId="1901" w:customStyle="1">
    <w:name w:val="Текст сноски"/>
    <w:uiPriority w:val="99"/>
    <w:pPr>
      <w:contextualSpacing w:val="0"/>
      <w:ind w:left="0" w:right="0" w:firstLine="0"/>
      <w:jc w:val="left"/>
      <w:keepLines w:val="0"/>
      <w:keepNext w:val="0"/>
      <w:pageBreakBefore w:val="0"/>
      <w:spacing w:before="120" w:beforeAutospacing="0" w:after="120" w:afterAutospacing="0" w:line="24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0"/>
      <w:szCs w:val="20"/>
      <w:highlight w:val="none"/>
      <w:u w:val="none"/>
      <w:vertAlign w:val="baseline"/>
      <w:rtl w:val="0"/>
      <w:cs w:val="0"/>
      <w:lang w:val="ru-RU" w:eastAsia="ru-RU" w:bidi="ar-SA"/>
      <w14:ligatures w14:val="none"/>
    </w:rPr>
  </w:style>
  <w:style w:type="character" w:styleId="1902" w:customStyle="1">
    <w:name w:val="Знак сноски"/>
    <w:uiPriority w:val="99"/>
    <w:rPr>
      <w:rFonts w:cs="Times New Roman"/>
      <w:vertAlign w:val="superscript"/>
    </w:rPr>
  </w:style>
  <w:style w:type="paragraph" w:styleId="1903" w:customStyle="1">
    <w:name w:val="Без интервала"/>
    <w:uiPriority w:val="1"/>
    <w:qFormat/>
    <w:pPr>
      <w:contextualSpacing w:val="0"/>
      <w:ind w:left="0" w:right="0" w:firstLine="709"/>
      <w:jc w:val="both"/>
      <w:keepLines w:val="0"/>
      <w:keepNext w:val="0"/>
      <w:pageBreakBefore w:val="0"/>
      <w:spacing w:before="120" w:beforeAutospacing="0" w:after="120" w:afterAutospacing="0" w:line="30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ru-RU" w:eastAsia="ru-RU" w:bidi="ar-SA"/>
      <w14:ligatures w14:val="none"/>
    </w:rPr>
  </w:style>
  <w:style w:type="character" w:styleId="1904" w:customStyle="1">
    <w:name w:val="Нет"/>
  </w:style>
  <w:style w:type="character" w:styleId="1905" w:customStyle="1">
    <w:name w:val="Hyperlink.0"/>
  </w:style>
  <w:style w:type="character" w:styleId="1906" w:customStyle="1">
    <w:name w:val="Гиперссылка"/>
    <w:uiPriority w:val="99"/>
    <w:rPr>
      <w:color w:val="0000ff"/>
      <w:u w:val="single"/>
    </w:rPr>
  </w:style>
  <w:style w:type="paragraph" w:styleId="1907" w:customStyle="1">
    <w:name w:val="Основной текст"/>
    <w:uiPriority w:val="99"/>
    <w:unhideWhenUsed/>
    <w:pPr>
      <w:contextualSpacing w:val="0"/>
      <w:ind w:left="0" w:right="0" w:firstLine="0"/>
      <w:jc w:val="left"/>
      <w:keepLines w:val="0"/>
      <w:keepNext w:val="0"/>
      <w:pageBreakBefore w:val="0"/>
      <w:spacing w:before="0" w:beforeAutospacing="0" w:after="120" w:afterAutospacing="0" w:line="276"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Calibri" w:hAnsi="Calibri" w:eastAsia="Calibri" w:cs="Times New Roman"/>
      <w:b w:val="0"/>
      <w:bCs w:val="0"/>
      <w:i w:val="0"/>
      <w:iCs w:val="0"/>
      <w:caps w:val="0"/>
      <w:smallCaps w:val="0"/>
      <w:strike w:val="0"/>
      <w:vanish w:val="0"/>
      <w:color w:val="auto"/>
      <w:spacing w:val="0"/>
      <w:position w:val="0"/>
      <w:sz w:val="22"/>
      <w:szCs w:val="22"/>
      <w:highlight w:val="none"/>
      <w:u w:val="none"/>
      <w:vertAlign w:val="baseline"/>
      <w:rtl w:val="0"/>
      <w:cs w:val="0"/>
      <w:lang w:val="ru-RU" w:eastAsia="en-US" w:bidi="ar-SA"/>
      <w14:ligatures w14:val="none"/>
    </w:rPr>
  </w:style>
  <w:style w:type="paragraph" w:styleId="1908" w:customStyle="1">
    <w:name w:val="Цитата"/>
    <w:pPr>
      <w:contextualSpacing w:val="0"/>
      <w:ind w:left="0" w:right="0" w:firstLine="540"/>
      <w:jc w:val="both"/>
      <w:keepLines w:val="0"/>
      <w:keepNext w:val="0"/>
      <w:pageBreakBefore w:val="0"/>
      <w:spacing w:before="0" w:beforeAutospacing="0" w:after="0" w:afterAutospacing="0" w:line="24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000000"/>
      <w:spacing w:val="0"/>
      <w:position w:val="0"/>
      <w:sz w:val="24"/>
      <w:szCs w:val="24"/>
      <w:highlight w:val="none"/>
      <w:u w:val="none"/>
      <w:vertAlign w:val="baseline"/>
      <w:rtl w:val="0"/>
      <w:cs w:val="0"/>
      <w:lang w:val="ru-RU" w:eastAsia="ru-RU" w:bidi="ar-SA"/>
      <w14:ligatures w14:val="none"/>
    </w:rPr>
  </w:style>
  <w:style w:type="paragraph" w:styleId="1909" w:customStyle="1">
    <w:name w:val="Абзац списка,Абзац маркированнный,Нумерованый список,List Paragraph1,ПАРАГРАФ,Абзац списка2,Table-Normal,RSHB_Table-Normal,3_Абзац списка,Маркер,List Paragraph,название,Bullet Number,Bullet List,FooterText,numbered,lp1,SL_Абзац списка,f_Абзац 1"/>
    <w:uiPriority w:val="34"/>
    <w:qFormat/>
    <w:pPr>
      <w:contextualSpacing w:val="0"/>
      <w:ind w:left="708" w:right="0" w:firstLine="709"/>
      <w:jc w:val="both"/>
      <w:keepLines w:val="0"/>
      <w:keepNext/>
      <w:pageBreakBefore w:val="0"/>
      <w:spacing w:before="120" w:beforeAutospacing="0" w:after="120" w:afterAutospacing="0" w:line="30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4"/>
      <w:szCs w:val="24"/>
      <w:highlight w:val="none"/>
      <w:u w:val="none"/>
      <w:vertAlign w:val="baseline"/>
      <w:rtl w:val="0"/>
      <w:cs w:val="0"/>
      <w:lang w:val="ru-RU" w:eastAsia="ru-RU" w:bidi="ar-SA"/>
      <w14:ligatures w14:val="none"/>
    </w:rPr>
  </w:style>
  <w:style w:type="paragraph" w:styleId="1910" w:customStyle="1">
    <w:name w:val="Заголовок 1,Заголовок 1 Знак Знак Знак Знак Знак Знак Знак Знак Знак Знак Знак Знак Знак Знак Знак Знак Знак Знак Знак Знак Знак Знак Знак Знак Знак Знак,Document Header1,H1,Знак"/>
    <w:qFormat/>
    <w:pPr>
      <w:contextualSpacing w:val="0"/>
      <w:ind w:left="0" w:right="0" w:firstLine="709"/>
      <w:jc w:val="both"/>
      <w:keepLines/>
      <w:keepNext/>
      <w:pageBreakBefore w:val="0"/>
      <w:spacing w:before="480" w:beforeAutospacing="0" w:after="0" w:afterAutospacing="0" w:line="300" w:lineRule="auto"/>
      <w:shd w:val="nil"/>
      <w:widowControl/>
      <w:pBdr>
        <w:top w:val="none" w:color="000000" w:sz="4" w:space="0"/>
        <w:left w:val="none" w:color="000000" w:sz="4" w:space="0"/>
        <w:bottom w:val="none" w:color="000000" w:sz="4" w:space="0"/>
        <w:right w:val="none" w:color="000000" w:sz="4" w:space="0"/>
        <w:between w:val="none" w:color="000000" w:sz="4" w:space="0"/>
      </w:pBdr>
      <w:outlineLvl w:val="0"/>
      <w:suppressLineNumbers w:val="0"/>
    </w:pPr>
    <w:rPr>
      <w:rFonts w:ascii="Cambria" w:hAnsi="Cambria" w:eastAsia="Times New Roman" w:cs="Times New Roman"/>
      <w:b/>
      <w:bCs/>
      <w:i w:val="0"/>
      <w:iCs w:val="0"/>
      <w:caps w:val="0"/>
      <w:smallCaps w:val="0"/>
      <w:strike w:val="0"/>
      <w:vanish w:val="0"/>
      <w:color w:val="365f91"/>
      <w:spacing w:val="0"/>
      <w:position w:val="0"/>
      <w:sz w:val="28"/>
      <w:szCs w:val="28"/>
      <w:highlight w:val="none"/>
      <w:u w:val="none"/>
      <w:vertAlign w:val="baseline"/>
      <w:rtl w:val="0"/>
      <w:cs w:val="0"/>
      <w:lang w:val="ru-RU" w:eastAsia="ru-RU" w:bidi="ar-SA"/>
      <w14:ligatures w14:val="none"/>
    </w:rPr>
  </w:style>
  <w:style w:type="paragraph" w:styleId="1911" w:customStyle="1">
    <w:name w:val="Body Text"/>
    <w:uiPriority w:val="99"/>
    <w:unhideWhenUsed/>
    <w:pPr>
      <w:contextualSpacing w:val="0"/>
      <w:ind w:left="0" w:right="0" w:firstLine="0"/>
      <w:jc w:val="left"/>
      <w:keepLines w:val="0"/>
      <w:keepNext w:val="0"/>
      <w:pageBreakBefore w:val="0"/>
      <w:spacing w:before="0" w:beforeAutospacing="0" w:after="120" w:afterAutospacing="0" w:line="276"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Calibri" w:hAnsi="Calibri" w:eastAsia="Calibri" w:cs="Times New Roman"/>
      <w:b w:val="0"/>
      <w:bCs w:val="0"/>
      <w:i w:val="0"/>
      <w:iCs w:val="0"/>
      <w:caps w:val="0"/>
      <w:smallCaps w:val="0"/>
      <w:strike w:val="0"/>
      <w:vanish w:val="0"/>
      <w:color w:val="auto"/>
      <w:spacing w:val="0"/>
      <w:position w:val="0"/>
      <w:sz w:val="22"/>
      <w:szCs w:val="22"/>
      <w:highlight w:val="none"/>
      <w:u w:val="none"/>
      <w:vertAlign w:val="baseline"/>
      <w:rtl w:val="0"/>
      <w:cs w:val="0"/>
      <w:lang w:val="ru-RU" w:eastAsia="en-US" w:bidi="ar-SA"/>
      <w14:ligatures w14:val="none"/>
    </w:rPr>
  </w:style>
  <w:style w:type="paragraph" w:styleId="1912" w:customStyle="1">
    <w:name w:val="Основной текст 2"/>
    <w:basedOn w:val="1841"/>
    <w:next w:val="1862"/>
    <w:link w:val="1863"/>
    <w:unhideWhenUsed/>
    <w:pPr>
      <w:contextualSpacing w:val="0"/>
      <w:ind w:left="0" w:right="0" w:firstLine="567"/>
      <w:jc w:val="both"/>
      <w:keepLines w:val="0"/>
      <w:keepNext w:val="0"/>
      <w:pageBreakBefore w:val="0"/>
      <w:spacing w:before="120" w:beforeAutospacing="0" w:after="120" w:afterAutospacing="0" w:line="48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8"/>
      <w:szCs w:val="28"/>
      <w:highlight w:val="none"/>
      <w:u w:val="none"/>
      <w:vertAlign w:val="baseline"/>
      <w:rtl w:val="0"/>
      <w:cs w:val="0"/>
      <w:lang w:val="ru-RU" w:eastAsia="ru-RU" w:bidi="ar-SA"/>
      <w14:ligatures w14:val="none"/>
    </w:rPr>
  </w:style>
  <w:style w:type="paragraph" w:styleId="1913" w:customStyle="1">
    <w:name w:val="Основной текст,Основной текст таблиц,в таблице,таблицы,в таблицах,Письмо в Интернет,Нумерация"/>
    <w:basedOn w:val="1832"/>
    <w:next w:val="1851"/>
    <w:link w:val="1852"/>
    <w:pPr>
      <w:contextualSpacing w:val="0"/>
      <w:ind w:left="0" w:right="0" w:firstLine="567"/>
      <w:jc w:val="both"/>
      <w:keepLines w:val="0"/>
      <w:keepNext w:val="0"/>
      <w:pageBreakBefore w:val="0"/>
      <w:spacing w:before="120" w:beforeAutospacing="0" w:after="120" w:afterAutospacing="0" w:line="360" w:lineRule="auto"/>
      <w:shd w:val="nil"/>
      <w:widowControl/>
      <w:pBdr>
        <w:top w:val="none" w:color="000000" w:sz="4" w:space="0"/>
        <w:left w:val="none" w:color="000000" w:sz="4" w:space="0"/>
        <w:bottom w:val="none" w:color="000000" w:sz="4" w:space="0"/>
        <w:right w:val="none" w:color="000000" w:sz="4" w:space="0"/>
        <w:between w:val="none" w:color="000000" w:sz="4" w:space="0"/>
      </w:pBdr>
      <w:suppressLineNumbers w:val="0"/>
    </w:pPr>
    <w:rPr>
      <w:rFonts w:ascii="Times New Roman" w:hAnsi="Times New Roman" w:eastAsia="Times New Roman" w:cs="Times New Roman"/>
      <w:b w:val="0"/>
      <w:bCs w:val="0"/>
      <w:i w:val="0"/>
      <w:iCs w:val="0"/>
      <w:caps w:val="0"/>
      <w:smallCaps w:val="0"/>
      <w:strike w:val="0"/>
      <w:vanish w:val="0"/>
      <w:color w:val="auto"/>
      <w:spacing w:val="0"/>
      <w:position w:val="0"/>
      <w:sz w:val="28"/>
      <w:szCs w:val="28"/>
      <w:highlight w:val="none"/>
      <w:u w:val="none"/>
      <w:vertAlign w:val="baseline"/>
      <w:rtl w:val="0"/>
      <w:cs w:val="0"/>
      <w:lang w:val="ru-RU" w:eastAsia="ru-RU" w:bidi="ar-SA"/>
      <w14:ligatures w14:val="none"/>
    </w:rPr>
  </w:style>
  <w:style w:type="paragraph" w:styleId="1914" w:customStyle="1">
    <w:name w:val="Текст сноски3"/>
    <w:uiPriority w:val="99"/>
    <w:pPr>
      <w:contextualSpacing w:val="0"/>
      <w:ind w:left="0" w:right="0" w:firstLine="0"/>
      <w:jc w:val="left"/>
      <w:keepLines w:val="0"/>
      <w:keepNext w:val="0"/>
      <w:pageBreakBefore w:val="0"/>
      <w:spacing w:before="0" w:beforeAutospacing="0" w:after="0" w:afterAutospacing="0" w:line="240" w:lineRule="auto"/>
      <w:shd w:val="nil"/>
      <w:widowControl w:val="off"/>
      <w:pBdr>
        <w:top w:val="none" w:color="000000" w:sz="4" w:space="0"/>
        <w:left w:val="none" w:color="000000" w:sz="4" w:space="0"/>
        <w:bottom w:val="none" w:color="000000" w:sz="4" w:space="0"/>
        <w:right w:val="none" w:color="000000" w:sz="4" w:space="0"/>
        <w:between w:val="none" w:color="000000" w:sz="4" w:space="0"/>
      </w:pBdr>
      <w:suppressLineNumbers w:val="0"/>
    </w:pPr>
    <w:rPr>
      <w:rFonts w:ascii="Arial" w:hAnsi="Arial" w:eastAsia="Times New Roman" w:cs="Arial"/>
      <w:b w:val="0"/>
      <w:bCs w:val="0"/>
      <w:i w:val="0"/>
      <w:iCs w:val="0"/>
      <w:caps w:val="0"/>
      <w:smallCaps w:val="0"/>
      <w:strike w:val="0"/>
      <w:vanish w:val="0"/>
      <w:color w:val="000000"/>
      <w:spacing w:val="0"/>
      <w:position w:val="0"/>
      <w:sz w:val="20"/>
      <w:szCs w:val="20"/>
      <w:highlight w:val="none"/>
      <w:u w:val="none"/>
      <w:vertAlign w:val="baseline"/>
      <w:rtl w:val="0"/>
      <w:cs w:val="0"/>
      <w:lang w:val="ru-RU" w:eastAsia="ru-RU" w:bidi="ar-SA"/>
      <w14:ligatures w14:val="none"/>
    </w:rPr>
  </w:style>
  <w:style w:type="character" w:styleId="1915" w:customStyle="1">
    <w:name w:val="Знак сноски3"/>
    <w:uiPriority w:val="99"/>
    <w:rPr>
      <w:vertAlign w:val="superscript"/>
    </w:rPr>
  </w:style>
  <w:style w:type="character" w:styleId="1916" w:customStyle="1">
    <w:name w:val="Знак сноски1"/>
    <w:uiPriority w:val="99"/>
    <w:unhideWhenUsed/>
    <w:rPr>
      <w:vertAlign w:val="superscript"/>
    </w:rPr>
  </w:style>
  <w:style w:type="paragraph" w:styleId="1917" w:customStyle="1">
    <w:name w:val="Абзац списка;3_Абзац списка;Bullet List;Bullet Number;FooterText;List Paragraph1;List Paragraph_0;RSHB_Table-Normal;SL_Абзац списка;Table-Normal;lp1;numbered;Абзац маркированнный;Абзац списка2;Заголовок_3;Маркер;Нумерованый список;ПАРАГРАФ;название"/>
    <w:uiPriority w:val="34"/>
    <w:qFormat/>
    <w:pPr>
      <w:contextualSpacing/>
      <w:ind w:left="720" w:right="0" w:firstLine="0"/>
      <w:jc w:val="left"/>
      <w:keepLines w:val="0"/>
      <w:keepNext w:val="0"/>
      <w:pageBreakBefore w:val="0"/>
      <w:spacing w:before="0" w:beforeAutospacing="0" w:after="0" w:afterAutospacing="0" w:line="240" w:lineRule="auto"/>
      <w:shd w:val="nil"/>
      <w:widowControl w:val="off"/>
      <w:pBdr>
        <w:top w:val="none" w:color="000000" w:sz="4" w:space="0"/>
        <w:left w:val="none" w:color="000000" w:sz="4" w:space="0"/>
        <w:bottom w:val="none" w:color="000000" w:sz="4" w:space="0"/>
        <w:right w:val="none" w:color="000000" w:sz="4" w:space="0"/>
        <w:between w:val="none" w:color="000000" w:sz="4" w:space="0"/>
      </w:pBdr>
      <w:suppressLineNumbers w:val="0"/>
    </w:pPr>
    <w:rPr>
      <w:rFonts w:ascii="Arial" w:hAnsi="Arial" w:eastAsia="Times New Roman" w:cs="Arial"/>
      <w:b w:val="0"/>
      <w:bCs w:val="0"/>
      <w:i w:val="0"/>
      <w:iCs w:val="0"/>
      <w:caps w:val="0"/>
      <w:smallCaps w:val="0"/>
      <w:strike w:val="0"/>
      <w:vanish w:val="0"/>
      <w:color w:val="auto"/>
      <w:spacing w:val="0"/>
      <w:position w:val="0"/>
      <w:sz w:val="20"/>
      <w:szCs w:val="20"/>
      <w:highlight w:val="none"/>
      <w:u w:val="none"/>
      <w:vertAlign w:val="baseline"/>
      <w:rtl w:val="0"/>
      <w:cs w:val="0"/>
      <w:lang w:val="ru-RU" w:eastAsia="ru-RU" w:bidi="ar-SA"/>
      <w14:ligatures w14:val="none"/>
    </w:rPr>
  </w:style>
  <w:style w:type="character" w:styleId="1918" w:customStyle="1">
    <w:name w:val="Основной шрифт абзаца1"/>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www.rosseti.ru/about/anticorruptionpolicy/policy/index.php" TargetMode="External"/><Relationship Id="rId10" Type="http://schemas.openxmlformats.org/officeDocument/2006/relationships/hyperlink" Target="mailto:cfd@rosseti.ru" TargetMode="External"/><Relationship Id="rId11" Type="http://schemas.openxmlformats.org/officeDocument/2006/relationships/hyperlink" Target="mailto:OMTO_single@ke.rosseti-sib.ru" TargetMode="External"/><Relationship Id="rId12" Type="http://schemas.openxmlformats.org/officeDocument/2006/relationships/hyperlink" Target="mailto:OMTO_single@ke.rosseti-sib.ru." TargetMode="External"/><Relationship Id="rId13" Type="http://schemas.onlyoffice.com/commentsDocument" Target="commentsDocument.xml" /><Relationship Id="rId14" Type="http://schemas.onlyoffice.com/commentsExtendedDocument" Target="commentsExtendedDocument.xml" /><Relationship Id="rId15" Type="http://schemas.onlyoffice.com/commentsExtensibleDocument" Target="commentsExtensibleDocument.xml" /><Relationship Id="rId16" Type="http://schemas.onlyoffice.com/commentsIdsDocument" Target="commentsIdsDocument.xml" /><Relationship Id="rId17" Type="http://schemas.onlyoffice.com/peopleDocument" Target="peopleDocument.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Р7-Офис/2025.3.1.923</Application>
  <Company>МРСК</Company>
  <DocSecurity>0</DocSecurity>
  <HyperlinksChanged>false</HyperlinksChanged>
  <LinksUpToDate>false</LinksUpToDate>
  <ScaleCrop>false</ScaleCrop>
  <SharedDoc>false</SharedDoc>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БМА</dc:creator>
  <cp:lastModifiedBy>zaharenko_as</cp:lastModifiedBy>
  <cp:revision>19</cp:revision>
  <dcterms:created xsi:type="dcterms:W3CDTF">2025-04-14T01:17:00Z</dcterms:created>
  <dcterms:modified xsi:type="dcterms:W3CDTF">2026-09-16T04:32:58Z</dcterms:modified>
  <cp:version>983040</cp:version>
</cp:coreProperties>
</file>